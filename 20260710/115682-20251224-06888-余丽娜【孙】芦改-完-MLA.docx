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48804">
      <w:pPr>
        <w:rPr>
          <w:color w:val="000000"/>
          <w:szCs w:val="21"/>
        </w:rPr>
      </w:pPr>
      <w:r>
        <w:rPr>
          <w:rFonts w:hint="eastAsia" w:eastAsia="宋体"/>
          <w:szCs w:val="21"/>
        </w:rPr>
        <w:t xml:space="preserve">临床研究   </w:t>
      </w:r>
      <w:r>
        <w:rPr>
          <w:color w:val="000000"/>
          <w:szCs w:val="21"/>
        </w:rPr>
        <w:t>DOI</w:t>
      </w:r>
      <w:bookmarkStart w:id="0" w:name="OLE_LINK1"/>
      <w:r>
        <w:rPr>
          <w:rFonts w:hint="eastAsia"/>
          <w:szCs w:val="21"/>
        </w:rPr>
        <w:t>：</w:t>
      </w:r>
      <w:r>
        <w:rPr>
          <w:color w:val="000000"/>
          <w:szCs w:val="21"/>
        </w:rPr>
        <w:t>10.3760/cma.j.cn</w:t>
      </w:r>
      <w:bookmarkEnd w:id="0"/>
      <w:r>
        <w:rPr>
          <w:color w:val="000000"/>
          <w:szCs w:val="21"/>
        </w:rPr>
        <w:t>115682-</w:t>
      </w:r>
      <w:r>
        <w:rPr>
          <w:rFonts w:hint="eastAsia"/>
          <w:color w:val="000000"/>
          <w:szCs w:val="21"/>
        </w:rPr>
        <w:t>20251224-06888</w:t>
      </w:r>
    </w:p>
    <w:p w14:paraId="0EF2E244">
      <w:pPr>
        <w:pStyle w:val="20"/>
        <w:snapToGrid w:val="0"/>
        <w:spacing w:before="0" w:line="240" w:lineRule="auto"/>
        <w:ind w:left="0" w:right="0" w:firstLine="0"/>
        <w:rPr>
          <w:rFonts w:eastAsia="宋体"/>
          <w:color w:val="auto"/>
          <w:sz w:val="21"/>
          <w:szCs w:val="21"/>
        </w:rPr>
      </w:pPr>
    </w:p>
    <w:p w14:paraId="16DEF1E5">
      <w:pPr>
        <w:pStyle w:val="20"/>
        <w:snapToGrid w:val="0"/>
        <w:spacing w:before="0" w:line="240" w:lineRule="auto"/>
        <w:ind w:left="0" w:right="0" w:firstLine="0"/>
        <w:rPr>
          <w:rFonts w:eastAsia="宋体"/>
          <w:color w:val="auto"/>
          <w:sz w:val="21"/>
          <w:szCs w:val="21"/>
        </w:rPr>
      </w:pPr>
      <w:r>
        <w:rPr>
          <w:rFonts w:eastAsia="宋体"/>
          <w:color w:val="auto"/>
          <w:sz w:val="21"/>
          <w:szCs w:val="21"/>
        </w:rPr>
        <w:t xml:space="preserve">前列腺癌根治术后稳定期患者核心症状及症状群的网络分析 </w:t>
      </w:r>
    </w:p>
    <w:p w14:paraId="01F29199">
      <w:pPr>
        <w:adjustRightInd w:val="0"/>
        <w:snapToGrid w:val="0"/>
        <w:rPr>
          <w:rFonts w:ascii="Times New Roman" w:hAnsi="Times New Roman" w:eastAsia="宋体" w:cs="Times New Roman"/>
          <w:szCs w:val="21"/>
        </w:rPr>
      </w:pPr>
      <w:r>
        <w:rPr>
          <w:rFonts w:ascii="Times New Roman" w:hAnsi="Times New Roman" w:eastAsia="宋体" w:cs="Times New Roman"/>
          <w:szCs w:val="21"/>
        </w:rPr>
        <w:t>余丽娜</w:t>
      </w:r>
      <w:r>
        <w:rPr>
          <w:rFonts w:ascii="Times New Roman" w:hAnsi="Times New Roman" w:eastAsia="宋体" w:cs="Times New Roman"/>
          <w:szCs w:val="21"/>
          <w:vertAlign w:val="superscript"/>
        </w:rPr>
        <w:t>1</w:t>
      </w:r>
      <w:r>
        <w:rPr>
          <w:rFonts w:ascii="Times New Roman" w:hAnsi="Times New Roman" w:eastAsia="宋体" w:cs="Times New Roman"/>
          <w:szCs w:val="21"/>
        </w:rPr>
        <w:t xml:space="preserve"> 王婷</w:t>
      </w:r>
      <w:r>
        <w:rPr>
          <w:rFonts w:ascii="Times New Roman" w:hAnsi="Times New Roman" w:eastAsia="宋体" w:cs="Times New Roman"/>
          <w:szCs w:val="21"/>
          <w:vertAlign w:val="superscript"/>
        </w:rPr>
        <w:t>1</w:t>
      </w:r>
      <w:r>
        <w:rPr>
          <w:rFonts w:ascii="Times New Roman" w:hAnsi="Times New Roman" w:eastAsia="宋体" w:cs="Times New Roman"/>
          <w:szCs w:val="21"/>
        </w:rPr>
        <w:t xml:space="preserve"> 李晓燕</w:t>
      </w:r>
      <w:r>
        <w:rPr>
          <w:rFonts w:ascii="Times New Roman" w:hAnsi="Times New Roman" w:eastAsia="宋体" w:cs="Times New Roman"/>
          <w:szCs w:val="21"/>
          <w:vertAlign w:val="superscript"/>
        </w:rPr>
        <w:t>1</w:t>
      </w:r>
      <w:r>
        <w:rPr>
          <w:rFonts w:ascii="Times New Roman" w:hAnsi="Times New Roman" w:eastAsia="宋体" w:cs="Times New Roman"/>
          <w:szCs w:val="21"/>
        </w:rPr>
        <w:t xml:space="preserve"> 张小梦</w:t>
      </w:r>
      <w:r>
        <w:rPr>
          <w:rFonts w:ascii="Times New Roman" w:hAnsi="Times New Roman" w:eastAsia="宋体" w:cs="Times New Roman"/>
          <w:szCs w:val="21"/>
          <w:vertAlign w:val="superscript"/>
        </w:rPr>
        <w:t>1</w:t>
      </w:r>
      <w:r>
        <w:rPr>
          <w:rFonts w:ascii="Times New Roman" w:hAnsi="Times New Roman" w:eastAsia="宋体" w:cs="Times New Roman"/>
          <w:szCs w:val="21"/>
        </w:rPr>
        <w:t xml:space="preserve"> 石宏杰</w:t>
      </w:r>
      <w:r>
        <w:rPr>
          <w:rFonts w:ascii="Times New Roman" w:hAnsi="Times New Roman" w:eastAsia="宋体" w:cs="Times New Roman"/>
          <w:szCs w:val="21"/>
          <w:vertAlign w:val="superscript"/>
        </w:rPr>
        <w:t>2</w:t>
      </w:r>
      <w:r>
        <w:rPr>
          <w:rFonts w:ascii="Times New Roman" w:hAnsi="Times New Roman" w:eastAsia="宋体" w:cs="Times New Roman"/>
          <w:szCs w:val="21"/>
        </w:rPr>
        <w:t xml:space="preserve"> 高恒</w:t>
      </w:r>
      <w:r>
        <w:rPr>
          <w:rFonts w:ascii="Times New Roman" w:hAnsi="Times New Roman" w:eastAsia="宋体" w:cs="Times New Roman"/>
          <w:szCs w:val="21"/>
          <w:vertAlign w:val="superscript"/>
        </w:rPr>
        <w:t>1</w:t>
      </w:r>
      <w:r>
        <w:rPr>
          <w:rFonts w:ascii="Times New Roman" w:hAnsi="Times New Roman" w:eastAsia="宋体" w:cs="Times New Roman"/>
          <w:szCs w:val="21"/>
        </w:rPr>
        <w:t xml:space="preserve"> 吏盼</w:t>
      </w:r>
      <w:r>
        <w:rPr>
          <w:rFonts w:ascii="Times New Roman" w:hAnsi="Times New Roman" w:eastAsia="宋体" w:cs="Times New Roman"/>
          <w:szCs w:val="21"/>
          <w:vertAlign w:val="superscript"/>
        </w:rPr>
        <w:t>1</w:t>
      </w:r>
      <w:r>
        <w:rPr>
          <w:rFonts w:ascii="Times New Roman" w:hAnsi="Times New Roman" w:eastAsia="宋体" w:cs="Times New Roman"/>
          <w:szCs w:val="21"/>
        </w:rPr>
        <w:t xml:space="preserve"> 谢子帅</w:t>
      </w:r>
      <w:r>
        <w:rPr>
          <w:rFonts w:ascii="Times New Roman" w:hAnsi="Times New Roman" w:eastAsia="宋体" w:cs="Times New Roman"/>
          <w:szCs w:val="21"/>
          <w:vertAlign w:val="superscript"/>
        </w:rPr>
        <w:t>1</w:t>
      </w:r>
      <w:r>
        <w:rPr>
          <w:rFonts w:ascii="Times New Roman" w:hAnsi="Times New Roman" w:eastAsia="宋体" w:cs="Times New Roman"/>
          <w:szCs w:val="21"/>
        </w:rPr>
        <w:t xml:space="preserve"> </w:t>
      </w:r>
    </w:p>
    <w:p w14:paraId="51C83EEC">
      <w:pPr>
        <w:numPr>
          <w:ilvl w:val="255"/>
          <w:numId w:val="0"/>
        </w:numPr>
        <w:adjustRightInd w:val="0"/>
        <w:snapToGrid w:val="0"/>
        <w:jc w:val="left"/>
        <w:rPr>
          <w:rFonts w:ascii="Times New Roman" w:hAnsi="Times New Roman" w:eastAsia="宋体" w:cs="Times New Roman"/>
          <w:szCs w:val="21"/>
        </w:rPr>
      </w:pPr>
      <w:r>
        <w:rPr>
          <w:rFonts w:ascii="Times New Roman" w:hAnsi="Times New Roman" w:eastAsia="宋体" w:cs="Times New Roman"/>
          <w:szCs w:val="21"/>
          <w:vertAlign w:val="superscript"/>
        </w:rPr>
        <w:t>1</w:t>
      </w:r>
      <w:r>
        <w:rPr>
          <w:rFonts w:ascii="Times New Roman" w:hAnsi="Times New Roman" w:eastAsia="宋体" w:cs="Times New Roman"/>
          <w:szCs w:val="21"/>
        </w:rPr>
        <w:t>武汉大学中南医院泌尿外科，武汉 430077</w:t>
      </w:r>
      <w:r>
        <w:rPr>
          <w:rFonts w:hint="eastAsia" w:ascii="Times New Roman" w:hAnsi="Times New Roman" w:eastAsia="宋体" w:cs="Times New Roman"/>
          <w:szCs w:val="21"/>
        </w:rPr>
        <w:t>；</w:t>
      </w:r>
      <w:r>
        <w:rPr>
          <w:rFonts w:ascii="Times New Roman" w:hAnsi="Times New Roman" w:eastAsia="宋体" w:cs="Times New Roman"/>
          <w:szCs w:val="21"/>
          <w:vertAlign w:val="superscript"/>
        </w:rPr>
        <w:t>2</w:t>
      </w:r>
      <w:r>
        <w:rPr>
          <w:rFonts w:ascii="Times New Roman" w:hAnsi="Times New Roman" w:eastAsia="宋体" w:cs="Times New Roman"/>
          <w:szCs w:val="21"/>
        </w:rPr>
        <w:t>武汉大学中南医院湖北省人类遗传资源保藏中心生物样本库，武汉 430077</w:t>
      </w:r>
    </w:p>
    <w:p w14:paraId="0A22C140">
      <w:pPr>
        <w:adjustRightInd w:val="0"/>
        <w:snapToGrid w:val="0"/>
        <w:jc w:val="left"/>
        <w:rPr>
          <w:rFonts w:ascii="Times New Roman" w:hAnsi="Times New Roman" w:eastAsia="宋体" w:cs="Times New Roman"/>
          <w:szCs w:val="21"/>
        </w:rPr>
      </w:pPr>
      <w:r>
        <w:rPr>
          <w:rFonts w:ascii="Times New Roman" w:hAnsi="Times New Roman" w:eastAsia="宋体" w:cs="Times New Roman"/>
          <w:szCs w:val="21"/>
        </w:rPr>
        <w:t>通信作者：王婷，</w:t>
      </w:r>
      <w:r>
        <w:rPr>
          <w:rFonts w:hint="eastAsia" w:ascii="Times New Roman" w:hAnsi="Times New Roman" w:eastAsia="宋体" w:cs="Times New Roman"/>
          <w:szCs w:val="21"/>
        </w:rPr>
        <w:t>Email</w:t>
      </w:r>
      <w:r>
        <w:rPr>
          <w:rFonts w:ascii="Times New Roman" w:hAnsi="Times New Roman" w:eastAsia="宋体" w:cs="Times New Roman"/>
          <w:szCs w:val="21"/>
        </w:rPr>
        <w:t>：wangting@whu.edu.cn</w:t>
      </w:r>
    </w:p>
    <w:p w14:paraId="725C72BD">
      <w:pPr>
        <w:pStyle w:val="30"/>
        <w:snapToGrid w:val="0"/>
        <w:spacing w:before="0" w:line="240" w:lineRule="auto"/>
        <w:ind w:left="0"/>
        <w:rPr>
          <w:rFonts w:ascii="Times New Roman" w:hAnsi="Times New Roman"/>
          <w:szCs w:val="21"/>
        </w:rPr>
      </w:pPr>
      <w:r>
        <w:rPr>
          <w:rStyle w:val="32"/>
          <w:rFonts w:ascii="Times New Roman" w:hAnsi="Times New Roman" w:cs="Times New Roman"/>
          <w:color w:val="auto"/>
        </w:rPr>
        <w:t>【摘要】</w:t>
      </w:r>
      <w:sdt>
        <w:sdtPr>
          <w:alias w:val="多余空格"/>
          <w:tag w:val="reviewtag_"/>
          <w:id w:val="1142500"/>
        </w:sdtPr>
        <w:sdtContent>
          <w:bookmarkStart w:id="1" w:name="bkReivew1142500"/>
          <w:r>
            <w:rPr>
              <w:rFonts w:hint="eastAsia" w:ascii="Times New Roman" w:hAnsi="Times New Roman"/>
              <w:b/>
              <w:bCs/>
              <w:color w:val="0072FF"/>
              <w:szCs w:val="21"/>
            </w:rPr>
            <w:t xml:space="preserve">目的 </w:t>
          </w:r>
          <w:r>
            <w:rPr>
              <w:rFonts w:ascii="Times New Roman" w:hAnsi="Times New Roman"/>
              <w:color w:val="0072FF"/>
              <w:szCs w:val="21"/>
            </w:rPr>
            <w:t xml:space="preserve"> </w:t>
          </w:r>
          <w:r>
            <w:rPr>
              <w:rFonts w:hint="eastAsia" w:ascii="Times New Roman" w:hAnsi="Times New Roman"/>
              <w:color w:val="0072FF"/>
              <w:szCs w:val="21"/>
            </w:rPr>
            <w:t>探索</w:t>
          </w:r>
          <w:bookmarkEnd w:id="1"/>
        </w:sdtContent>
      </w:sdt>
      <w:sdt>
        <w:sdtPr>
          <w:alias w:val="语法错误"/>
          <w:tag w:val="reviewtag_"/>
          <w:id w:val="3152052"/>
        </w:sdtPr>
        <w:sdtContent>
          <w:bookmarkStart w:id="2" w:name="bkReivew3152052"/>
          <w:r>
            <w:rPr>
              <w:rFonts w:hint="eastAsia" w:ascii="Times New Roman" w:hAnsi="Times New Roman"/>
              <w:color w:val="0072FF"/>
              <w:szCs w:val="21"/>
            </w:rPr>
            <w:t>别</w:t>
          </w:r>
          <w:bookmarkEnd w:id="2"/>
        </w:sdtContent>
      </w:sdt>
      <w:r>
        <w:rPr>
          <w:rFonts w:ascii="Times New Roman" w:hAnsi="Times New Roman"/>
          <w:szCs w:val="21"/>
        </w:rPr>
        <w:t>前列腺癌根治术后稳定期患者</w:t>
      </w:r>
      <w:r>
        <w:rPr>
          <w:rFonts w:hint="eastAsia" w:ascii="Times New Roman" w:hAnsi="Times New Roman"/>
          <w:szCs w:val="21"/>
        </w:rPr>
        <w:t>的</w:t>
      </w:r>
      <w:r>
        <w:rPr>
          <w:rFonts w:ascii="Times New Roman" w:hAnsi="Times New Roman"/>
          <w:szCs w:val="21"/>
        </w:rPr>
        <w:t>症状群，构建症状网络并识别核心症状，为优化临床症状管理提供依据。</w:t>
      </w:r>
      <w:r>
        <w:rPr>
          <w:rFonts w:hint="eastAsia" w:ascii="Times New Roman" w:hAnsi="Times New Roman"/>
          <w:b/>
          <w:bCs/>
          <w:szCs w:val="21"/>
        </w:rPr>
        <w:t>方法</w:t>
      </w:r>
      <w:r>
        <w:rPr>
          <w:rFonts w:ascii="Times New Roman" w:hAnsi="Times New Roman"/>
          <w:szCs w:val="21"/>
        </w:rPr>
        <w:t xml:space="preserve">  </w:t>
      </w:r>
      <w:r>
        <w:rPr>
          <w:rFonts w:ascii="Times New Roman" w:hAnsi="Times New Roman"/>
          <w:snapToGrid w:val="0"/>
          <w:spacing w:val="-3"/>
          <w:szCs w:val="21"/>
        </w:rPr>
        <w:t>本研究</w:t>
      </w:r>
      <w:r>
        <w:rPr>
          <w:rFonts w:hint="eastAsia"/>
          <w:snapToGrid w:val="0"/>
          <w:spacing w:val="-3"/>
          <w:szCs w:val="21"/>
        </w:rPr>
        <w:t>为</w:t>
      </w:r>
      <w:r>
        <w:rPr>
          <w:rFonts w:ascii="Times New Roman" w:hAnsi="Times New Roman"/>
          <w:snapToGrid w:val="0"/>
          <w:spacing w:val="-3"/>
          <w:szCs w:val="21"/>
        </w:rPr>
        <w:t>横断面研究</w:t>
      </w:r>
      <w:r>
        <w:rPr>
          <w:rFonts w:hint="eastAsia"/>
          <w:snapToGrid w:val="0"/>
          <w:spacing w:val="-3"/>
          <w:szCs w:val="21"/>
        </w:rPr>
        <w:t>。</w:t>
      </w:r>
      <w:bookmarkStart w:id="3" w:name="sys67159"/>
      <w:r>
        <w:rPr>
          <w:rFonts w:ascii="Times New Roman" w:hAnsi="Times New Roman"/>
          <w:snapToGrid w:val="0"/>
          <w:spacing w:val="-3"/>
          <w:szCs w:val="21"/>
          <w:highlight w:val="lightGray"/>
        </w:rPr>
        <w:t>采用便利抽样法，选取2023年6月</w:t>
      </w:r>
      <w:r>
        <w:rPr>
          <w:rFonts w:hint="eastAsia"/>
          <w:snapToGrid w:val="0"/>
          <w:spacing w:val="-3"/>
          <w:szCs w:val="21"/>
          <w:highlight w:val="lightGray"/>
        </w:rPr>
        <w:t>—</w:t>
      </w:r>
      <w:r>
        <w:rPr>
          <w:rFonts w:ascii="Times New Roman" w:hAnsi="Times New Roman"/>
          <w:snapToGrid w:val="0"/>
          <w:spacing w:val="-3"/>
          <w:szCs w:val="21"/>
          <w:highlight w:val="lightGray"/>
        </w:rPr>
        <w:t>2025年6月在</w:t>
      </w:r>
      <w:r>
        <w:rPr>
          <w:rFonts w:ascii="Times New Roman" w:hAnsi="Times New Roman"/>
          <w:szCs w:val="21"/>
          <w:highlight w:val="lightGray"/>
        </w:rPr>
        <w:t>武汉大学中南医院</w:t>
      </w:r>
      <w:r>
        <w:rPr>
          <w:rFonts w:ascii="Times New Roman" w:hAnsi="Times New Roman"/>
          <w:snapToGrid w:val="0"/>
          <w:spacing w:val="-3"/>
          <w:szCs w:val="21"/>
          <w:highlight w:val="lightGray"/>
        </w:rPr>
        <w:t>泌尿外科</w:t>
      </w:r>
      <w:r>
        <w:rPr>
          <w:rFonts w:hint="eastAsia" w:ascii="Times New Roman" w:hAnsi="Times New Roman"/>
          <w:snapToGrid w:val="0"/>
          <w:spacing w:val="-3"/>
          <w:szCs w:val="21"/>
          <w:highlight w:val="lightGray"/>
        </w:rPr>
        <w:t>接受</w:t>
      </w:r>
      <w:r>
        <w:rPr>
          <w:rFonts w:ascii="Times New Roman" w:hAnsi="Times New Roman"/>
          <w:snapToGrid w:val="0"/>
          <w:spacing w:val="-3"/>
          <w:szCs w:val="21"/>
          <w:highlight w:val="lightGray"/>
        </w:rPr>
        <w:t>手术的687</w:t>
      </w:r>
      <w:r>
        <w:rPr>
          <w:rFonts w:hint="eastAsia" w:ascii="Times New Roman" w:hAnsi="Times New Roman"/>
          <w:snapToGrid w:val="0"/>
          <w:spacing w:val="-3"/>
          <w:szCs w:val="21"/>
          <w:highlight w:val="lightGray"/>
        </w:rPr>
        <w:t>例</w:t>
      </w:r>
      <w:r>
        <w:rPr>
          <w:rFonts w:ascii="Times New Roman" w:hAnsi="Times New Roman"/>
          <w:snapToGrid w:val="0"/>
          <w:spacing w:val="-3"/>
          <w:szCs w:val="21"/>
          <w:highlight w:val="lightGray"/>
        </w:rPr>
        <w:t>前列腺癌患者为研究对象</w:t>
      </w:r>
      <w:r>
        <w:rPr>
          <w:rFonts w:ascii="Times New Roman" w:hAnsi="Times New Roman"/>
          <w:szCs w:val="21"/>
          <w:highlight w:val="lightGray"/>
        </w:rPr>
        <w:t>。</w:t>
      </w:r>
      <w:bookmarkEnd w:id="3"/>
      <w:r>
        <w:rPr>
          <w:rFonts w:hint="eastAsia" w:ascii="Times New Roman" w:hAnsi="Times New Roman"/>
          <w:szCs w:val="21"/>
        </w:rPr>
        <w:t>采用</w:t>
      </w:r>
      <w:r>
        <w:rPr>
          <w:rFonts w:ascii="Times New Roman" w:hAnsi="Times New Roman"/>
          <w:snapToGrid w:val="0"/>
          <w:spacing w:val="-3"/>
          <w:szCs w:val="21"/>
        </w:rPr>
        <w:t>一般资料调查表</w:t>
      </w:r>
      <w:r>
        <w:rPr>
          <w:rFonts w:hint="eastAsia" w:ascii="Times New Roman" w:hAnsi="Times New Roman"/>
          <w:snapToGrid w:val="0"/>
          <w:spacing w:val="-3"/>
          <w:szCs w:val="21"/>
        </w:rPr>
        <w:t>、</w:t>
      </w:r>
      <w:r>
        <w:rPr>
          <w:rFonts w:ascii="Times New Roman" w:hAnsi="Times New Roman"/>
          <w:szCs w:val="21"/>
        </w:rPr>
        <w:t>国际前列腺症状评分、国际勃起功能指数问卷-5</w:t>
      </w:r>
      <w:r>
        <w:rPr>
          <w:rFonts w:hint="eastAsia" w:ascii="Times New Roman" w:hAnsi="Times New Roman"/>
          <w:szCs w:val="21"/>
        </w:rPr>
        <w:t>、</w:t>
      </w:r>
      <w:r>
        <w:rPr>
          <w:rFonts w:ascii="Times New Roman" w:hAnsi="Times New Roman"/>
          <w:szCs w:val="21"/>
        </w:rPr>
        <w:t>洲癌症研究与治疗组织生活质量核心问卷30和欧洲癌症研究与治疗组织前列腺癌生活质量特异量表</w:t>
      </w:r>
      <w:r>
        <w:rPr>
          <w:rFonts w:hint="eastAsia" w:ascii="Times New Roman" w:hAnsi="Times New Roman"/>
          <w:snapToGrid w:val="0"/>
          <w:spacing w:val="-3"/>
          <w:szCs w:val="21"/>
        </w:rPr>
        <w:t>对患者进行问卷调查</w:t>
      </w:r>
      <w:r>
        <w:rPr>
          <w:rFonts w:ascii="Times New Roman" w:hAnsi="Times New Roman"/>
          <w:szCs w:val="21"/>
        </w:rPr>
        <w:t>。通过探索性因子分析提取症状群，应用JASP软件进行网络分析，明确症状间关联及核心症状。</w:t>
      </w:r>
      <w:bookmarkStart w:id="4" w:name="sys630248"/>
      <w:r>
        <w:rPr>
          <w:rFonts w:ascii="Times New Roman" w:hAnsi="Times New Roman"/>
          <w:szCs w:val="21"/>
          <w:highlight w:val="lightGray"/>
        </w:rPr>
        <w:t>本研究共发放问卷687份，回收有效问卷579份，问卷有效回收率为84.28%（579/687）。</w:t>
      </w:r>
      <w:bookmarkEnd w:id="4"/>
      <w:sdt>
        <w:sdtPr>
          <w:alias w:val="多余空格"/>
          <w:tag w:val="reviewtag_"/>
          <w:id w:val="73335"/>
        </w:sdtPr>
        <w:sdtContent>
          <w:bookmarkStart w:id="5" w:name="bkReivew73335"/>
          <w:r>
            <w:rPr>
              <w:rFonts w:hint="eastAsia" w:ascii="Times New Roman" w:hAnsi="Times New Roman"/>
              <w:b/>
              <w:bCs/>
              <w:color w:val="0072FF"/>
              <w:szCs w:val="21"/>
            </w:rPr>
            <w:t>结果</w:t>
          </w:r>
          <w:r>
            <w:rPr>
              <w:rFonts w:ascii="Times New Roman" w:hAnsi="Times New Roman"/>
              <w:color w:val="0072FF"/>
              <w:szCs w:val="21"/>
            </w:rPr>
            <w:t xml:space="preserve">  前列腺癌</w:t>
          </w:r>
          <w:bookmarkEnd w:id="5"/>
        </w:sdtContent>
      </w:sdt>
      <w:r>
        <w:rPr>
          <w:rFonts w:ascii="Times New Roman" w:hAnsi="Times New Roman"/>
          <w:szCs w:val="21"/>
        </w:rPr>
        <w:t>根治术后患者常见的症状</w:t>
      </w:r>
      <w:r>
        <w:rPr>
          <w:rFonts w:hint="eastAsia" w:ascii="Times New Roman" w:hAnsi="Times New Roman"/>
          <w:szCs w:val="21"/>
        </w:rPr>
        <w:t>包括</w:t>
      </w:r>
      <w:r>
        <w:rPr>
          <w:rFonts w:ascii="Times New Roman" w:hAnsi="Times New Roman"/>
          <w:szCs w:val="21"/>
        </w:rPr>
        <w:t>勃起功能障碍、尿急、夜尿和尿失禁。</w:t>
      </w:r>
      <w:bookmarkStart w:id="6" w:name="sys638854"/>
      <w:r>
        <w:rPr>
          <w:rFonts w:ascii="Times New Roman" w:hAnsi="Times New Roman"/>
          <w:szCs w:val="21"/>
          <w:highlight w:val="lightGray"/>
        </w:rPr>
        <w:t>共提取3个症状群，分别是控尿障碍症状群、疲倦-失眠症状群</w:t>
      </w:r>
      <w:r>
        <w:rPr>
          <w:rFonts w:hint="eastAsia" w:ascii="Times New Roman" w:hAnsi="Times New Roman"/>
          <w:szCs w:val="21"/>
          <w:highlight w:val="lightGray"/>
        </w:rPr>
        <w:t>和</w:t>
      </w:r>
      <w:r>
        <w:rPr>
          <w:rFonts w:ascii="Times New Roman" w:hAnsi="Times New Roman"/>
          <w:szCs w:val="21"/>
          <w:highlight w:val="lightGray"/>
        </w:rPr>
        <w:t>排尿-勃起症状群，累积方差贡献率为58.547%。</w:t>
      </w:r>
      <w:bookmarkEnd w:id="6"/>
      <w:r>
        <w:rPr>
          <w:rFonts w:ascii="Times New Roman" w:hAnsi="Times New Roman"/>
          <w:szCs w:val="21"/>
        </w:rPr>
        <w:t>网络分析显示，尿急（</w:t>
      </w:r>
      <w:r>
        <w:rPr>
          <w:rFonts w:ascii="Times New Roman" w:hAnsi="Times New Roman"/>
          <w:i/>
          <w:iCs/>
          <w:szCs w:val="21"/>
        </w:rPr>
        <w:t>r</w:t>
      </w:r>
      <w:r>
        <w:rPr>
          <w:rFonts w:ascii="Times New Roman" w:hAnsi="Times New Roman"/>
          <w:i/>
          <w:iCs/>
          <w:szCs w:val="21"/>
          <w:vertAlign w:val="subscript"/>
        </w:rPr>
        <w:t>s</w:t>
      </w:r>
      <w:r>
        <w:rPr>
          <w:rFonts w:ascii="Times New Roman" w:hAnsi="Times New Roman"/>
          <w:szCs w:val="21"/>
        </w:rPr>
        <w:t>=1.184</w:t>
      </w:r>
      <w:r>
        <w:rPr>
          <w:rFonts w:hint="eastAsia" w:ascii="Times New Roman" w:hAnsi="Times New Roman"/>
          <w:szCs w:val="21"/>
        </w:rPr>
        <w:t>、</w:t>
      </w:r>
      <w:r>
        <w:rPr>
          <w:rFonts w:ascii="Times New Roman" w:hAnsi="Times New Roman"/>
          <w:i/>
          <w:iCs/>
          <w:szCs w:val="21"/>
        </w:rPr>
        <w:t>r</w:t>
      </w:r>
      <w:r>
        <w:rPr>
          <w:rFonts w:ascii="Times New Roman" w:hAnsi="Times New Roman"/>
          <w:i/>
          <w:iCs/>
          <w:szCs w:val="21"/>
          <w:vertAlign w:val="subscript"/>
        </w:rPr>
        <w:t>b</w:t>
      </w:r>
      <w:r>
        <w:rPr>
          <w:rFonts w:ascii="Times New Roman" w:hAnsi="Times New Roman"/>
          <w:szCs w:val="21"/>
        </w:rPr>
        <w:t>=11.000</w:t>
      </w:r>
      <w:r>
        <w:rPr>
          <w:rFonts w:hint="eastAsia" w:ascii="Times New Roman" w:hAnsi="Times New Roman"/>
          <w:szCs w:val="21"/>
        </w:rPr>
        <w:t>、</w:t>
      </w:r>
      <w:r>
        <w:rPr>
          <w:rFonts w:ascii="Times New Roman" w:hAnsi="Times New Roman"/>
          <w:i/>
          <w:iCs/>
          <w:szCs w:val="21"/>
        </w:rPr>
        <w:t>r</w:t>
      </w:r>
      <w:r>
        <w:rPr>
          <w:rFonts w:ascii="Times New Roman" w:hAnsi="Times New Roman"/>
          <w:i/>
          <w:iCs/>
          <w:szCs w:val="21"/>
          <w:vertAlign w:val="subscript"/>
        </w:rPr>
        <w:t>c</w:t>
      </w:r>
      <w:r>
        <w:rPr>
          <w:rFonts w:ascii="Times New Roman" w:hAnsi="Times New Roman"/>
          <w:szCs w:val="21"/>
        </w:rPr>
        <w:t>=0.008）和尿失禁（</w:t>
      </w:r>
      <w:r>
        <w:rPr>
          <w:rFonts w:ascii="Times New Roman" w:hAnsi="Times New Roman"/>
          <w:i/>
          <w:iCs/>
          <w:szCs w:val="21"/>
        </w:rPr>
        <w:t>r</w:t>
      </w:r>
      <w:r>
        <w:rPr>
          <w:rFonts w:ascii="Times New Roman" w:hAnsi="Times New Roman"/>
          <w:i/>
          <w:iCs/>
          <w:szCs w:val="21"/>
          <w:vertAlign w:val="subscript"/>
        </w:rPr>
        <w:t>s</w:t>
      </w:r>
      <w:r>
        <w:rPr>
          <w:rFonts w:ascii="Times New Roman" w:hAnsi="Times New Roman"/>
          <w:szCs w:val="21"/>
        </w:rPr>
        <w:t>=1.004、</w:t>
      </w:r>
      <w:r>
        <w:rPr>
          <w:rFonts w:ascii="Times New Roman" w:hAnsi="Times New Roman"/>
          <w:i/>
          <w:iCs/>
          <w:szCs w:val="21"/>
        </w:rPr>
        <w:t>r</w:t>
      </w:r>
      <w:r>
        <w:rPr>
          <w:rFonts w:ascii="Times New Roman" w:hAnsi="Times New Roman"/>
          <w:i/>
          <w:iCs/>
          <w:szCs w:val="21"/>
          <w:vertAlign w:val="subscript"/>
        </w:rPr>
        <w:t>b</w:t>
      </w:r>
      <w:r>
        <w:rPr>
          <w:rFonts w:ascii="Times New Roman" w:hAnsi="Times New Roman"/>
          <w:szCs w:val="21"/>
        </w:rPr>
        <w:t>=11.000、</w:t>
      </w:r>
      <w:r>
        <w:rPr>
          <w:rFonts w:ascii="Times New Roman" w:hAnsi="Times New Roman"/>
          <w:i/>
          <w:iCs/>
          <w:szCs w:val="21"/>
        </w:rPr>
        <w:t>r</w:t>
      </w:r>
      <w:r>
        <w:rPr>
          <w:rFonts w:ascii="Times New Roman" w:hAnsi="Times New Roman"/>
          <w:i/>
          <w:iCs/>
          <w:szCs w:val="21"/>
          <w:vertAlign w:val="subscript"/>
        </w:rPr>
        <w:t>c</w:t>
      </w:r>
      <w:r>
        <w:rPr>
          <w:rFonts w:ascii="Times New Roman" w:hAnsi="Times New Roman"/>
          <w:szCs w:val="21"/>
        </w:rPr>
        <w:t>=0.008）为核心及桥梁症状。</w:t>
      </w:r>
      <w:sdt>
        <w:sdtPr>
          <w:alias w:val="多余空格"/>
          <w:tag w:val="reviewtag_"/>
          <w:id w:val="3100000"/>
        </w:sdtPr>
        <w:sdtContent>
          <w:bookmarkStart w:id="7" w:name="bkReivew3100000"/>
          <w:r>
            <w:rPr>
              <w:rFonts w:ascii="Times New Roman" w:hAnsi="Times New Roman"/>
              <w:b/>
              <w:bCs/>
              <w:color w:val="0072FF"/>
              <w:szCs w:val="21"/>
            </w:rPr>
            <w:t>结论</w:t>
          </w:r>
          <w:r>
            <w:rPr>
              <w:rFonts w:ascii="Times New Roman" w:hAnsi="Times New Roman"/>
              <w:color w:val="0072FF"/>
              <w:szCs w:val="21"/>
            </w:rPr>
            <w:t xml:space="preserve">  前列腺癌</w:t>
          </w:r>
          <w:bookmarkEnd w:id="7"/>
        </w:sdtContent>
      </w:sdt>
      <w:r>
        <w:rPr>
          <w:rFonts w:ascii="Times New Roman" w:hAnsi="Times New Roman"/>
          <w:szCs w:val="21"/>
        </w:rPr>
        <w:t>根治术后稳定期患者症状以</w:t>
      </w:r>
      <w:r>
        <w:rPr>
          <w:rFonts w:hint="eastAsia" w:ascii="Times New Roman" w:hAnsi="Times New Roman"/>
          <w:szCs w:val="21"/>
        </w:rPr>
        <w:t>3个</w:t>
      </w:r>
      <w:r>
        <w:rPr>
          <w:rFonts w:ascii="Times New Roman" w:hAnsi="Times New Roman"/>
          <w:szCs w:val="21"/>
        </w:rPr>
        <w:t>症状群形式存在，尿急和尿失禁是临床症状管理的关键靶点，针对性干预该类核心症状</w:t>
      </w:r>
      <w:r>
        <w:rPr>
          <w:rFonts w:hint="eastAsia" w:ascii="Times New Roman" w:hAnsi="Times New Roman"/>
          <w:szCs w:val="21"/>
        </w:rPr>
        <w:t>有助于</w:t>
      </w:r>
      <w:r>
        <w:rPr>
          <w:rFonts w:ascii="Times New Roman" w:hAnsi="Times New Roman"/>
          <w:szCs w:val="21"/>
        </w:rPr>
        <w:t>改善患者症状负担</w:t>
      </w:r>
      <w:r>
        <w:rPr>
          <w:rFonts w:hint="eastAsia" w:ascii="Times New Roman" w:hAnsi="Times New Roman"/>
          <w:szCs w:val="21"/>
        </w:rPr>
        <w:t>，提高其</w:t>
      </w:r>
      <w:r>
        <w:rPr>
          <w:rFonts w:ascii="Times New Roman" w:hAnsi="Times New Roman"/>
          <w:szCs w:val="21"/>
        </w:rPr>
        <w:t>生活质量。</w:t>
      </w:r>
    </w:p>
    <w:p w14:paraId="5FAAA93B">
      <w:pPr>
        <w:pStyle w:val="31"/>
        <w:snapToGrid w:val="0"/>
        <w:spacing w:before="0" w:line="240" w:lineRule="auto"/>
        <w:ind w:left="0"/>
        <w:rPr>
          <w:rFonts w:ascii="Times New Roman" w:hAnsi="Times New Roman" w:cs="Times New Roman"/>
          <w:color w:val="auto"/>
        </w:rPr>
      </w:pPr>
      <w:r>
        <w:rPr>
          <w:rStyle w:val="32"/>
          <w:rFonts w:hint="eastAsia" w:ascii="Times New Roman" w:hAnsi="Times New Roman" w:cs="Times New Roman"/>
          <w:color w:val="auto"/>
        </w:rPr>
        <w:t>【</w:t>
      </w:r>
      <w:r>
        <w:rPr>
          <w:rStyle w:val="32"/>
          <w:rFonts w:ascii="Times New Roman" w:hAnsi="Times New Roman" w:cs="Times New Roman"/>
          <w:color w:val="auto"/>
        </w:rPr>
        <w:t>关键词</w:t>
      </w:r>
      <w:r>
        <w:rPr>
          <w:rStyle w:val="32"/>
          <w:rFonts w:hint="eastAsia" w:ascii="Times New Roman" w:hAnsi="Times New Roman" w:cs="Times New Roman"/>
          <w:color w:val="auto"/>
        </w:rPr>
        <w:t>】</w:t>
      </w:r>
      <w:r>
        <w:rPr>
          <w:rFonts w:ascii="Times New Roman" w:hAnsi="Times New Roman" w:cs="Times New Roman"/>
          <w:color w:val="auto"/>
        </w:rPr>
        <w:t>前列腺</w:t>
      </w:r>
      <w:r>
        <w:rPr>
          <w:rFonts w:hint="eastAsia" w:ascii="Times New Roman" w:hAnsi="Times New Roman" w:cs="Times New Roman"/>
          <w:color w:val="auto"/>
        </w:rPr>
        <w:t>肿瘤</w:t>
      </w:r>
      <w:r>
        <w:rPr>
          <w:rFonts w:ascii="Times New Roman" w:hAnsi="Times New Roman" w:cs="Times New Roman"/>
          <w:color w:val="auto"/>
        </w:rPr>
        <w:t>tumor of prostate；前列腺癌根治术；症状群；网络分析；症状管理；生活质量</w:t>
      </w:r>
    </w:p>
    <w:p w14:paraId="312B1DEB">
      <w:pPr>
        <w:adjustRightInd w:val="0"/>
        <w:snapToGrid w:val="0"/>
        <w:rPr>
          <w:rFonts w:ascii="Times New Roman" w:hAnsi="Times New Roman" w:eastAsia="宋体" w:cs="Times New Roman"/>
          <w:szCs w:val="21"/>
        </w:rPr>
      </w:pPr>
      <w:r>
        <w:rPr>
          <w:rFonts w:hint="eastAsia" w:ascii="Times New Roman" w:hAnsi="Times New Roman" w:eastAsia="宋体" w:cs="Times New Roman"/>
          <w:b/>
          <w:bCs/>
          <w:szCs w:val="21"/>
        </w:rPr>
        <w:t>基金项目：</w:t>
      </w:r>
      <w:r>
        <w:rPr>
          <w:rFonts w:ascii="Times New Roman" w:hAnsi="Times New Roman" w:eastAsia="宋体" w:cs="Times New Roman"/>
          <w:szCs w:val="21"/>
        </w:rPr>
        <w:t>中华护理学会科研项目（ZHKY202203）</w:t>
      </w:r>
      <w:r>
        <w:rPr>
          <w:rFonts w:hint="eastAsia" w:ascii="Times New Roman" w:hAnsi="Times New Roman" w:eastAsia="宋体" w:cs="Times New Roman"/>
          <w:szCs w:val="21"/>
        </w:rPr>
        <w:t>；</w:t>
      </w:r>
      <w:r>
        <w:rPr>
          <w:rFonts w:ascii="Times New Roman" w:hAnsi="Times New Roman" w:eastAsia="宋体" w:cs="Times New Roman"/>
          <w:szCs w:val="21"/>
        </w:rPr>
        <w:t>武汉大学临床护理专项科研培育基金（LCHL202303）</w:t>
      </w:r>
      <w:r>
        <w:rPr>
          <w:rFonts w:hint="eastAsia" w:ascii="Times New Roman" w:hAnsi="Times New Roman" w:eastAsia="宋体" w:cs="Times New Roman"/>
          <w:szCs w:val="21"/>
        </w:rPr>
        <w:t>；</w:t>
      </w:r>
      <w:r>
        <w:rPr>
          <w:rFonts w:ascii="Times New Roman" w:hAnsi="Times New Roman" w:eastAsia="宋体" w:cs="Times New Roman"/>
          <w:szCs w:val="21"/>
        </w:rPr>
        <w:t>武汉大学中南医院创新平台支撑项目（PTXM2022023）</w:t>
      </w:r>
    </w:p>
    <w:p w14:paraId="6A3BB946">
      <w:pPr>
        <w:kinsoku w:val="0"/>
        <w:autoSpaceDE w:val="0"/>
        <w:autoSpaceDN w:val="0"/>
        <w:adjustRightInd w:val="0"/>
        <w:snapToGrid w:val="0"/>
        <w:ind w:firstLine="0" w:firstLineChars="0"/>
        <w:jc w:val="center"/>
        <w:textAlignment w:val="baseline"/>
        <w:rPr>
          <w:ins w:id="1" w:author="M" w:date="2026-06-30T21:41:42Z"/>
          <w:rFonts w:ascii="Times New Roman" w:hAnsi="Times New Roman" w:eastAsia="宋体" w:cs="Times New Roman"/>
          <w:b/>
          <w:bCs/>
          <w:snapToGrid w:val="0"/>
          <w:spacing w:val="-1"/>
          <w:kern w:val="0"/>
          <w:szCs w:val="21"/>
          <w:lang w:eastAsia="en-US"/>
          <w:rPrChange w:id="2" w:author="M" w:date="2026-06-30T22:03:10Z">
            <w:rPr>
              <w:ins w:id="3" w:author="M" w:date="2026-06-30T21:41:42Z"/>
              <w:rFonts w:ascii="Times New Roman" w:hAnsi="Times New Roman" w:eastAsia="宋体" w:cs="Times New Roman"/>
              <w:b/>
              <w:bCs/>
              <w:snapToGrid w:val="0"/>
              <w:spacing w:val="-1"/>
              <w:kern w:val="0"/>
              <w:szCs w:val="21"/>
              <w:lang w:eastAsia="en-US"/>
            </w:rPr>
          </w:rPrChange>
        </w:rPr>
        <w:pPrChange w:id="0" w:author="M" w:date="2026-06-30T22:03:06Z">
          <w:pPr>
            <w:kinsoku w:val="0"/>
            <w:autoSpaceDE w:val="0"/>
            <w:autoSpaceDN w:val="0"/>
            <w:adjustRightInd w:val="0"/>
            <w:snapToGrid w:val="0"/>
            <w:ind w:firstLine="418" w:firstLineChars="200"/>
            <w:jc w:val="left"/>
            <w:textAlignment w:val="baseline"/>
          </w:pPr>
        </w:pPrChange>
      </w:pPr>
    </w:p>
    <w:p w14:paraId="5E277FE9">
      <w:pPr>
        <w:kinsoku w:val="0"/>
        <w:autoSpaceDE w:val="0"/>
        <w:autoSpaceDN w:val="0"/>
        <w:adjustRightInd w:val="0"/>
        <w:snapToGrid w:val="0"/>
        <w:ind w:firstLine="0" w:firstLineChars="0"/>
        <w:jc w:val="center"/>
        <w:textAlignment w:val="baseline"/>
        <w:rPr>
          <w:del w:id="5" w:author="M" w:date="2026-06-30T21:41:40Z"/>
          <w:rFonts w:ascii="Times New Roman" w:hAnsi="Times New Roman" w:eastAsia="宋体" w:cs="Times New Roman"/>
          <w:b/>
          <w:bCs/>
          <w:snapToGrid w:val="0"/>
          <w:spacing w:val="-1"/>
          <w:kern w:val="0"/>
          <w:szCs w:val="21"/>
          <w:lang w:eastAsia="en-US"/>
          <w:rPrChange w:id="6" w:author="M" w:date="2026-06-30T22:03:10Z">
            <w:rPr>
              <w:del w:id="7" w:author="M" w:date="2026-06-30T21:41:40Z"/>
              <w:rFonts w:ascii="Times New Roman" w:hAnsi="Times New Roman" w:eastAsia="宋体" w:cs="Times New Roman"/>
              <w:b/>
              <w:bCs/>
              <w:snapToGrid w:val="0"/>
              <w:spacing w:val="-1"/>
              <w:kern w:val="0"/>
              <w:szCs w:val="21"/>
              <w:lang w:eastAsia="en-US"/>
            </w:rPr>
          </w:rPrChange>
        </w:rPr>
        <w:pPrChange w:id="4" w:author="M" w:date="2026-06-30T22:03:06Z">
          <w:pPr>
            <w:kinsoku w:val="0"/>
            <w:autoSpaceDE w:val="0"/>
            <w:autoSpaceDN w:val="0"/>
            <w:adjustRightInd w:val="0"/>
            <w:snapToGrid w:val="0"/>
            <w:ind w:firstLine="418" w:firstLineChars="200"/>
            <w:jc w:val="left"/>
            <w:textAlignment w:val="baseline"/>
          </w:pPr>
        </w:pPrChange>
      </w:pPr>
      <w:del w:id="8" w:author="M" w:date="2026-06-30T21:41:40Z">
        <w:r>
          <w:rPr>
            <w:rFonts w:ascii="Times New Roman" w:hAnsi="Times New Roman" w:eastAsia="宋体" w:cs="Times New Roman"/>
            <w:b/>
            <w:bCs/>
            <w:snapToGrid w:val="0"/>
            <w:spacing w:val="-1"/>
            <w:kern w:val="0"/>
            <w:szCs w:val="21"/>
            <w:lang w:eastAsia="en-US"/>
            <w:rPrChange w:id="9" w:author="M" w:date="2026-06-30T22:03:10Z">
              <w:rPr>
                <w:rFonts w:ascii="Times New Roman" w:hAnsi="Times New Roman" w:eastAsia="宋体" w:cs="Times New Roman"/>
                <w:b/>
                <w:bCs/>
                <w:snapToGrid w:val="0"/>
                <w:spacing w:val="-1"/>
                <w:kern w:val="0"/>
                <w:szCs w:val="21"/>
                <w:lang w:eastAsia="en-US"/>
              </w:rPr>
            </w:rPrChange>
          </w:rPr>
          <w:delText>Network Analysis of Core Symptoms and Symptom Clusters in Patients</w:delText>
        </w:r>
      </w:del>
      <w:del w:id="11" w:author="M" w:date="2026-06-30T21:41:40Z">
        <w:r>
          <w:rPr>
            <w:rFonts w:ascii="Times New Roman" w:hAnsi="Times New Roman" w:eastAsia="宋体" w:cs="Times New Roman"/>
            <w:b/>
            <w:bCs/>
            <w:snapToGrid w:val="0"/>
            <w:spacing w:val="-1"/>
            <w:kern w:val="0"/>
            <w:szCs w:val="21"/>
            <w:rPrChange w:id="12" w:author="M" w:date="2026-06-30T22:03:10Z">
              <w:rPr>
                <w:rFonts w:ascii="Times New Roman" w:hAnsi="Times New Roman" w:eastAsia="宋体" w:cs="Times New Roman"/>
                <w:b/>
                <w:bCs/>
                <w:snapToGrid w:val="0"/>
                <w:spacing w:val="-1"/>
                <w:kern w:val="0"/>
                <w:szCs w:val="21"/>
              </w:rPr>
            </w:rPrChange>
          </w:rPr>
          <w:delText xml:space="preserve"> </w:delText>
        </w:r>
      </w:del>
      <w:del w:id="14" w:author="M" w:date="2026-06-30T21:41:40Z">
        <w:r>
          <w:rPr>
            <w:rFonts w:ascii="Times New Roman" w:hAnsi="Times New Roman" w:eastAsia="宋体" w:cs="Times New Roman"/>
            <w:b/>
            <w:bCs/>
            <w:snapToGrid w:val="0"/>
            <w:spacing w:val="-1"/>
            <w:kern w:val="0"/>
            <w:szCs w:val="21"/>
            <w:lang w:eastAsia="en-US"/>
            <w:rPrChange w:id="15" w:author="M" w:date="2026-06-30T22:03:10Z">
              <w:rPr>
                <w:rFonts w:ascii="Times New Roman" w:hAnsi="Times New Roman" w:eastAsia="宋体" w:cs="Times New Roman"/>
                <w:b/>
                <w:bCs/>
                <w:snapToGrid w:val="0"/>
                <w:spacing w:val="-1"/>
                <w:kern w:val="0"/>
                <w:szCs w:val="21"/>
                <w:lang w:eastAsia="en-US"/>
              </w:rPr>
            </w:rPrChange>
          </w:rPr>
          <w:delText>During the Stable Phase After Radical</w:delText>
        </w:r>
      </w:del>
      <w:del w:id="17" w:author="M" w:date="2026-06-30T21:41:40Z">
        <w:r>
          <w:rPr>
            <w:rFonts w:ascii="Times New Roman" w:hAnsi="Times New Roman" w:eastAsia="宋体" w:cs="Times New Roman"/>
            <w:b/>
            <w:bCs/>
            <w:snapToGrid w:val="0"/>
            <w:spacing w:val="-1"/>
            <w:kern w:val="0"/>
            <w:szCs w:val="21"/>
            <w:rPrChange w:id="18" w:author="M" w:date="2026-06-30T22:03:10Z">
              <w:rPr>
                <w:rFonts w:ascii="Times New Roman" w:hAnsi="Times New Roman" w:eastAsia="宋体" w:cs="Times New Roman"/>
                <w:b/>
                <w:bCs/>
                <w:snapToGrid w:val="0"/>
                <w:spacing w:val="-1"/>
                <w:kern w:val="0"/>
                <w:szCs w:val="21"/>
              </w:rPr>
            </w:rPrChange>
          </w:rPr>
          <w:delText xml:space="preserve"> </w:delText>
        </w:r>
      </w:del>
      <w:del w:id="20" w:author="M" w:date="2026-06-30T21:41:40Z">
        <w:r>
          <w:rPr>
            <w:rFonts w:ascii="Times New Roman" w:hAnsi="Times New Roman" w:eastAsia="宋体" w:cs="Times New Roman"/>
            <w:b/>
            <w:bCs/>
            <w:snapToGrid w:val="0"/>
            <w:spacing w:val="-1"/>
            <w:kern w:val="0"/>
            <w:szCs w:val="21"/>
            <w:lang w:eastAsia="en-US"/>
            <w:rPrChange w:id="21" w:author="M" w:date="2026-06-30T22:03:10Z">
              <w:rPr>
                <w:rFonts w:ascii="Times New Roman" w:hAnsi="Times New Roman" w:eastAsia="宋体" w:cs="Times New Roman"/>
                <w:b/>
                <w:bCs/>
                <w:snapToGrid w:val="0"/>
                <w:spacing w:val="-1"/>
                <w:kern w:val="0"/>
                <w:szCs w:val="21"/>
                <w:lang w:eastAsia="en-US"/>
              </w:rPr>
            </w:rPrChange>
          </w:rPr>
          <w:delText>Prostatectomy</w:delText>
        </w:r>
      </w:del>
    </w:p>
    <w:p w14:paraId="2C62E8AF">
      <w:pPr>
        <w:kinsoku w:val="0"/>
        <w:autoSpaceDE w:val="0"/>
        <w:autoSpaceDN w:val="0"/>
        <w:adjustRightInd w:val="0"/>
        <w:snapToGrid w:val="0"/>
        <w:ind w:firstLine="0" w:firstLineChars="0"/>
        <w:jc w:val="center"/>
        <w:textAlignment w:val="baseline"/>
        <w:rPr>
          <w:del w:id="24" w:author="M" w:date="2026-06-30T21:41:40Z"/>
          <w:rFonts w:ascii="Times New Roman" w:hAnsi="Times New Roman" w:eastAsia="宋体" w:cs="Times New Roman"/>
          <w:b/>
          <w:bCs/>
          <w:i/>
          <w:iCs/>
          <w:snapToGrid w:val="0"/>
          <w:kern w:val="0"/>
          <w:szCs w:val="21"/>
          <w:lang w:eastAsia="en-US"/>
          <w:rPrChange w:id="25" w:author="M" w:date="2026-06-30T22:03:10Z">
            <w:rPr>
              <w:del w:id="26" w:author="M" w:date="2026-06-30T21:41:40Z"/>
              <w:rFonts w:ascii="Times New Roman" w:hAnsi="Times New Roman" w:eastAsia="宋体" w:cs="Times New Roman"/>
              <w:i/>
              <w:iCs/>
              <w:snapToGrid w:val="0"/>
              <w:kern w:val="0"/>
              <w:szCs w:val="21"/>
              <w:lang w:eastAsia="en-US"/>
            </w:rPr>
          </w:rPrChange>
        </w:rPr>
        <w:pPrChange w:id="23" w:author="M" w:date="2026-06-30T22:03:06Z">
          <w:pPr>
            <w:kinsoku w:val="0"/>
            <w:autoSpaceDE w:val="0"/>
            <w:autoSpaceDN w:val="0"/>
            <w:adjustRightInd w:val="0"/>
            <w:snapToGrid w:val="0"/>
            <w:ind w:firstLine="420" w:firstLineChars="200"/>
            <w:jc w:val="left"/>
            <w:textAlignment w:val="baseline"/>
          </w:pPr>
        </w:pPrChange>
      </w:pPr>
      <w:del w:id="27" w:author="M" w:date="2026-06-30T21:41:40Z">
        <w:r>
          <w:rPr>
            <w:rFonts w:ascii="Times New Roman" w:hAnsi="Times New Roman" w:eastAsia="宋体" w:cs="Times New Roman"/>
            <w:b/>
            <w:bCs/>
            <w:i/>
            <w:iCs/>
            <w:snapToGrid w:val="0"/>
            <w:kern w:val="0"/>
            <w:szCs w:val="21"/>
            <w:lang w:eastAsia="en-US"/>
            <w:rPrChange w:id="28" w:author="M" w:date="2026-06-30T22:03:10Z">
              <w:rPr>
                <w:rFonts w:ascii="Times New Roman" w:hAnsi="Times New Roman" w:eastAsia="宋体" w:cs="Times New Roman"/>
                <w:i/>
                <w:iCs/>
                <w:snapToGrid w:val="0"/>
                <w:kern w:val="0"/>
                <w:szCs w:val="21"/>
                <w:lang w:eastAsia="en-US"/>
              </w:rPr>
            </w:rPrChange>
          </w:rPr>
          <w:delText>Yu Lina¹, Wang Ting¹*, Li Xiaoyan¹, Zhang Xiaomeng¹, Shi Hongjie², Gao Heng¹, Li Pan¹, Xie Zishuai¹</w:delText>
        </w:r>
      </w:del>
    </w:p>
    <w:p w14:paraId="69854FA6">
      <w:pPr>
        <w:pStyle w:val="12"/>
        <w:widowControl/>
        <w:snapToGrid w:val="0"/>
        <w:spacing w:before="0" w:line="240" w:lineRule="auto"/>
        <w:ind w:left="0" w:firstLine="0" w:firstLineChars="0"/>
        <w:jc w:val="center"/>
        <w:rPr>
          <w:del w:id="31" w:author="M" w:date="2026-06-30T21:41:40Z"/>
          <w:rFonts w:ascii="Times New Roman" w:hAnsi="Times New Roman"/>
          <w:b/>
          <w:bCs/>
          <w:i/>
          <w:iCs/>
          <w:snapToGrid w:val="0"/>
          <w:spacing w:val="0"/>
          <w:kern w:val="0"/>
          <w:szCs w:val="21"/>
          <w:lang w:eastAsia="en-US"/>
          <w:rPrChange w:id="32" w:author="M" w:date="2026-06-30T22:03:10Z">
            <w:rPr>
              <w:del w:id="33" w:author="M" w:date="2026-06-30T21:41:40Z"/>
              <w:rFonts w:ascii="Times New Roman" w:hAnsi="Times New Roman"/>
              <w:i/>
              <w:iCs/>
              <w:snapToGrid w:val="0"/>
              <w:spacing w:val="0"/>
              <w:kern w:val="0"/>
              <w:szCs w:val="21"/>
              <w:lang w:eastAsia="en-US"/>
            </w:rPr>
          </w:rPrChange>
        </w:rPr>
        <w:pPrChange w:id="30" w:author="M" w:date="2026-06-30T22:03:06Z">
          <w:pPr>
            <w:pStyle w:val="12"/>
            <w:widowControl/>
            <w:snapToGrid w:val="0"/>
            <w:spacing w:before="0" w:line="240" w:lineRule="auto"/>
            <w:ind w:left="0" w:firstLine="420" w:firstLineChars="200"/>
          </w:pPr>
        </w:pPrChange>
      </w:pPr>
      <w:del w:id="34" w:author="M" w:date="2026-06-30T21:41:40Z">
        <w:r>
          <w:rPr>
            <w:rFonts w:ascii="Times New Roman" w:hAnsi="Times New Roman"/>
            <w:b/>
            <w:bCs/>
            <w:i/>
            <w:iCs/>
            <w:snapToGrid w:val="0"/>
            <w:spacing w:val="0"/>
            <w:kern w:val="0"/>
            <w:szCs w:val="21"/>
            <w:vertAlign w:val="superscript"/>
            <w:rPrChange w:id="35" w:author="M" w:date="2026-06-30T22:03:10Z">
              <w:rPr>
                <w:rFonts w:ascii="Times New Roman" w:hAnsi="Times New Roman"/>
                <w:i/>
                <w:iCs/>
                <w:snapToGrid w:val="0"/>
                <w:spacing w:val="0"/>
                <w:kern w:val="0"/>
                <w:szCs w:val="21"/>
                <w:vertAlign w:val="superscript"/>
              </w:rPr>
            </w:rPrChange>
          </w:rPr>
          <w:delText>1</w:delText>
        </w:r>
      </w:del>
      <w:del w:id="37" w:author="M" w:date="2026-06-30T21:41:40Z">
        <w:r>
          <w:rPr>
            <w:rFonts w:ascii="Times New Roman" w:hAnsi="Times New Roman"/>
            <w:b/>
            <w:bCs/>
            <w:i/>
            <w:iCs/>
            <w:snapToGrid w:val="0"/>
            <w:spacing w:val="0"/>
            <w:kern w:val="0"/>
            <w:szCs w:val="21"/>
            <w:lang w:eastAsia="en-US"/>
            <w:rPrChange w:id="38" w:author="M" w:date="2026-06-30T22:03:10Z">
              <w:rPr>
                <w:rFonts w:ascii="Times New Roman" w:hAnsi="Times New Roman"/>
                <w:i/>
                <w:iCs/>
                <w:snapToGrid w:val="0"/>
                <w:spacing w:val="0"/>
                <w:kern w:val="0"/>
                <w:szCs w:val="21"/>
                <w:lang w:eastAsia="en-US"/>
              </w:rPr>
            </w:rPrChange>
          </w:rPr>
          <w:delText>Department of Urology, Zhongnan Hospital of Wuhan University, Wuhan, China.</w:delText>
        </w:r>
      </w:del>
    </w:p>
    <w:p w14:paraId="3A4D777C">
      <w:pPr>
        <w:pStyle w:val="12"/>
        <w:widowControl/>
        <w:snapToGrid w:val="0"/>
        <w:spacing w:before="0" w:line="240" w:lineRule="auto"/>
        <w:ind w:left="0" w:firstLine="0" w:firstLineChars="0"/>
        <w:jc w:val="center"/>
        <w:rPr>
          <w:del w:id="41" w:author="M" w:date="2026-06-30T21:41:40Z"/>
          <w:rFonts w:ascii="Times New Roman" w:hAnsi="Times New Roman"/>
          <w:b/>
          <w:bCs/>
          <w:i/>
          <w:iCs/>
          <w:snapToGrid w:val="0"/>
          <w:spacing w:val="0"/>
          <w:kern w:val="0"/>
          <w:szCs w:val="21"/>
          <w:lang w:eastAsia="en-US"/>
          <w:rPrChange w:id="42" w:author="M" w:date="2026-06-30T22:03:10Z">
            <w:rPr>
              <w:del w:id="43" w:author="M" w:date="2026-06-30T21:41:40Z"/>
              <w:rFonts w:ascii="Times New Roman" w:hAnsi="Times New Roman"/>
              <w:i/>
              <w:iCs/>
              <w:snapToGrid w:val="0"/>
              <w:spacing w:val="0"/>
              <w:kern w:val="0"/>
              <w:szCs w:val="21"/>
              <w:lang w:eastAsia="en-US"/>
            </w:rPr>
          </w:rPrChange>
        </w:rPr>
        <w:pPrChange w:id="40" w:author="M" w:date="2026-06-30T22:03:06Z">
          <w:pPr>
            <w:pStyle w:val="12"/>
            <w:widowControl/>
            <w:snapToGrid w:val="0"/>
            <w:spacing w:before="0" w:line="240" w:lineRule="auto"/>
            <w:ind w:left="0" w:firstLine="420" w:firstLineChars="200"/>
          </w:pPr>
        </w:pPrChange>
      </w:pPr>
      <w:del w:id="44" w:author="M" w:date="2026-06-30T21:41:40Z">
        <w:r>
          <w:rPr>
            <w:rFonts w:ascii="Times New Roman" w:hAnsi="Times New Roman"/>
            <w:b/>
            <w:bCs/>
            <w:i/>
            <w:iCs/>
            <w:snapToGrid w:val="0"/>
            <w:spacing w:val="0"/>
            <w:kern w:val="0"/>
            <w:szCs w:val="21"/>
            <w:vertAlign w:val="superscript"/>
            <w:lang w:eastAsia="en-US"/>
            <w:rPrChange w:id="45" w:author="M" w:date="2026-06-30T22:03:10Z">
              <w:rPr>
                <w:rFonts w:ascii="Times New Roman" w:hAnsi="Times New Roman"/>
                <w:i/>
                <w:iCs/>
                <w:snapToGrid w:val="0"/>
                <w:spacing w:val="0"/>
                <w:kern w:val="0"/>
                <w:szCs w:val="21"/>
                <w:vertAlign w:val="superscript"/>
                <w:lang w:eastAsia="en-US"/>
              </w:rPr>
            </w:rPrChange>
          </w:rPr>
          <w:delText>2</w:delText>
        </w:r>
      </w:del>
      <w:del w:id="47" w:author="M" w:date="2026-06-30T21:41:40Z">
        <w:r>
          <w:rPr>
            <w:rFonts w:ascii="Times New Roman" w:hAnsi="Times New Roman"/>
            <w:b/>
            <w:bCs/>
            <w:i/>
            <w:iCs/>
            <w:snapToGrid w:val="0"/>
            <w:spacing w:val="0"/>
            <w:kern w:val="0"/>
            <w:szCs w:val="21"/>
            <w:lang w:eastAsia="en-US"/>
            <w:rPrChange w:id="48" w:author="M" w:date="2026-06-30T22:03:10Z">
              <w:rPr>
                <w:rFonts w:ascii="Times New Roman" w:hAnsi="Times New Roman"/>
                <w:i/>
                <w:iCs/>
                <w:snapToGrid w:val="0"/>
                <w:spacing w:val="0"/>
                <w:kern w:val="0"/>
                <w:szCs w:val="21"/>
                <w:lang w:eastAsia="en-US"/>
              </w:rPr>
            </w:rPrChange>
          </w:rPr>
          <w:delText>Department of Biological Repositories, Human Genetic Resources Preservation Center of Hubei Province, Zhongnan Hospital of Wuhan University, Wuhan, China.</w:delText>
        </w:r>
      </w:del>
    </w:p>
    <w:p w14:paraId="48EDA444">
      <w:pPr>
        <w:pStyle w:val="12"/>
        <w:widowControl/>
        <w:snapToGrid w:val="0"/>
        <w:spacing w:before="0" w:line="240" w:lineRule="auto"/>
        <w:ind w:left="0" w:firstLine="0" w:firstLineChars="0"/>
        <w:jc w:val="center"/>
        <w:rPr>
          <w:del w:id="51" w:author="M" w:date="2026-06-30T21:41:40Z"/>
          <w:rFonts w:ascii="Times New Roman" w:hAnsi="Times New Roman"/>
          <w:b/>
          <w:bCs/>
          <w:i/>
          <w:iCs/>
          <w:snapToGrid w:val="0"/>
          <w:spacing w:val="0"/>
          <w:kern w:val="0"/>
          <w:szCs w:val="21"/>
          <w:lang w:eastAsia="en-US"/>
          <w:rPrChange w:id="52" w:author="M" w:date="2026-06-30T22:03:10Z">
            <w:rPr>
              <w:del w:id="53" w:author="M" w:date="2026-06-30T21:41:40Z"/>
              <w:rFonts w:ascii="Times New Roman" w:hAnsi="Times New Roman"/>
              <w:i/>
              <w:iCs/>
              <w:snapToGrid w:val="0"/>
              <w:spacing w:val="0"/>
              <w:kern w:val="0"/>
              <w:szCs w:val="21"/>
              <w:lang w:eastAsia="en-US"/>
            </w:rPr>
          </w:rPrChange>
        </w:rPr>
        <w:pPrChange w:id="50" w:author="M" w:date="2026-06-30T22:03:06Z">
          <w:pPr>
            <w:pStyle w:val="12"/>
            <w:widowControl/>
            <w:snapToGrid w:val="0"/>
            <w:spacing w:before="0" w:line="240" w:lineRule="auto"/>
            <w:ind w:left="0" w:firstLine="420" w:firstLineChars="200"/>
          </w:pPr>
        </w:pPrChange>
      </w:pPr>
      <w:del w:id="54" w:author="M" w:date="2026-06-30T21:41:40Z">
        <w:r>
          <w:rPr>
            <w:rFonts w:ascii="Times New Roman" w:hAnsi="Times New Roman"/>
            <w:b/>
            <w:bCs/>
            <w:i/>
            <w:iCs/>
            <w:snapToGrid w:val="0"/>
            <w:spacing w:val="0"/>
            <w:kern w:val="0"/>
            <w:szCs w:val="21"/>
            <w:lang w:eastAsia="en-US"/>
            <w:rPrChange w:id="55" w:author="M" w:date="2026-06-30T22:03:10Z">
              <w:rPr>
                <w:rFonts w:ascii="Times New Roman" w:hAnsi="Times New Roman"/>
                <w:i/>
                <w:iCs/>
                <w:snapToGrid w:val="0"/>
                <w:spacing w:val="0"/>
                <w:kern w:val="0"/>
                <w:szCs w:val="21"/>
                <w:lang w:eastAsia="en-US"/>
              </w:rPr>
            </w:rPrChange>
          </w:rPr>
          <w:delText>Corresponding author: Wang Ting, E-mail: wangting@whu.edu.cn</w:delText>
        </w:r>
      </w:del>
    </w:p>
    <w:p w14:paraId="5FC3A4D6">
      <w:pPr>
        <w:widowControl/>
        <w:kinsoku w:val="0"/>
        <w:autoSpaceDE w:val="0"/>
        <w:autoSpaceDN w:val="0"/>
        <w:adjustRightInd w:val="0"/>
        <w:snapToGrid w:val="0"/>
        <w:ind w:firstLine="0" w:firstLineChars="0"/>
        <w:jc w:val="center"/>
        <w:textAlignment w:val="baseline"/>
        <w:rPr>
          <w:del w:id="58" w:author="M" w:date="2026-06-30T21:41:40Z"/>
          <w:rFonts w:ascii="Times New Roman" w:hAnsi="Times New Roman" w:eastAsia="宋体" w:cs="Times New Roman"/>
          <w:b/>
          <w:bCs/>
          <w:snapToGrid w:val="0"/>
          <w:kern w:val="0"/>
          <w:szCs w:val="21"/>
          <w:lang w:eastAsia="en-US"/>
          <w:rPrChange w:id="59" w:author="M" w:date="2026-06-30T22:03:10Z">
            <w:rPr>
              <w:del w:id="60" w:author="M" w:date="2026-06-30T21:41:40Z"/>
              <w:rFonts w:ascii="Times New Roman" w:hAnsi="Times New Roman" w:eastAsia="宋体" w:cs="Times New Roman"/>
              <w:snapToGrid w:val="0"/>
              <w:kern w:val="0"/>
              <w:szCs w:val="21"/>
              <w:lang w:eastAsia="en-US"/>
            </w:rPr>
          </w:rPrChange>
        </w:rPr>
        <w:pPrChange w:id="57" w:author="M" w:date="2026-06-30T22:03:06Z">
          <w:pPr>
            <w:widowControl/>
            <w:kinsoku w:val="0"/>
            <w:autoSpaceDE w:val="0"/>
            <w:autoSpaceDN w:val="0"/>
            <w:adjustRightInd w:val="0"/>
            <w:snapToGrid w:val="0"/>
            <w:ind w:firstLine="420" w:firstLineChars="200"/>
            <w:jc w:val="left"/>
            <w:textAlignment w:val="baseline"/>
          </w:pPr>
        </w:pPrChange>
      </w:pPr>
    </w:p>
    <w:p w14:paraId="6F97814D">
      <w:pPr>
        <w:kinsoku w:val="0"/>
        <w:autoSpaceDE w:val="0"/>
        <w:autoSpaceDN w:val="0"/>
        <w:adjustRightInd w:val="0"/>
        <w:snapToGrid w:val="0"/>
        <w:ind w:firstLine="0" w:firstLineChars="0"/>
        <w:jc w:val="center"/>
        <w:textAlignment w:val="baseline"/>
        <w:rPr>
          <w:del w:id="62" w:author="M" w:date="2026-06-30T21:41:40Z"/>
          <w:rFonts w:ascii="Times New Roman" w:hAnsi="Times New Roman" w:eastAsia="宋体" w:cs="Times New Roman"/>
          <w:b/>
          <w:bCs/>
          <w:snapToGrid w:val="0"/>
          <w:kern w:val="0"/>
          <w:szCs w:val="21"/>
          <w:lang w:eastAsia="en-US"/>
          <w:rPrChange w:id="63" w:author="M" w:date="2026-06-30T22:03:10Z">
            <w:rPr>
              <w:del w:id="64" w:author="M" w:date="2026-06-30T21:41:40Z"/>
              <w:rFonts w:ascii="Times New Roman" w:hAnsi="Times New Roman" w:eastAsia="宋体" w:cs="Times New Roman"/>
              <w:snapToGrid w:val="0"/>
              <w:kern w:val="0"/>
              <w:szCs w:val="21"/>
              <w:lang w:eastAsia="en-US"/>
            </w:rPr>
          </w:rPrChange>
        </w:rPr>
        <w:pPrChange w:id="61" w:author="M" w:date="2026-06-30T22:03:06Z">
          <w:pPr>
            <w:kinsoku w:val="0"/>
            <w:autoSpaceDE w:val="0"/>
            <w:autoSpaceDN w:val="0"/>
            <w:adjustRightInd w:val="0"/>
            <w:snapToGrid w:val="0"/>
            <w:ind w:firstLine="422" w:firstLineChars="200"/>
            <w:textAlignment w:val="baseline"/>
          </w:pPr>
        </w:pPrChange>
      </w:pPr>
      <w:del w:id="65" w:author="M" w:date="2026-06-30T21:41:40Z">
        <w:r>
          <w:rPr>
            <w:rFonts w:ascii="Times New Roman" w:hAnsi="Times New Roman" w:eastAsia="宋体" w:cs="Times New Roman"/>
            <w:b/>
            <w:bCs/>
            <w:snapToGrid w:val="0"/>
            <w:kern w:val="0"/>
            <w:szCs w:val="21"/>
            <w:rPrChange w:id="66" w:author="M" w:date="2026-06-30T22:03:10Z">
              <w:rPr>
                <w:rFonts w:ascii="Times New Roman" w:hAnsi="Times New Roman" w:eastAsia="宋体" w:cs="Times New Roman"/>
                <w:b/>
                <w:bCs/>
                <w:snapToGrid w:val="0"/>
                <w:kern w:val="0"/>
                <w:szCs w:val="21"/>
              </w:rPr>
            </w:rPrChange>
          </w:rPr>
          <w:delText>【</w:delText>
        </w:r>
      </w:del>
      <w:del w:id="68" w:author="M" w:date="2026-06-30T21:41:40Z">
        <w:r>
          <w:rPr>
            <w:rFonts w:ascii="Times New Roman" w:hAnsi="Times New Roman" w:eastAsia="宋体" w:cs="Times New Roman"/>
            <w:b/>
            <w:bCs/>
            <w:snapToGrid w:val="0"/>
            <w:kern w:val="0"/>
            <w:szCs w:val="21"/>
            <w:lang w:eastAsia="en-US"/>
            <w:rPrChange w:id="69" w:author="M" w:date="2026-06-30T22:03:10Z">
              <w:rPr>
                <w:rFonts w:ascii="Times New Roman" w:hAnsi="Times New Roman" w:eastAsia="宋体" w:cs="Times New Roman"/>
                <w:b/>
                <w:bCs/>
                <w:snapToGrid w:val="0"/>
                <w:kern w:val="0"/>
                <w:szCs w:val="21"/>
                <w:lang w:eastAsia="en-US"/>
              </w:rPr>
            </w:rPrChange>
          </w:rPr>
          <w:delText>Abstra</w:delText>
        </w:r>
      </w:del>
      <w:del w:id="71" w:author="M" w:date="2026-06-30T21:41:40Z">
        <w:r>
          <w:rPr>
            <w:rFonts w:ascii="Times New Roman" w:hAnsi="Times New Roman" w:eastAsia="宋体" w:cs="Times New Roman"/>
            <w:b/>
            <w:bCs/>
            <w:snapToGrid w:val="0"/>
            <w:kern w:val="0"/>
            <w:szCs w:val="21"/>
            <w:rPrChange w:id="72" w:author="M" w:date="2026-06-30T22:03:10Z">
              <w:rPr>
                <w:rFonts w:ascii="Times New Roman" w:hAnsi="Times New Roman" w:eastAsia="宋体" w:cs="Times New Roman"/>
                <w:b/>
                <w:bCs/>
                <w:snapToGrid w:val="0"/>
                <w:kern w:val="0"/>
                <w:szCs w:val="21"/>
              </w:rPr>
            </w:rPrChange>
          </w:rPr>
          <w:delText>ct】</w:delText>
        </w:r>
      </w:del>
      <w:del w:id="74" w:author="M" w:date="2026-06-30T21:41:40Z">
        <w:r>
          <w:rPr>
            <w:rFonts w:ascii="Times New Roman" w:hAnsi="Times New Roman" w:eastAsia="宋体" w:cs="Times New Roman"/>
            <w:b/>
            <w:bCs/>
            <w:snapToGrid w:val="0"/>
            <w:kern w:val="0"/>
            <w:szCs w:val="21"/>
            <w:lang w:eastAsia="en-US"/>
            <w:rPrChange w:id="75" w:author="M" w:date="2026-06-30T22:03:10Z">
              <w:rPr>
                <w:rFonts w:ascii="Times New Roman" w:hAnsi="Times New Roman" w:eastAsia="宋体" w:cs="Times New Roman"/>
                <w:snapToGrid w:val="0"/>
                <w:kern w:val="0"/>
                <w:szCs w:val="21"/>
                <w:lang w:eastAsia="en-US"/>
              </w:rPr>
            </w:rPrChange>
          </w:rPr>
          <w:delText xml:space="preserve"> </w:delText>
        </w:r>
      </w:del>
      <w:del w:id="77" w:author="M" w:date="2026-06-30T21:41:40Z">
        <w:r>
          <w:rPr>
            <w:rFonts w:ascii="Times New Roman" w:hAnsi="Times New Roman" w:eastAsia="宋体" w:cs="Times New Roman"/>
            <w:b/>
            <w:bCs/>
            <w:snapToGrid w:val="0"/>
            <w:kern w:val="0"/>
            <w:szCs w:val="21"/>
            <w:lang w:eastAsia="en-US"/>
            <w:rPrChange w:id="78" w:author="M" w:date="2026-06-30T22:03:10Z">
              <w:rPr>
                <w:rFonts w:ascii="Times New Roman" w:hAnsi="Times New Roman" w:eastAsia="宋体" w:cs="Times New Roman"/>
                <w:b/>
                <w:bCs/>
                <w:snapToGrid w:val="0"/>
                <w:kern w:val="0"/>
                <w:szCs w:val="21"/>
                <w:lang w:eastAsia="en-US"/>
              </w:rPr>
            </w:rPrChange>
          </w:rPr>
          <w:delText>Objective</w:delText>
        </w:r>
      </w:del>
      <w:del w:id="80" w:author="M" w:date="2026-06-30T21:41:40Z">
        <w:r>
          <w:rPr>
            <w:rFonts w:ascii="Times New Roman" w:hAnsi="Times New Roman" w:eastAsia="宋体" w:cs="Times New Roman"/>
            <w:b/>
            <w:bCs/>
            <w:snapToGrid w:val="0"/>
            <w:kern w:val="0"/>
            <w:szCs w:val="21"/>
            <w:rPrChange w:id="81" w:author="M" w:date="2026-06-30T22:03:10Z">
              <w:rPr>
                <w:rFonts w:ascii="Times New Roman" w:hAnsi="Times New Roman" w:eastAsia="宋体" w:cs="Times New Roman"/>
                <w:b/>
                <w:bCs/>
                <w:snapToGrid w:val="0"/>
                <w:kern w:val="0"/>
                <w:szCs w:val="21"/>
              </w:rPr>
            </w:rPrChange>
          </w:rPr>
          <w:delText xml:space="preserve">  </w:delText>
        </w:r>
      </w:del>
      <w:del w:id="83" w:author="M" w:date="2026-06-30T21:41:40Z">
        <w:r>
          <w:rPr>
            <w:rFonts w:ascii="Times New Roman" w:hAnsi="Times New Roman" w:eastAsia="宋体" w:cs="Times New Roman"/>
            <w:b/>
            <w:bCs/>
            <w:snapToGrid w:val="0"/>
            <w:kern w:val="0"/>
            <w:szCs w:val="21"/>
            <w:lang w:eastAsia="en-US"/>
            <w:rPrChange w:id="84" w:author="M" w:date="2026-06-30T22:03:10Z">
              <w:rPr>
                <w:rFonts w:ascii="Times New Roman" w:hAnsi="Times New Roman" w:eastAsia="宋体" w:cs="Times New Roman"/>
                <w:snapToGrid w:val="0"/>
                <w:kern w:val="0"/>
                <w:szCs w:val="21"/>
                <w:lang w:eastAsia="en-US"/>
              </w:rPr>
            </w:rPrChange>
          </w:rPr>
          <w:delText>To explore the composition of symptom clusters in patients</w:delText>
        </w:r>
      </w:del>
      <w:del w:id="86" w:author="M" w:date="2026-06-30T21:41:40Z">
        <w:r>
          <w:rPr>
            <w:rFonts w:ascii="Times New Roman" w:hAnsi="Times New Roman" w:eastAsia="宋体" w:cs="Times New Roman"/>
            <w:b/>
            <w:bCs/>
            <w:snapToGrid w:val="0"/>
            <w:kern w:val="0"/>
            <w:szCs w:val="21"/>
            <w:rPrChange w:id="87" w:author="M" w:date="2026-06-30T22:03:10Z">
              <w:rPr>
                <w:rFonts w:ascii="Times New Roman" w:hAnsi="Times New Roman" w:eastAsia="宋体" w:cs="Times New Roman"/>
                <w:snapToGrid w:val="0"/>
                <w:kern w:val="0"/>
                <w:szCs w:val="21"/>
              </w:rPr>
            </w:rPrChange>
          </w:rPr>
          <w:delText xml:space="preserve"> </w:delText>
        </w:r>
      </w:del>
      <w:del w:id="89" w:author="M" w:date="2026-06-30T21:41:40Z">
        <w:r>
          <w:rPr>
            <w:rFonts w:ascii="Times New Roman" w:hAnsi="Times New Roman" w:eastAsia="宋体" w:cs="Times New Roman"/>
            <w:b/>
            <w:bCs/>
            <w:snapToGrid w:val="0"/>
            <w:kern w:val="0"/>
            <w:szCs w:val="21"/>
            <w:lang w:eastAsia="en-US"/>
            <w:rPrChange w:id="90" w:author="M" w:date="2026-06-30T22:03:10Z">
              <w:rPr>
                <w:rFonts w:ascii="Times New Roman" w:hAnsi="Times New Roman" w:eastAsia="宋体" w:cs="Times New Roman"/>
                <w:snapToGrid w:val="0"/>
                <w:kern w:val="0"/>
                <w:szCs w:val="21"/>
                <w:lang w:eastAsia="en-US"/>
              </w:rPr>
            </w:rPrChange>
          </w:rPr>
          <w:delText xml:space="preserve">during the stable phase after radical prostatectomy, construct a symptom network, and identify core symptoms, so as to provide a scientific basis for optimizing clinical symptom management. </w:delText>
        </w:r>
      </w:del>
      <w:del w:id="92" w:author="M" w:date="2026-06-30T21:41:40Z">
        <w:r>
          <w:rPr>
            <w:rFonts w:ascii="Times New Roman" w:hAnsi="Times New Roman" w:eastAsia="宋体" w:cs="Times New Roman"/>
            <w:b/>
            <w:bCs/>
            <w:snapToGrid w:val="0"/>
            <w:kern w:val="0"/>
            <w:szCs w:val="21"/>
            <w:lang w:eastAsia="en-US"/>
            <w:rPrChange w:id="93" w:author="M" w:date="2026-06-30T22:03:10Z">
              <w:rPr>
                <w:rFonts w:ascii="Times New Roman" w:hAnsi="Times New Roman" w:eastAsia="宋体" w:cs="Times New Roman"/>
                <w:b/>
                <w:bCs/>
                <w:snapToGrid w:val="0"/>
                <w:kern w:val="0"/>
                <w:szCs w:val="21"/>
                <w:lang w:eastAsia="en-US"/>
              </w:rPr>
            </w:rPrChange>
          </w:rPr>
          <w:delText>Methods</w:delText>
        </w:r>
      </w:del>
      <w:del w:id="95" w:author="M" w:date="2026-06-30T21:41:40Z">
        <w:r>
          <w:rPr>
            <w:rFonts w:ascii="Times New Roman" w:hAnsi="Times New Roman" w:eastAsia="宋体" w:cs="Times New Roman"/>
            <w:b/>
            <w:bCs/>
            <w:snapToGrid w:val="0"/>
            <w:kern w:val="0"/>
            <w:szCs w:val="21"/>
            <w:rPrChange w:id="96" w:author="M" w:date="2026-06-30T22:03:10Z">
              <w:rPr>
                <w:rFonts w:ascii="Times New Roman" w:hAnsi="Times New Roman" w:eastAsia="宋体" w:cs="Times New Roman"/>
                <w:b/>
                <w:bCs/>
                <w:snapToGrid w:val="0"/>
                <w:kern w:val="0"/>
                <w:szCs w:val="21"/>
              </w:rPr>
            </w:rPrChange>
          </w:rPr>
          <w:delText xml:space="preserve">  </w:delText>
        </w:r>
      </w:del>
      <w:del w:id="98" w:author="M" w:date="2026-06-30T21:41:40Z">
        <w:r>
          <w:rPr>
            <w:rFonts w:ascii="Times New Roman" w:hAnsi="Times New Roman" w:eastAsia="宋体" w:cs="Times New Roman"/>
            <w:b/>
            <w:bCs/>
            <w:snapToGrid w:val="0"/>
            <w:kern w:val="0"/>
            <w:szCs w:val="21"/>
            <w:lang w:eastAsia="en-US"/>
            <w:rPrChange w:id="99" w:author="M" w:date="2026-06-30T22:03:10Z">
              <w:rPr>
                <w:rFonts w:ascii="Times New Roman" w:hAnsi="Times New Roman" w:eastAsia="宋体" w:cs="Times New Roman"/>
                <w:snapToGrid w:val="0"/>
                <w:kern w:val="0"/>
                <w:szCs w:val="21"/>
                <w:lang w:eastAsia="en-US"/>
              </w:rPr>
            </w:rPrChange>
          </w:rPr>
          <w:delText xml:space="preserve">A cross-sectional design was adopted, and 579 patients who underwent radical prostatectomy in a tertiary grade A hospital from June 2023 to June 2025 were enrolled. The International Prostate Symptom Score (IPSS), International Index of Erectile Function-5 (IIEF-5), and European Organization for Research and Treatment of Cancer (EORTC) Quality of Life Questionnaires (QLQ-C30 and QLQ-PR25) were used to assess symptoms. Exploratory factor analysis was employed to extract symptom clusters, and JASP software was used for network analysis to clarify the associations between symptoms and identify core symptoms. </w:delText>
        </w:r>
      </w:del>
      <w:del w:id="101" w:author="M" w:date="2026-06-30T21:41:40Z">
        <w:r>
          <w:rPr>
            <w:rFonts w:ascii="Times New Roman" w:hAnsi="Times New Roman" w:eastAsia="宋体" w:cs="Times New Roman"/>
            <w:b/>
            <w:bCs/>
            <w:snapToGrid w:val="0"/>
            <w:spacing w:val="-1"/>
            <w:kern w:val="0"/>
            <w:szCs w:val="21"/>
            <w:lang w:eastAsia="en-US"/>
            <w:rPrChange w:id="102" w:author="M" w:date="2026-06-30T22:03:10Z">
              <w:rPr>
                <w:rFonts w:ascii="Times New Roman" w:hAnsi="Times New Roman" w:eastAsia="宋体" w:cs="Times New Roman"/>
                <w:b/>
                <w:bCs/>
                <w:snapToGrid w:val="0"/>
                <w:spacing w:val="-1"/>
                <w:kern w:val="0"/>
                <w:szCs w:val="21"/>
                <w:lang w:eastAsia="en-US"/>
              </w:rPr>
            </w:rPrChange>
          </w:rPr>
          <w:delText>Results</w:delText>
        </w:r>
      </w:del>
      <w:del w:id="104" w:author="M" w:date="2026-06-30T21:41:40Z">
        <w:r>
          <w:rPr>
            <w:rFonts w:ascii="Times New Roman" w:hAnsi="Times New Roman" w:eastAsia="宋体" w:cs="Times New Roman"/>
            <w:b/>
            <w:bCs/>
            <w:snapToGrid w:val="0"/>
            <w:spacing w:val="-1"/>
            <w:kern w:val="0"/>
            <w:szCs w:val="21"/>
            <w:rPrChange w:id="105" w:author="M" w:date="2026-06-30T22:03:10Z">
              <w:rPr>
                <w:rFonts w:ascii="Times New Roman" w:hAnsi="Times New Roman" w:eastAsia="宋体" w:cs="Times New Roman"/>
                <w:b/>
                <w:bCs/>
                <w:snapToGrid w:val="0"/>
                <w:spacing w:val="-1"/>
                <w:kern w:val="0"/>
                <w:szCs w:val="21"/>
              </w:rPr>
            </w:rPrChange>
          </w:rPr>
          <w:delText xml:space="preserve">  </w:delText>
        </w:r>
      </w:del>
      <w:del w:id="107" w:author="M" w:date="2026-06-30T21:41:40Z">
        <w:r>
          <w:rPr>
            <w:rFonts w:ascii="Times New Roman" w:hAnsi="Times New Roman" w:eastAsia="宋体" w:cs="Times New Roman"/>
            <w:b/>
            <w:bCs/>
            <w:snapToGrid w:val="0"/>
            <w:kern w:val="0"/>
            <w:szCs w:val="21"/>
            <w:lang w:eastAsia="en-US"/>
            <w:rPrChange w:id="108" w:author="M" w:date="2026-06-30T22:03:10Z">
              <w:rPr>
                <w:rFonts w:ascii="Times New Roman" w:hAnsi="Times New Roman" w:eastAsia="宋体" w:cs="Times New Roman"/>
                <w:snapToGrid w:val="0"/>
                <w:kern w:val="0"/>
                <w:szCs w:val="21"/>
                <w:lang w:eastAsia="en-US"/>
              </w:rPr>
            </w:rPrChange>
          </w:rPr>
          <w:delText>The most common symptoms in patients after radical prostatectomy were erectile dysfunction (98.79%), urgent urination (53.37%), nocturia (52.33%), and urinary incontinence (51.64%). A total of 3 symptom clusters were extracted, namely the urinary control disorder symptom cluster, fatigue-insomnia symptom cluster, and voiding-erectile symptom cluster, with a cumulative variance contribution rate of 58.547%. Network analysis showed that urgent urination (rs=1.184; rb=11.000, rc=0.008) and urinary incontinence (rs=1.004, rb=11.000, rc=0.008) were core and bridge symptoms.</w:delText>
        </w:r>
      </w:del>
      <w:del w:id="110" w:author="M" w:date="2026-06-30T21:41:40Z">
        <w:r>
          <w:rPr>
            <w:rFonts w:ascii="Times New Roman" w:hAnsi="Times New Roman" w:eastAsia="宋体" w:cs="Times New Roman"/>
            <w:b/>
            <w:bCs/>
            <w:snapToGrid w:val="0"/>
            <w:kern w:val="0"/>
            <w:szCs w:val="21"/>
            <w:rPrChange w:id="111" w:author="M" w:date="2026-06-30T22:03:10Z">
              <w:rPr>
                <w:rFonts w:ascii="Times New Roman" w:hAnsi="Times New Roman" w:eastAsia="宋体" w:cs="Times New Roman"/>
                <w:snapToGrid w:val="0"/>
                <w:kern w:val="0"/>
                <w:szCs w:val="21"/>
              </w:rPr>
            </w:rPrChange>
          </w:rPr>
          <w:delText xml:space="preserve"> </w:delText>
        </w:r>
      </w:del>
      <w:del w:id="113" w:author="M" w:date="2026-06-30T21:41:40Z">
        <w:r>
          <w:rPr>
            <w:rFonts w:ascii="Times New Roman" w:hAnsi="Times New Roman" w:eastAsia="宋体" w:cs="Times New Roman"/>
            <w:b/>
            <w:bCs/>
            <w:snapToGrid w:val="0"/>
            <w:kern w:val="0"/>
            <w:szCs w:val="21"/>
            <w:lang w:eastAsia="en-US"/>
            <w:rPrChange w:id="114" w:author="M" w:date="2026-06-30T22:03:10Z">
              <w:rPr>
                <w:rFonts w:ascii="Times New Roman" w:hAnsi="Times New Roman" w:eastAsia="宋体" w:cs="Times New Roman"/>
                <w:b/>
                <w:bCs/>
                <w:snapToGrid w:val="0"/>
                <w:kern w:val="0"/>
                <w:szCs w:val="21"/>
                <w:lang w:eastAsia="en-US"/>
              </w:rPr>
            </w:rPrChange>
          </w:rPr>
          <w:delText>Conclusions</w:delText>
        </w:r>
      </w:del>
      <w:del w:id="116" w:author="M" w:date="2026-06-30T21:41:40Z">
        <w:r>
          <w:rPr>
            <w:rFonts w:ascii="Times New Roman" w:hAnsi="Times New Roman" w:eastAsia="宋体" w:cs="Times New Roman"/>
            <w:b/>
            <w:bCs/>
            <w:snapToGrid w:val="0"/>
            <w:kern w:val="0"/>
            <w:szCs w:val="21"/>
            <w:rPrChange w:id="117" w:author="M" w:date="2026-06-30T22:03:10Z">
              <w:rPr>
                <w:rFonts w:ascii="Times New Roman" w:hAnsi="Times New Roman" w:eastAsia="宋体" w:cs="Times New Roman"/>
                <w:b/>
                <w:bCs/>
                <w:snapToGrid w:val="0"/>
                <w:kern w:val="0"/>
                <w:szCs w:val="21"/>
              </w:rPr>
            </w:rPrChange>
          </w:rPr>
          <w:delText xml:space="preserve">  </w:delText>
        </w:r>
      </w:del>
      <w:del w:id="119" w:author="M" w:date="2026-06-30T21:41:40Z">
        <w:r>
          <w:rPr>
            <w:rFonts w:ascii="Times New Roman" w:hAnsi="Times New Roman" w:eastAsia="宋体" w:cs="Times New Roman"/>
            <w:b/>
            <w:bCs/>
            <w:snapToGrid w:val="0"/>
            <w:kern w:val="0"/>
            <w:szCs w:val="21"/>
            <w:lang w:eastAsia="en-US"/>
            <w:rPrChange w:id="120" w:author="M" w:date="2026-06-30T22:03:10Z">
              <w:rPr>
                <w:rFonts w:ascii="Times New Roman" w:hAnsi="Times New Roman" w:eastAsia="宋体" w:cs="Times New Roman"/>
                <w:snapToGrid w:val="0"/>
                <w:kern w:val="0"/>
                <w:szCs w:val="21"/>
                <w:lang w:eastAsia="en-US"/>
              </w:rPr>
            </w:rPrChange>
          </w:rPr>
          <w:delText>Symptoms in patients</w:delText>
        </w:r>
      </w:del>
      <w:del w:id="122" w:author="M" w:date="2026-06-30T21:41:40Z">
        <w:r>
          <w:rPr>
            <w:rFonts w:ascii="Times New Roman" w:hAnsi="Times New Roman" w:eastAsia="宋体" w:cs="Times New Roman"/>
            <w:b/>
            <w:bCs/>
            <w:snapToGrid w:val="0"/>
            <w:kern w:val="0"/>
            <w:szCs w:val="21"/>
            <w:rPrChange w:id="123" w:author="M" w:date="2026-06-30T22:03:10Z">
              <w:rPr>
                <w:rFonts w:ascii="Times New Roman" w:hAnsi="Times New Roman" w:eastAsia="宋体" w:cs="Times New Roman"/>
                <w:snapToGrid w:val="0"/>
                <w:kern w:val="0"/>
                <w:szCs w:val="21"/>
              </w:rPr>
            </w:rPrChange>
          </w:rPr>
          <w:delText xml:space="preserve"> </w:delText>
        </w:r>
      </w:del>
      <w:del w:id="125" w:author="M" w:date="2026-06-30T21:41:40Z">
        <w:r>
          <w:rPr>
            <w:rFonts w:ascii="Times New Roman" w:hAnsi="Times New Roman" w:eastAsia="宋体" w:cs="Times New Roman"/>
            <w:b/>
            <w:bCs/>
            <w:snapToGrid w:val="0"/>
            <w:kern w:val="0"/>
            <w:szCs w:val="21"/>
            <w:lang w:eastAsia="en-US"/>
            <w:rPrChange w:id="126" w:author="M" w:date="2026-06-30T22:03:10Z">
              <w:rPr>
                <w:rFonts w:ascii="Times New Roman" w:hAnsi="Times New Roman" w:eastAsia="宋体" w:cs="Times New Roman"/>
                <w:snapToGrid w:val="0"/>
                <w:kern w:val="0"/>
                <w:szCs w:val="21"/>
                <w:lang w:eastAsia="en-US"/>
              </w:rPr>
            </w:rPrChange>
          </w:rPr>
          <w:delText xml:space="preserve">during the stable phase after radical prostatectomy present </w:delText>
        </w:r>
      </w:del>
      <w:customXmlDelRangeStart w:id="131" w:author="M" w:date="2026-06-30T21:41:40Z"/>
      <w:sdt>
        <w:sdtPr>
          <w:rPr>
            <w:b/>
            <w:bCs/>
            <w:rPrChange w:id="132" w:author="M" w:date="2026-06-30T22:03:10Z">
              <w:rPr/>
            </w:rPrChange>
          </w:rPr>
          <w:alias w:val="英文错误"/>
          <w:tag w:val="reviewtag_"/>
          <w:id w:val="3121845"/>
        </w:sdtPr>
        <w:sdtEndPr>
          <w:rPr>
            <w:b/>
            <w:bCs/>
            <w:rPrChange w:id="135" w:author="M" w:date="2026-06-30T22:03:10Z">
              <w:rPr/>
            </w:rPrChange>
          </w:rPr>
        </w:sdtEndPr>
        <w:sdtContent>
          <w:customXmlDelRangeEnd w:id="131"/>
          <w:del w:id="137" w:author="M" w:date="2026-06-30T21:41:40Z">
            <w:bookmarkStart w:id="8" w:name="bkReivew3121845"/>
            <w:r>
              <w:rPr>
                <w:rFonts w:ascii="Times New Roman" w:hAnsi="Times New Roman" w:eastAsia="宋体" w:cs="Times New Roman"/>
                <w:b/>
                <w:bCs/>
                <w:snapToGrid w:val="0"/>
                <w:color w:val="0072FF"/>
                <w:kern w:val="0"/>
                <w:szCs w:val="21"/>
                <w:lang w:eastAsia="en-US"/>
                <w:rPrChange w:id="138" w:author="M" w:date="2026-06-30T22:03:10Z">
                  <w:rPr>
                    <w:rFonts w:ascii="Times New Roman" w:hAnsi="Times New Roman" w:eastAsia="宋体" w:cs="Times New Roman"/>
                    <w:snapToGrid w:val="0"/>
                    <w:color w:val="0072FF"/>
                    <w:kern w:val="0"/>
                    <w:szCs w:val="21"/>
                    <w:lang w:eastAsia="en-US"/>
                  </w:rPr>
                </w:rPrChange>
              </w:rPr>
              <w:delText>as</w:delText>
            </w:r>
            <w:bookmarkEnd w:id="8"/>
          </w:del>
          <w:customXmlDelRangeStart w:id="143" w:author="M" w:date="2026-06-30T21:41:40Z"/>
        </w:sdtContent>
      </w:sdt>
      <w:customXmlDelRangeEnd w:id="143"/>
      <w:del w:id="146" w:author="M" w:date="2026-06-30T21:41:40Z">
        <w:r>
          <w:rPr>
            <w:rFonts w:ascii="Times New Roman" w:hAnsi="Times New Roman" w:eastAsia="宋体" w:cs="Times New Roman"/>
            <w:b/>
            <w:bCs/>
            <w:snapToGrid w:val="0"/>
            <w:kern w:val="0"/>
            <w:szCs w:val="21"/>
            <w:lang w:eastAsia="en-US"/>
            <w:rPrChange w:id="147" w:author="M" w:date="2026-06-30T22:03:10Z">
              <w:rPr>
                <w:rFonts w:ascii="Times New Roman" w:hAnsi="Times New Roman" w:eastAsia="宋体" w:cs="Times New Roman"/>
                <w:snapToGrid w:val="0"/>
                <w:kern w:val="0"/>
                <w:szCs w:val="21"/>
                <w:lang w:eastAsia="en-US"/>
              </w:rPr>
            </w:rPrChange>
          </w:rPr>
          <w:delText xml:space="preserve"> three major symptom clusters. Urgent urination and urinary incontinence are key targets for clinical symptom management, and targeted interventions for these core symptoms may improve patients' overall symptom burden and quality of life.</w:delText>
        </w:r>
      </w:del>
    </w:p>
    <w:p w14:paraId="224865D4">
      <w:pPr>
        <w:kinsoku w:val="0"/>
        <w:autoSpaceDE w:val="0"/>
        <w:autoSpaceDN w:val="0"/>
        <w:adjustRightInd w:val="0"/>
        <w:snapToGrid w:val="0"/>
        <w:ind w:firstLine="0" w:firstLineChars="0"/>
        <w:jc w:val="center"/>
        <w:textAlignment w:val="baseline"/>
        <w:rPr>
          <w:del w:id="150" w:author="M" w:date="2026-06-30T21:41:40Z"/>
          <w:rFonts w:ascii="Times New Roman" w:hAnsi="Times New Roman" w:eastAsia="宋体" w:cs="Times New Roman"/>
          <w:b/>
          <w:bCs/>
          <w:snapToGrid w:val="0"/>
          <w:spacing w:val="-1"/>
          <w:kern w:val="0"/>
          <w:position w:val="2"/>
          <w:szCs w:val="21"/>
          <w:lang w:eastAsia="en-US"/>
          <w:rPrChange w:id="151" w:author="M" w:date="2026-06-30T22:03:10Z">
            <w:rPr>
              <w:del w:id="152" w:author="M" w:date="2026-06-30T21:41:40Z"/>
              <w:rFonts w:ascii="Times New Roman" w:hAnsi="Times New Roman" w:eastAsia="宋体" w:cs="Times New Roman"/>
              <w:snapToGrid w:val="0"/>
              <w:spacing w:val="-1"/>
              <w:kern w:val="0"/>
              <w:position w:val="2"/>
              <w:szCs w:val="21"/>
              <w:lang w:eastAsia="en-US"/>
            </w:rPr>
          </w:rPrChange>
        </w:rPr>
        <w:pPrChange w:id="149" w:author="M" w:date="2026-06-30T22:03:06Z">
          <w:pPr>
            <w:kinsoku w:val="0"/>
            <w:autoSpaceDE w:val="0"/>
            <w:autoSpaceDN w:val="0"/>
            <w:adjustRightInd w:val="0"/>
            <w:snapToGrid w:val="0"/>
            <w:ind w:firstLine="420" w:firstLineChars="200"/>
            <w:textAlignment w:val="baseline"/>
          </w:pPr>
        </w:pPrChange>
      </w:pPr>
      <w:del w:id="153" w:author="M" w:date="2026-06-30T21:41:40Z">
        <w:r>
          <w:rPr>
            <w:rFonts w:ascii="Times New Roman" w:hAnsi="Times New Roman" w:eastAsia="宋体" w:cs="Times New Roman"/>
            <w:b/>
            <w:bCs/>
            <w:snapToGrid w:val="0"/>
            <w:kern w:val="0"/>
            <w:position w:val="2"/>
            <w:szCs w:val="21"/>
            <w:lang w:eastAsia="en-US"/>
            <w:rPrChange w:id="154" w:author="M" w:date="2026-06-30T22:03:10Z">
              <w:rPr>
                <w:rFonts w:ascii="Times New Roman" w:hAnsi="Times New Roman" w:eastAsia="宋体" w:cs="Times New Roman"/>
                <w:snapToGrid w:val="0"/>
                <w:kern w:val="0"/>
                <w:position w:val="2"/>
                <w:szCs w:val="21"/>
                <w:lang w:eastAsia="en-US"/>
              </w:rPr>
            </w:rPrChange>
          </w:rPr>
          <w:delText>【</w:delText>
        </w:r>
      </w:del>
      <w:del w:id="156" w:author="M" w:date="2026-06-30T21:41:40Z">
        <w:r>
          <w:rPr>
            <w:rFonts w:ascii="Times New Roman" w:hAnsi="Times New Roman" w:eastAsia="宋体" w:cs="Times New Roman"/>
            <w:b/>
            <w:bCs/>
            <w:snapToGrid w:val="0"/>
            <w:kern w:val="0"/>
            <w:position w:val="2"/>
            <w:szCs w:val="21"/>
            <w:lang w:eastAsia="en-US"/>
            <w:rPrChange w:id="157" w:author="M" w:date="2026-06-30T22:03:10Z">
              <w:rPr>
                <w:rFonts w:ascii="Times New Roman" w:hAnsi="Times New Roman" w:eastAsia="宋体" w:cs="Times New Roman"/>
                <w:b/>
                <w:bCs/>
                <w:snapToGrid w:val="0"/>
                <w:kern w:val="0"/>
                <w:position w:val="2"/>
                <w:szCs w:val="21"/>
                <w:lang w:eastAsia="en-US"/>
              </w:rPr>
            </w:rPrChange>
          </w:rPr>
          <w:delText>Key words</w:delText>
        </w:r>
      </w:del>
      <w:del w:id="159" w:author="M" w:date="2026-06-30T21:41:40Z">
        <w:r>
          <w:rPr>
            <w:rFonts w:ascii="Times New Roman" w:hAnsi="Times New Roman" w:eastAsia="宋体" w:cs="Times New Roman"/>
            <w:b/>
            <w:bCs/>
            <w:snapToGrid w:val="0"/>
            <w:kern w:val="0"/>
            <w:position w:val="2"/>
            <w:szCs w:val="21"/>
            <w:lang w:eastAsia="en-US"/>
            <w:rPrChange w:id="160" w:author="M" w:date="2026-06-30T22:03:10Z">
              <w:rPr>
                <w:rFonts w:ascii="Times New Roman" w:hAnsi="Times New Roman" w:eastAsia="宋体" w:cs="Times New Roman"/>
                <w:snapToGrid w:val="0"/>
                <w:kern w:val="0"/>
                <w:position w:val="2"/>
                <w:szCs w:val="21"/>
                <w:lang w:eastAsia="en-US"/>
              </w:rPr>
            </w:rPrChange>
          </w:rPr>
          <w:delText>】 Prostate cancer; Radical prostatectomy; Symptom clusters; Network analysis; Symptom management; Quality of life</w:delText>
        </w:r>
      </w:del>
    </w:p>
    <w:p w14:paraId="64E372A1">
      <w:pPr>
        <w:kinsoku w:val="0"/>
        <w:autoSpaceDE w:val="0"/>
        <w:autoSpaceDN w:val="0"/>
        <w:adjustRightInd w:val="0"/>
        <w:snapToGrid w:val="0"/>
        <w:ind w:firstLine="0" w:firstLineChars="0"/>
        <w:jc w:val="center"/>
        <w:textAlignment w:val="baseline"/>
        <w:rPr>
          <w:ins w:id="163" w:author="M" w:date="2026-06-30T21:55:58Z"/>
          <w:rFonts w:hint="eastAsia" w:ascii="Times New Roman" w:hAnsi="Times New Roman" w:eastAsia="宋体" w:cs="Times New Roman"/>
          <w:b/>
          <w:bCs/>
          <w:snapToGrid w:val="0"/>
          <w:spacing w:val="-1"/>
          <w:kern w:val="0"/>
          <w:position w:val="2"/>
          <w:szCs w:val="21"/>
          <w:lang w:eastAsia="en-US"/>
          <w:rPrChange w:id="164" w:author="M" w:date="2026-06-30T22:03:10Z">
            <w:rPr>
              <w:ins w:id="165" w:author="M" w:date="2026-06-30T21:55:58Z"/>
              <w:rFonts w:hint="eastAsia"/>
            </w:rPr>
          </w:rPrChange>
        </w:rPr>
        <w:pPrChange w:id="162" w:author="M" w:date="2026-06-30T22:03:06Z">
          <w:pPr>
            <w:kinsoku w:val="0"/>
            <w:autoSpaceDE w:val="0"/>
            <w:autoSpaceDN w:val="0"/>
            <w:adjustRightInd w:val="0"/>
            <w:snapToGrid w:val="0"/>
            <w:ind w:firstLine="416" w:firstLineChars="200"/>
            <w:jc w:val="left"/>
            <w:textAlignment w:val="baseline"/>
          </w:pPr>
        </w:pPrChange>
      </w:pPr>
      <w:ins w:id="166" w:author="M" w:date="2026-06-30T21:55:58Z">
        <w:r>
          <w:rPr>
            <w:rFonts w:hint="eastAsia" w:ascii="Times New Roman" w:hAnsi="Times New Roman" w:eastAsia="宋体" w:cs="Times New Roman"/>
            <w:b/>
            <w:bCs/>
            <w:snapToGrid w:val="0"/>
            <w:spacing w:val="-1"/>
            <w:kern w:val="0"/>
            <w:position w:val="2"/>
            <w:szCs w:val="21"/>
            <w:lang w:eastAsia="en-US"/>
            <w:rPrChange w:id="167" w:author="M" w:date="2026-06-30T22:03:10Z">
              <w:rPr>
                <w:rFonts w:hint="eastAsia"/>
              </w:rPr>
            </w:rPrChange>
          </w:rPr>
          <w:t>Core symptoms and symptom clusters in patients during the stable period after radical prostatectomy: a network analysis</w:t>
        </w:r>
      </w:ins>
    </w:p>
    <w:p w14:paraId="0D9AE8B9">
      <w:pPr>
        <w:kinsoku w:val="0"/>
        <w:autoSpaceDE w:val="0"/>
        <w:autoSpaceDN w:val="0"/>
        <w:adjustRightInd w:val="0"/>
        <w:snapToGrid w:val="0"/>
        <w:ind w:firstLine="0" w:firstLineChars="0"/>
        <w:jc w:val="center"/>
        <w:textAlignment w:val="baseline"/>
        <w:rPr>
          <w:ins w:id="170" w:author="M" w:date="2026-06-30T22:03:00Z"/>
          <w:rFonts w:hint="default" w:ascii="Times New Roman Italic" w:hAnsi="Times New Roman Italic" w:eastAsia="宋体" w:cs="Times New Roman Italic"/>
          <w:i/>
          <w:iCs/>
          <w:snapToGrid w:val="0"/>
          <w:spacing w:val="-1"/>
          <w:kern w:val="0"/>
          <w:position w:val="2"/>
          <w:szCs w:val="21"/>
          <w:lang w:eastAsia="en-US"/>
          <w:rPrChange w:id="171" w:author="M" w:date="2026-06-30T22:03:04Z">
            <w:rPr>
              <w:ins w:id="172" w:author="M" w:date="2026-06-30T22:03:00Z"/>
              <w:rFonts w:hint="eastAsia" w:ascii="Times New Roman" w:hAnsi="Times New Roman" w:eastAsia="宋体" w:cs="Times New Roman"/>
              <w:snapToGrid w:val="0"/>
              <w:spacing w:val="-1"/>
              <w:kern w:val="0"/>
              <w:position w:val="2"/>
              <w:szCs w:val="21"/>
              <w:lang w:eastAsia="en-US"/>
            </w:rPr>
          </w:rPrChange>
        </w:rPr>
        <w:pPrChange w:id="169" w:author="M" w:date="2026-06-30T22:03:05Z">
          <w:pPr>
            <w:kinsoku w:val="0"/>
            <w:autoSpaceDE w:val="0"/>
            <w:autoSpaceDN w:val="0"/>
            <w:adjustRightInd w:val="0"/>
            <w:snapToGrid w:val="0"/>
            <w:ind w:firstLine="416" w:firstLineChars="200"/>
            <w:jc w:val="left"/>
            <w:textAlignment w:val="baseline"/>
          </w:pPr>
        </w:pPrChange>
      </w:pPr>
      <w:ins w:id="173" w:author="M" w:date="2026-06-30T21:55:58Z">
        <w:r>
          <w:rPr>
            <w:rFonts w:hint="default" w:ascii="Times New Roman Italic" w:hAnsi="Times New Roman Italic" w:eastAsia="宋体" w:cs="Times New Roman Italic"/>
            <w:i/>
            <w:iCs/>
            <w:snapToGrid w:val="0"/>
            <w:spacing w:val="-1"/>
            <w:kern w:val="0"/>
            <w:position w:val="2"/>
            <w:szCs w:val="21"/>
            <w:lang w:eastAsia="en-US"/>
            <w:rPrChange w:id="174" w:author="M" w:date="2026-06-30T22:03:04Z">
              <w:rPr>
                <w:rFonts w:hint="eastAsia"/>
              </w:rPr>
            </w:rPrChange>
          </w:rPr>
          <w:t>Yu Lina</w:t>
        </w:r>
      </w:ins>
      <w:ins w:id="176" w:author="M" w:date="2026-06-30T22:02:20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177" w:author="M" w:date="2026-06-30T22:03:04Z">
              <w:rPr>
                <w:rFonts w:hint="default" w:ascii="Times New Roman" w:hAnsi="Times New Roman" w:eastAsia="宋体" w:cs="Times New Roman"/>
                <w:snapToGrid w:val="0"/>
                <w:spacing w:val="-1"/>
                <w:kern w:val="0"/>
                <w:position w:val="2"/>
                <w:szCs w:val="21"/>
                <w:lang w:val="en-US" w:eastAsia="en-US"/>
              </w:rPr>
            </w:rPrChange>
          </w:rPr>
          <w:t>1</w:t>
        </w:r>
      </w:ins>
      <w:ins w:id="179" w:author="M" w:date="2026-06-30T21:55:58Z">
        <w:r>
          <w:rPr>
            <w:rFonts w:hint="default" w:ascii="Times New Roman Italic" w:hAnsi="Times New Roman Italic" w:eastAsia="宋体" w:cs="Times New Roman Italic"/>
            <w:i/>
            <w:iCs/>
            <w:snapToGrid w:val="0"/>
            <w:spacing w:val="-1"/>
            <w:kern w:val="0"/>
            <w:position w:val="2"/>
            <w:szCs w:val="21"/>
            <w:lang w:eastAsia="en-US"/>
            <w:rPrChange w:id="180" w:author="M" w:date="2026-06-30T22:03:04Z">
              <w:rPr>
                <w:rFonts w:hint="eastAsia"/>
              </w:rPr>
            </w:rPrChange>
          </w:rPr>
          <w:t>, Wang Ting</w:t>
        </w:r>
      </w:ins>
      <w:ins w:id="182" w:author="M" w:date="2026-06-30T22:02:22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183" w:author="M" w:date="2026-06-30T22:03:04Z">
              <w:rPr>
                <w:rFonts w:hint="default" w:ascii="Times New Roman" w:hAnsi="Times New Roman" w:eastAsia="宋体" w:cs="Times New Roman"/>
                <w:snapToGrid w:val="0"/>
                <w:spacing w:val="-1"/>
                <w:kern w:val="0"/>
                <w:position w:val="2"/>
                <w:szCs w:val="21"/>
                <w:lang w:val="en-US" w:eastAsia="en-US"/>
              </w:rPr>
            </w:rPrChange>
          </w:rPr>
          <w:t>1</w:t>
        </w:r>
      </w:ins>
      <w:ins w:id="185" w:author="M" w:date="2026-06-30T21:55:58Z">
        <w:r>
          <w:rPr>
            <w:rFonts w:hint="default" w:ascii="Times New Roman Italic" w:hAnsi="Times New Roman Italic" w:eastAsia="宋体" w:cs="Times New Roman Italic"/>
            <w:i/>
            <w:iCs/>
            <w:snapToGrid w:val="0"/>
            <w:spacing w:val="-1"/>
            <w:kern w:val="0"/>
            <w:position w:val="2"/>
            <w:szCs w:val="21"/>
            <w:lang w:eastAsia="en-US"/>
            <w:rPrChange w:id="186" w:author="M" w:date="2026-06-30T22:03:04Z">
              <w:rPr>
                <w:rFonts w:hint="eastAsia"/>
              </w:rPr>
            </w:rPrChange>
          </w:rPr>
          <w:t>, Li Xiaoyan</w:t>
        </w:r>
      </w:ins>
      <w:ins w:id="188" w:author="M" w:date="2026-06-30T22:02:24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189" w:author="M" w:date="2026-06-30T22:03:04Z">
              <w:rPr>
                <w:rFonts w:hint="default" w:ascii="Times New Roman" w:hAnsi="Times New Roman" w:eastAsia="宋体" w:cs="Times New Roman"/>
                <w:snapToGrid w:val="0"/>
                <w:spacing w:val="-1"/>
                <w:kern w:val="0"/>
                <w:position w:val="2"/>
                <w:szCs w:val="21"/>
                <w:lang w:val="en-US" w:eastAsia="en-US"/>
              </w:rPr>
            </w:rPrChange>
          </w:rPr>
          <w:t>1</w:t>
        </w:r>
      </w:ins>
      <w:ins w:id="191" w:author="M" w:date="2026-06-30T21:55:58Z">
        <w:r>
          <w:rPr>
            <w:rFonts w:hint="default" w:ascii="Times New Roman Italic" w:hAnsi="Times New Roman Italic" w:eastAsia="宋体" w:cs="Times New Roman Italic"/>
            <w:i/>
            <w:iCs/>
            <w:snapToGrid w:val="0"/>
            <w:spacing w:val="-1"/>
            <w:kern w:val="0"/>
            <w:position w:val="2"/>
            <w:szCs w:val="21"/>
            <w:lang w:eastAsia="en-US"/>
            <w:rPrChange w:id="192" w:author="M" w:date="2026-06-30T22:03:04Z">
              <w:rPr>
                <w:rFonts w:hint="eastAsia"/>
              </w:rPr>
            </w:rPrChange>
          </w:rPr>
          <w:t>, Zhang Xiaomeng</w:t>
        </w:r>
      </w:ins>
      <w:ins w:id="194" w:author="M" w:date="2026-06-30T22:02:27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195" w:author="M" w:date="2026-06-30T22:03:04Z">
              <w:rPr>
                <w:rFonts w:hint="default" w:ascii="Times New Roman" w:hAnsi="Times New Roman" w:eastAsia="宋体" w:cs="Times New Roman"/>
                <w:snapToGrid w:val="0"/>
                <w:spacing w:val="-1"/>
                <w:kern w:val="0"/>
                <w:position w:val="2"/>
                <w:szCs w:val="21"/>
                <w:lang w:val="en-US" w:eastAsia="en-US"/>
              </w:rPr>
            </w:rPrChange>
          </w:rPr>
          <w:t>1</w:t>
        </w:r>
      </w:ins>
      <w:ins w:id="197" w:author="M" w:date="2026-06-30T21:55:58Z">
        <w:r>
          <w:rPr>
            <w:rFonts w:hint="default" w:ascii="Times New Roman Italic" w:hAnsi="Times New Roman Italic" w:eastAsia="宋体" w:cs="Times New Roman Italic"/>
            <w:i/>
            <w:iCs/>
            <w:snapToGrid w:val="0"/>
            <w:spacing w:val="-1"/>
            <w:kern w:val="0"/>
            <w:position w:val="2"/>
            <w:szCs w:val="21"/>
            <w:lang w:eastAsia="en-US"/>
            <w:rPrChange w:id="198" w:author="M" w:date="2026-06-30T22:03:04Z">
              <w:rPr>
                <w:rFonts w:hint="eastAsia"/>
              </w:rPr>
            </w:rPrChange>
          </w:rPr>
          <w:t>,</w:t>
        </w:r>
      </w:ins>
    </w:p>
    <w:p w14:paraId="0E608C9A">
      <w:pPr>
        <w:kinsoku w:val="0"/>
        <w:autoSpaceDE w:val="0"/>
        <w:autoSpaceDN w:val="0"/>
        <w:adjustRightInd w:val="0"/>
        <w:snapToGrid w:val="0"/>
        <w:ind w:firstLine="0" w:firstLineChars="0"/>
        <w:jc w:val="center"/>
        <w:textAlignment w:val="baseline"/>
        <w:rPr>
          <w:ins w:id="201" w:author="M" w:date="2026-06-30T21:55:58Z"/>
          <w:rFonts w:hint="default" w:ascii="Times New Roman Italic" w:hAnsi="Times New Roman Italic" w:eastAsia="宋体" w:cs="Times New Roman Italic"/>
          <w:i/>
          <w:iCs/>
          <w:snapToGrid w:val="0"/>
          <w:spacing w:val="-1"/>
          <w:kern w:val="0"/>
          <w:position w:val="2"/>
          <w:szCs w:val="21"/>
          <w:lang w:eastAsia="en-US"/>
          <w:rPrChange w:id="202" w:author="M" w:date="2026-06-30T22:03:04Z">
            <w:rPr>
              <w:ins w:id="203" w:author="M" w:date="2026-06-30T21:55:58Z"/>
              <w:rFonts w:hint="eastAsia"/>
            </w:rPr>
          </w:rPrChange>
        </w:rPr>
        <w:pPrChange w:id="200" w:author="M" w:date="2026-06-30T22:03:05Z">
          <w:pPr>
            <w:kinsoku w:val="0"/>
            <w:autoSpaceDE w:val="0"/>
            <w:autoSpaceDN w:val="0"/>
            <w:adjustRightInd w:val="0"/>
            <w:snapToGrid w:val="0"/>
            <w:ind w:firstLine="416" w:firstLineChars="200"/>
            <w:jc w:val="left"/>
            <w:textAlignment w:val="baseline"/>
          </w:pPr>
        </w:pPrChange>
      </w:pPr>
      <w:ins w:id="204" w:author="M" w:date="2026-06-30T21:55:58Z">
        <w:r>
          <w:rPr>
            <w:rFonts w:hint="default" w:ascii="Times New Roman Italic" w:hAnsi="Times New Roman Italic" w:eastAsia="宋体" w:cs="Times New Roman Italic"/>
            <w:i/>
            <w:iCs/>
            <w:snapToGrid w:val="0"/>
            <w:spacing w:val="-1"/>
            <w:kern w:val="0"/>
            <w:position w:val="2"/>
            <w:szCs w:val="21"/>
            <w:lang w:eastAsia="en-US"/>
            <w:rPrChange w:id="205" w:author="M" w:date="2026-06-30T22:03:04Z">
              <w:rPr>
                <w:rFonts w:hint="eastAsia"/>
              </w:rPr>
            </w:rPrChange>
          </w:rPr>
          <w:t>Shi Hongjie</w:t>
        </w:r>
      </w:ins>
      <w:ins w:id="207" w:author="M" w:date="2026-06-30T22:02:29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208" w:author="M" w:date="2026-06-30T22:03:04Z">
              <w:rPr>
                <w:rFonts w:hint="default" w:ascii="Times New Roman" w:hAnsi="Times New Roman" w:eastAsia="宋体" w:cs="Times New Roman"/>
                <w:snapToGrid w:val="0"/>
                <w:spacing w:val="-1"/>
                <w:kern w:val="0"/>
                <w:position w:val="2"/>
                <w:szCs w:val="21"/>
                <w:lang w:val="en-US" w:eastAsia="en-US"/>
              </w:rPr>
            </w:rPrChange>
          </w:rPr>
          <w:t>2</w:t>
        </w:r>
      </w:ins>
      <w:ins w:id="210" w:author="M" w:date="2026-06-30T21:55:58Z">
        <w:r>
          <w:rPr>
            <w:rFonts w:hint="default" w:ascii="Times New Roman Italic" w:hAnsi="Times New Roman Italic" w:eastAsia="宋体" w:cs="Times New Roman Italic"/>
            <w:i/>
            <w:iCs/>
            <w:snapToGrid w:val="0"/>
            <w:spacing w:val="-1"/>
            <w:kern w:val="0"/>
            <w:position w:val="2"/>
            <w:szCs w:val="21"/>
            <w:lang w:eastAsia="en-US"/>
            <w:rPrChange w:id="211" w:author="M" w:date="2026-06-30T22:03:04Z">
              <w:rPr>
                <w:rFonts w:hint="eastAsia"/>
              </w:rPr>
            </w:rPrChange>
          </w:rPr>
          <w:t>, Gao Heng</w:t>
        </w:r>
      </w:ins>
      <w:ins w:id="213" w:author="M" w:date="2026-06-30T22:02:31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214" w:author="M" w:date="2026-06-30T22:03:04Z">
              <w:rPr>
                <w:rFonts w:hint="default" w:ascii="Times New Roman" w:hAnsi="Times New Roman" w:eastAsia="宋体" w:cs="Times New Roman"/>
                <w:snapToGrid w:val="0"/>
                <w:spacing w:val="-1"/>
                <w:kern w:val="0"/>
                <w:position w:val="2"/>
                <w:szCs w:val="21"/>
                <w:lang w:val="en-US" w:eastAsia="en-US"/>
              </w:rPr>
            </w:rPrChange>
          </w:rPr>
          <w:t>1</w:t>
        </w:r>
      </w:ins>
      <w:ins w:id="216" w:author="M" w:date="2026-06-30T21:55:58Z">
        <w:r>
          <w:rPr>
            <w:rFonts w:hint="default" w:ascii="Times New Roman Italic" w:hAnsi="Times New Roman Italic" w:eastAsia="宋体" w:cs="Times New Roman Italic"/>
            <w:i/>
            <w:iCs/>
            <w:snapToGrid w:val="0"/>
            <w:spacing w:val="-1"/>
            <w:kern w:val="0"/>
            <w:position w:val="2"/>
            <w:szCs w:val="21"/>
            <w:lang w:eastAsia="en-US"/>
            <w:rPrChange w:id="217" w:author="M" w:date="2026-06-30T22:03:04Z">
              <w:rPr>
                <w:rFonts w:hint="eastAsia"/>
              </w:rPr>
            </w:rPrChange>
          </w:rPr>
          <w:t>, Li Pan</w:t>
        </w:r>
      </w:ins>
      <w:ins w:id="219" w:author="M" w:date="2026-06-30T22:02:32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220" w:author="M" w:date="2026-06-30T22:03:04Z">
              <w:rPr>
                <w:rFonts w:hint="default" w:ascii="Times New Roman" w:hAnsi="Times New Roman" w:eastAsia="宋体" w:cs="Times New Roman"/>
                <w:snapToGrid w:val="0"/>
                <w:spacing w:val="-1"/>
                <w:kern w:val="0"/>
                <w:position w:val="2"/>
                <w:szCs w:val="21"/>
                <w:lang w:val="en-US" w:eastAsia="en-US"/>
              </w:rPr>
            </w:rPrChange>
          </w:rPr>
          <w:t>1</w:t>
        </w:r>
      </w:ins>
      <w:ins w:id="222" w:author="M" w:date="2026-06-30T21:55:58Z">
        <w:r>
          <w:rPr>
            <w:rFonts w:hint="default" w:ascii="Times New Roman Italic" w:hAnsi="Times New Roman Italic" w:eastAsia="宋体" w:cs="Times New Roman Italic"/>
            <w:i/>
            <w:iCs/>
            <w:snapToGrid w:val="0"/>
            <w:spacing w:val="-1"/>
            <w:kern w:val="0"/>
            <w:position w:val="2"/>
            <w:szCs w:val="21"/>
            <w:lang w:eastAsia="en-US"/>
            <w:rPrChange w:id="223" w:author="M" w:date="2026-06-30T22:03:04Z">
              <w:rPr>
                <w:rFonts w:hint="eastAsia"/>
              </w:rPr>
            </w:rPrChange>
          </w:rPr>
          <w:t>, Xie Zishuai</w:t>
        </w:r>
      </w:ins>
      <w:ins w:id="225" w:author="M" w:date="2026-06-30T22:02:34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226" w:author="M" w:date="2026-06-30T22:03:04Z">
              <w:rPr>
                <w:rFonts w:hint="default" w:ascii="Times New Roman" w:hAnsi="Times New Roman" w:eastAsia="宋体" w:cs="Times New Roman"/>
                <w:snapToGrid w:val="0"/>
                <w:spacing w:val="-1"/>
                <w:kern w:val="0"/>
                <w:position w:val="2"/>
                <w:szCs w:val="21"/>
                <w:lang w:val="en-US" w:eastAsia="en-US"/>
              </w:rPr>
            </w:rPrChange>
          </w:rPr>
          <w:t>1</w:t>
        </w:r>
      </w:ins>
    </w:p>
    <w:p w14:paraId="30BA4832">
      <w:pPr>
        <w:kinsoku w:val="0"/>
        <w:autoSpaceDE w:val="0"/>
        <w:autoSpaceDN w:val="0"/>
        <w:adjustRightInd w:val="0"/>
        <w:snapToGrid w:val="0"/>
        <w:ind w:firstLine="0" w:firstLineChars="0"/>
        <w:jc w:val="center"/>
        <w:textAlignment w:val="baseline"/>
        <w:rPr>
          <w:ins w:id="229" w:author="M" w:date="2026-06-30T21:55:58Z"/>
          <w:rFonts w:hint="default" w:ascii="Times New Roman Italic" w:hAnsi="Times New Roman Italic" w:eastAsia="宋体" w:cs="Times New Roman Italic"/>
          <w:i/>
          <w:iCs/>
          <w:snapToGrid w:val="0"/>
          <w:spacing w:val="-1"/>
          <w:kern w:val="0"/>
          <w:position w:val="2"/>
          <w:szCs w:val="21"/>
          <w:lang w:eastAsia="en-US"/>
          <w:rPrChange w:id="230" w:author="M" w:date="2026-06-30T22:03:04Z">
            <w:rPr>
              <w:ins w:id="231" w:author="M" w:date="2026-06-30T21:55:58Z"/>
              <w:rFonts w:hint="eastAsia"/>
            </w:rPr>
          </w:rPrChange>
        </w:rPr>
        <w:pPrChange w:id="228" w:author="M" w:date="2026-06-30T22:03:05Z">
          <w:pPr>
            <w:kinsoku w:val="0"/>
            <w:autoSpaceDE w:val="0"/>
            <w:autoSpaceDN w:val="0"/>
            <w:adjustRightInd w:val="0"/>
            <w:snapToGrid w:val="0"/>
            <w:ind w:firstLine="416" w:firstLineChars="200"/>
            <w:jc w:val="left"/>
            <w:textAlignment w:val="baseline"/>
          </w:pPr>
        </w:pPrChange>
      </w:pPr>
      <w:ins w:id="232" w:author="M" w:date="2026-06-30T22:02:06Z">
        <w:r>
          <w:rPr>
            <w:rFonts w:hint="default" w:ascii="Times New Roman Italic" w:hAnsi="Times New Roman Italic" w:eastAsia="宋体" w:cs="Times New Roman Italic"/>
            <w:i/>
            <w:iCs/>
            <w:snapToGrid w:val="0"/>
            <w:spacing w:val="-1"/>
            <w:kern w:val="0"/>
            <w:position w:val="2"/>
            <w:szCs w:val="21"/>
            <w:vertAlign w:val="superscript"/>
            <w:lang w:eastAsia="en-US"/>
            <w:rPrChange w:id="233" w:author="M" w:date="2026-06-30T22:03:04Z">
              <w:rPr>
                <w:rFonts w:hint="default" w:ascii="Times New Roman" w:hAnsi="Times New Roman" w:eastAsia="宋体" w:cs="Times New Roman"/>
                <w:snapToGrid w:val="0"/>
                <w:spacing w:val="-1"/>
                <w:kern w:val="0"/>
                <w:position w:val="2"/>
                <w:szCs w:val="21"/>
                <w:lang w:eastAsia="en-US"/>
              </w:rPr>
            </w:rPrChange>
          </w:rPr>
          <w:t>1</w:t>
        </w:r>
      </w:ins>
      <w:ins w:id="235" w:author="M" w:date="2026-06-30T21:55:58Z">
        <w:r>
          <w:rPr>
            <w:rFonts w:hint="default" w:ascii="Times New Roman Italic" w:hAnsi="Times New Roman Italic" w:eastAsia="宋体" w:cs="Times New Roman Italic"/>
            <w:i/>
            <w:iCs/>
            <w:snapToGrid w:val="0"/>
            <w:spacing w:val="-1"/>
            <w:kern w:val="0"/>
            <w:position w:val="2"/>
            <w:szCs w:val="21"/>
            <w:lang w:eastAsia="en-US"/>
            <w:rPrChange w:id="236" w:author="M" w:date="2026-06-30T22:03:04Z">
              <w:rPr>
                <w:rFonts w:hint="eastAsia"/>
              </w:rPr>
            </w:rPrChange>
          </w:rPr>
          <w:t xml:space="preserve">Department </w:t>
        </w:r>
      </w:ins>
      <w:ins w:id="238" w:author="M" w:date="2026-06-30T22:02:02Z">
        <w:r>
          <w:rPr>
            <w:rFonts w:hint="default" w:ascii="Times New Roman Italic" w:hAnsi="Times New Roman Italic" w:eastAsia="宋体" w:cs="Times New Roman Italic"/>
            <w:i/>
            <w:iCs/>
            <w:snapToGrid w:val="0"/>
            <w:spacing w:val="-1"/>
            <w:kern w:val="0"/>
            <w:position w:val="2"/>
            <w:szCs w:val="21"/>
            <w:lang w:val="en-US" w:eastAsia="en-US"/>
            <w:rPrChange w:id="239" w:author="M" w:date="2026-06-30T22:03:04Z">
              <w:rPr>
                <w:rFonts w:hint="default" w:ascii="Times New Roman" w:hAnsi="Times New Roman" w:eastAsia="宋体" w:cs="Times New Roman"/>
                <w:snapToGrid w:val="0"/>
                <w:spacing w:val="-1"/>
                <w:kern w:val="0"/>
                <w:position w:val="2"/>
                <w:szCs w:val="21"/>
                <w:lang w:val="en-US" w:eastAsia="en-US"/>
              </w:rPr>
            </w:rPrChange>
          </w:rPr>
          <w:t>o</w:t>
        </w:r>
      </w:ins>
      <w:ins w:id="241" w:author="M" w:date="2026-06-30T21:55:58Z">
        <w:r>
          <w:rPr>
            <w:rFonts w:hint="default" w:ascii="Times New Roman Italic" w:hAnsi="Times New Roman Italic" w:eastAsia="宋体" w:cs="Times New Roman Italic"/>
            <w:i/>
            <w:iCs/>
            <w:snapToGrid w:val="0"/>
            <w:spacing w:val="-1"/>
            <w:kern w:val="0"/>
            <w:position w:val="2"/>
            <w:szCs w:val="21"/>
            <w:lang w:eastAsia="en-US"/>
            <w:rPrChange w:id="242" w:author="M" w:date="2026-06-30T22:03:04Z">
              <w:rPr>
                <w:rFonts w:hint="eastAsia"/>
              </w:rPr>
            </w:rPrChange>
          </w:rPr>
          <w:t xml:space="preserve">f Urology, Zhongnan Hospital of Wuhan University, Wuhan 430077, China; </w:t>
        </w:r>
      </w:ins>
      <w:ins w:id="244" w:author="M" w:date="2026-06-30T22:02:09Z">
        <w:r>
          <w:rPr>
            <w:rFonts w:hint="default" w:ascii="Times New Roman Italic" w:hAnsi="Times New Roman Italic" w:eastAsia="宋体" w:cs="Times New Roman Italic"/>
            <w:i/>
            <w:iCs/>
            <w:snapToGrid w:val="0"/>
            <w:spacing w:val="-1"/>
            <w:kern w:val="0"/>
            <w:position w:val="2"/>
            <w:szCs w:val="21"/>
            <w:vertAlign w:val="superscript"/>
            <w:lang w:val="en-US" w:eastAsia="en-US"/>
            <w:rPrChange w:id="245" w:author="M" w:date="2026-06-30T22:03:04Z">
              <w:rPr>
                <w:rFonts w:hint="default" w:ascii="Times New Roman" w:hAnsi="Times New Roman" w:eastAsia="宋体" w:cs="Times New Roman"/>
                <w:snapToGrid w:val="0"/>
                <w:spacing w:val="-1"/>
                <w:kern w:val="0"/>
                <w:position w:val="2"/>
                <w:szCs w:val="21"/>
                <w:lang w:val="en-US" w:eastAsia="en-US"/>
              </w:rPr>
            </w:rPrChange>
          </w:rPr>
          <w:t>2</w:t>
        </w:r>
      </w:ins>
      <w:ins w:id="247" w:author="M" w:date="2026-06-30T21:55:58Z">
        <w:r>
          <w:rPr>
            <w:rFonts w:hint="default" w:ascii="Times New Roman Italic" w:hAnsi="Times New Roman Italic" w:eastAsia="宋体" w:cs="Times New Roman Italic"/>
            <w:i/>
            <w:iCs/>
            <w:snapToGrid w:val="0"/>
            <w:spacing w:val="-1"/>
            <w:kern w:val="0"/>
            <w:position w:val="2"/>
            <w:szCs w:val="21"/>
            <w:lang w:eastAsia="en-US"/>
            <w:rPrChange w:id="248" w:author="M" w:date="2026-06-30T22:03:04Z">
              <w:rPr>
                <w:rFonts w:hint="eastAsia"/>
              </w:rPr>
            </w:rPrChange>
          </w:rPr>
          <w:t>Biological Sample Bank, Hubei Human Genetic Resources Preservation Center, Zhongnan Hospital of Wuhan University, Wuhan 430077, China</w:t>
        </w:r>
      </w:ins>
    </w:p>
    <w:p w14:paraId="59E7069B">
      <w:pPr>
        <w:kinsoku w:val="0"/>
        <w:autoSpaceDE w:val="0"/>
        <w:autoSpaceDN w:val="0"/>
        <w:adjustRightInd w:val="0"/>
        <w:snapToGrid w:val="0"/>
        <w:ind w:firstLine="0" w:firstLineChars="0"/>
        <w:jc w:val="center"/>
        <w:textAlignment w:val="baseline"/>
        <w:rPr>
          <w:ins w:id="251" w:author="M" w:date="2026-06-30T21:55:58Z"/>
          <w:rFonts w:hint="default" w:ascii="Times New Roman Italic" w:hAnsi="Times New Roman Italic" w:eastAsia="宋体" w:cs="Times New Roman Italic"/>
          <w:i/>
          <w:iCs/>
          <w:snapToGrid w:val="0"/>
          <w:spacing w:val="-1"/>
          <w:kern w:val="0"/>
          <w:position w:val="2"/>
          <w:szCs w:val="21"/>
          <w:lang w:eastAsia="en-US"/>
          <w:rPrChange w:id="252" w:author="M" w:date="2026-06-30T22:03:04Z">
            <w:rPr>
              <w:ins w:id="253" w:author="M" w:date="2026-06-30T21:55:58Z"/>
              <w:rFonts w:hint="eastAsia"/>
            </w:rPr>
          </w:rPrChange>
        </w:rPr>
        <w:pPrChange w:id="250" w:author="M" w:date="2026-06-30T22:03:05Z">
          <w:pPr>
            <w:kinsoku w:val="0"/>
            <w:autoSpaceDE w:val="0"/>
            <w:autoSpaceDN w:val="0"/>
            <w:adjustRightInd w:val="0"/>
            <w:snapToGrid w:val="0"/>
            <w:ind w:firstLine="416" w:firstLineChars="200"/>
            <w:jc w:val="left"/>
            <w:textAlignment w:val="baseline"/>
          </w:pPr>
        </w:pPrChange>
      </w:pPr>
      <w:ins w:id="254" w:author="M" w:date="2026-06-30T21:55:58Z">
        <w:r>
          <w:rPr>
            <w:rFonts w:hint="default" w:ascii="Times New Roman Italic" w:hAnsi="Times New Roman Italic" w:eastAsia="宋体" w:cs="Times New Roman Italic"/>
            <w:i/>
            <w:iCs/>
            <w:snapToGrid w:val="0"/>
            <w:spacing w:val="-1"/>
            <w:kern w:val="0"/>
            <w:position w:val="2"/>
            <w:szCs w:val="21"/>
            <w:lang w:eastAsia="en-US"/>
            <w:rPrChange w:id="255" w:author="M" w:date="2026-06-30T22:03:04Z">
              <w:rPr>
                <w:rFonts w:hint="eastAsia"/>
              </w:rPr>
            </w:rPrChange>
          </w:rPr>
          <w:t>Corresponding a</w:t>
        </w:r>
        <w:bookmarkStart w:id="116" w:name="_GoBack"/>
        <w:bookmarkEnd w:id="116"/>
        <w:r>
          <w:rPr>
            <w:rFonts w:hint="default" w:ascii="Times New Roman Italic" w:hAnsi="Times New Roman Italic" w:eastAsia="宋体" w:cs="Times New Roman Italic"/>
            <w:i/>
            <w:iCs/>
            <w:snapToGrid w:val="0"/>
            <w:spacing w:val="-1"/>
            <w:kern w:val="0"/>
            <w:position w:val="2"/>
            <w:szCs w:val="21"/>
            <w:lang w:eastAsia="en-US"/>
            <w:rPrChange w:id="255" w:author="M" w:date="2026-06-30T22:03:04Z">
              <w:rPr>
                <w:rFonts w:hint="eastAsia"/>
              </w:rPr>
            </w:rPrChange>
          </w:rPr>
          <w:t>uthor: Wang Ting, Email: wangting@whu.edu.cn</w:t>
        </w:r>
      </w:ins>
    </w:p>
    <w:p w14:paraId="717B1AF8">
      <w:pPr>
        <w:kinsoku w:val="0"/>
        <w:autoSpaceDE w:val="0"/>
        <w:autoSpaceDN w:val="0"/>
        <w:adjustRightInd w:val="0"/>
        <w:snapToGrid w:val="0"/>
        <w:ind w:firstLine="418" w:firstLineChars="200"/>
        <w:jc w:val="both"/>
        <w:textAlignment w:val="baseline"/>
        <w:rPr>
          <w:ins w:id="258" w:author="M" w:date="2026-06-30T21:55:58Z"/>
          <w:rFonts w:hint="eastAsia" w:ascii="Times New Roman" w:hAnsi="Times New Roman" w:eastAsia="宋体" w:cs="Times New Roman"/>
          <w:snapToGrid w:val="0"/>
          <w:spacing w:val="-1"/>
          <w:kern w:val="0"/>
          <w:position w:val="2"/>
          <w:szCs w:val="21"/>
          <w:lang w:eastAsia="en-US"/>
          <w:rPrChange w:id="259" w:author="M" w:date="2026-06-30T21:55:58Z">
            <w:rPr>
              <w:ins w:id="260" w:author="M" w:date="2026-06-30T21:55:58Z"/>
              <w:rFonts w:hint="eastAsia"/>
            </w:rPr>
          </w:rPrChange>
        </w:rPr>
        <w:pPrChange w:id="257" w:author="M" w:date="2026-06-30T22:01:04Z">
          <w:pPr>
            <w:kinsoku w:val="0"/>
            <w:autoSpaceDE w:val="0"/>
            <w:autoSpaceDN w:val="0"/>
            <w:adjustRightInd w:val="0"/>
            <w:snapToGrid w:val="0"/>
            <w:ind w:firstLine="416" w:firstLineChars="200"/>
            <w:jc w:val="left"/>
            <w:textAlignment w:val="baseline"/>
          </w:pPr>
        </w:pPrChange>
      </w:pPr>
      <w:ins w:id="261" w:author="M" w:date="2026-06-30T21:55:58Z">
        <w:r>
          <w:rPr>
            <w:rFonts w:hint="eastAsia" w:ascii="Times New Roman" w:hAnsi="Times New Roman" w:eastAsia="宋体" w:cs="Times New Roman"/>
            <w:b/>
            <w:bCs/>
            <w:snapToGrid w:val="0"/>
            <w:spacing w:val="-1"/>
            <w:kern w:val="0"/>
            <w:position w:val="2"/>
            <w:szCs w:val="21"/>
            <w:lang w:eastAsia="en-US"/>
            <w:rPrChange w:id="262" w:author="M" w:date="2026-06-30T22:01:07Z">
              <w:rPr>
                <w:rFonts w:hint="eastAsia"/>
              </w:rPr>
            </w:rPrChange>
          </w:rPr>
          <w:t>【Abstract】 Objective</w:t>
        </w:r>
      </w:ins>
      <w:ins w:id="264" w:author="M" w:date="2026-06-30T21:55:58Z">
        <w:r>
          <w:rPr>
            <w:rFonts w:hint="eastAsia" w:ascii="Times New Roman" w:hAnsi="Times New Roman" w:eastAsia="宋体" w:cs="Times New Roman"/>
            <w:snapToGrid w:val="0"/>
            <w:spacing w:val="-1"/>
            <w:kern w:val="0"/>
            <w:position w:val="2"/>
            <w:szCs w:val="21"/>
            <w:lang w:eastAsia="en-US"/>
            <w:rPrChange w:id="265" w:author="M" w:date="2026-06-30T21:55:58Z">
              <w:rPr>
                <w:rFonts w:hint="eastAsia"/>
              </w:rPr>
            </w:rPrChange>
          </w:rPr>
          <w:t xml:space="preserve"> To explore symptom clusters in patients during the stable period after radical prostatectomy, construct a symptom network, and identify core symptoms, so as to provide a basis for optimizing clinical symptom management. </w:t>
        </w:r>
      </w:ins>
      <w:ins w:id="267" w:author="M" w:date="2026-06-30T21:55:58Z">
        <w:r>
          <w:rPr>
            <w:rFonts w:hint="default" w:ascii="Times New Roman Bold" w:hAnsi="Times New Roman Bold" w:eastAsia="宋体" w:cs="Times New Roman Bold"/>
            <w:b/>
            <w:bCs/>
            <w:snapToGrid w:val="0"/>
            <w:spacing w:val="-1"/>
            <w:kern w:val="0"/>
            <w:position w:val="2"/>
            <w:szCs w:val="21"/>
            <w:lang w:eastAsia="en-US"/>
            <w:rPrChange w:id="268" w:author="M" w:date="2026-06-30T22:01:11Z">
              <w:rPr>
                <w:rFonts w:hint="eastAsia"/>
              </w:rPr>
            </w:rPrChange>
          </w:rPr>
          <w:t xml:space="preserve">Methods </w:t>
        </w:r>
      </w:ins>
      <w:ins w:id="270" w:author="M" w:date="2026-06-30T21:55:58Z">
        <w:r>
          <w:rPr>
            <w:rFonts w:hint="eastAsia" w:ascii="Times New Roman" w:hAnsi="Times New Roman" w:eastAsia="宋体" w:cs="Times New Roman"/>
            <w:snapToGrid w:val="0"/>
            <w:spacing w:val="-1"/>
            <w:kern w:val="0"/>
            <w:position w:val="2"/>
            <w:szCs w:val="21"/>
            <w:lang w:eastAsia="en-US"/>
            <w:rPrChange w:id="271" w:author="M" w:date="2026-06-30T21:55:58Z">
              <w:rPr>
                <w:rFonts w:hint="eastAsia"/>
              </w:rPr>
            </w:rPrChange>
          </w:rPr>
          <w:t xml:space="preserve">This was a cross-sectional study. A total of 687 patients with prostate cancer who underwent surgery in the Department </w:t>
        </w:r>
      </w:ins>
      <w:ins w:id="273" w:author="M" w:date="2026-06-30T22:01:31Z">
        <w:r>
          <w:rPr>
            <w:rFonts w:hint="default" w:ascii="Times New Roman" w:hAnsi="Times New Roman" w:eastAsia="宋体" w:cs="Times New Roman"/>
            <w:snapToGrid w:val="0"/>
            <w:spacing w:val="-1"/>
            <w:kern w:val="0"/>
            <w:position w:val="2"/>
            <w:szCs w:val="21"/>
            <w:lang w:val="en-US" w:eastAsia="en-US"/>
          </w:rPr>
          <w:t>o</w:t>
        </w:r>
      </w:ins>
      <w:ins w:id="274" w:author="M" w:date="2026-06-30T21:55:58Z">
        <w:r>
          <w:rPr>
            <w:rFonts w:hint="eastAsia" w:ascii="Times New Roman" w:hAnsi="Times New Roman" w:eastAsia="宋体" w:cs="Times New Roman"/>
            <w:snapToGrid w:val="0"/>
            <w:spacing w:val="-1"/>
            <w:kern w:val="0"/>
            <w:position w:val="2"/>
            <w:szCs w:val="21"/>
            <w:lang w:eastAsia="en-US"/>
            <w:rPrChange w:id="275" w:author="M" w:date="2026-06-30T21:55:58Z">
              <w:rPr>
                <w:rFonts w:hint="eastAsia"/>
              </w:rPr>
            </w:rPrChange>
          </w:rPr>
          <w:t xml:space="preserve">f Urology of Zhongnan Hospital of Wuhan University from June 2023 to June 2025 were selected by convenience sampling. The General Information Questionnaire, International Prostate Symptom Score, International Index of Erectile Function-5, European Organization for Research and Treatment of Cancer Quality of Life Questionnaire-Core 30, and European Organization for Research and Treatment of Cancer Quality of Life Questionnaire-Prostate 25 were used for questionnaire survey. Symptom clusters were extracted by exploratory factor analysis, and network analysis was conducted using JASP software to clarify the associations among symptoms and identify core symptoms. A total of 687 questionnaires were distributed, and 579 valid questionnaires were recovered, with an effective recovery rate of 84.28% (579/687). </w:t>
        </w:r>
      </w:ins>
      <w:ins w:id="277" w:author="M" w:date="2026-06-30T21:55:58Z">
        <w:r>
          <w:rPr>
            <w:rFonts w:hint="default" w:ascii="Times New Roman Bold" w:hAnsi="Times New Roman Bold" w:eastAsia="宋体" w:cs="Times New Roman Bold"/>
            <w:b/>
            <w:bCs/>
            <w:snapToGrid w:val="0"/>
            <w:spacing w:val="-1"/>
            <w:kern w:val="0"/>
            <w:position w:val="2"/>
            <w:szCs w:val="21"/>
            <w:lang w:eastAsia="en-US"/>
            <w:rPrChange w:id="278" w:author="M" w:date="2026-06-30T22:01:41Z">
              <w:rPr>
                <w:rFonts w:hint="eastAsia"/>
              </w:rPr>
            </w:rPrChange>
          </w:rPr>
          <w:t xml:space="preserve">Results </w:t>
        </w:r>
      </w:ins>
      <w:ins w:id="280" w:author="M" w:date="2026-06-30T21:55:58Z">
        <w:r>
          <w:rPr>
            <w:rFonts w:hint="eastAsia" w:ascii="Times New Roman" w:hAnsi="Times New Roman" w:eastAsia="宋体" w:cs="Times New Roman"/>
            <w:snapToGrid w:val="0"/>
            <w:spacing w:val="-1"/>
            <w:kern w:val="0"/>
            <w:position w:val="2"/>
            <w:szCs w:val="21"/>
            <w:lang w:eastAsia="en-US"/>
            <w:rPrChange w:id="281" w:author="M" w:date="2026-06-30T21:55:58Z">
              <w:rPr>
                <w:rFonts w:hint="eastAsia"/>
              </w:rPr>
            </w:rPrChange>
          </w:rPr>
          <w:t>Common symptoms in patients after radical prostatectomy included erectile dysfunction, urgency, nocturia, and urinary incontinence. A total of 3 symptom clusters were extracted, namely the urinary control disorder symptom cluster, fatigue-insomnia symptom cluster, and urination-erection symptom cluster, with a cumulative variance contribution rate of 58.547%. Network analysis showed that urgency (</w:t>
        </w:r>
      </w:ins>
      <w:ins w:id="283" w:author="M" w:date="2026-06-30T21:55:58Z">
        <w:r>
          <w:rPr>
            <w:rFonts w:hint="default" w:ascii="Times New Roman Italic" w:hAnsi="Times New Roman Italic" w:eastAsia="宋体" w:cs="Times New Roman Italic"/>
            <w:i/>
            <w:iCs/>
            <w:snapToGrid w:val="0"/>
            <w:spacing w:val="-1"/>
            <w:kern w:val="0"/>
            <w:position w:val="2"/>
            <w:szCs w:val="21"/>
            <w:lang w:eastAsia="en-US"/>
            <w:rPrChange w:id="284" w:author="M" w:date="2026-06-30T22:00:36Z">
              <w:rPr>
                <w:rFonts w:hint="eastAsia"/>
              </w:rPr>
            </w:rPrChange>
          </w:rPr>
          <w:t>r</w:t>
        </w:r>
      </w:ins>
      <w:ins w:id="286" w:author="M" w:date="2026-06-30T21:55:58Z">
        <w:r>
          <w:rPr>
            <w:rFonts w:hint="default" w:ascii="Times New Roman Italic" w:hAnsi="Times New Roman Italic" w:eastAsia="宋体" w:cs="Times New Roman Italic"/>
            <w:i/>
            <w:iCs/>
            <w:snapToGrid w:val="0"/>
            <w:spacing w:val="-1"/>
            <w:kern w:val="0"/>
            <w:position w:val="2"/>
            <w:szCs w:val="21"/>
            <w:vertAlign w:val="subscript"/>
            <w:lang w:eastAsia="en-US"/>
            <w:rPrChange w:id="287" w:author="M" w:date="2026-06-30T22:00:36Z">
              <w:rPr>
                <w:rFonts w:hint="eastAsia"/>
              </w:rPr>
            </w:rPrChange>
          </w:rPr>
          <w:t>s</w:t>
        </w:r>
      </w:ins>
      <w:ins w:id="289" w:author="M" w:date="2026-06-30T21:55:58Z">
        <w:r>
          <w:rPr>
            <w:rFonts w:hint="eastAsia" w:ascii="Times New Roman" w:hAnsi="Times New Roman" w:eastAsia="宋体" w:cs="Times New Roman"/>
            <w:snapToGrid w:val="0"/>
            <w:spacing w:val="-1"/>
            <w:kern w:val="0"/>
            <w:position w:val="2"/>
            <w:szCs w:val="21"/>
            <w:lang w:eastAsia="en-US"/>
            <w:rPrChange w:id="290" w:author="M" w:date="2026-06-30T21:55:58Z">
              <w:rPr>
                <w:rFonts w:hint="eastAsia"/>
              </w:rPr>
            </w:rPrChange>
          </w:rPr>
          <w:t xml:space="preserve">=1.184, </w:t>
        </w:r>
      </w:ins>
      <w:ins w:id="292" w:author="M" w:date="2026-06-30T21:55:58Z">
        <w:r>
          <w:rPr>
            <w:rFonts w:hint="default" w:ascii="Times New Roman Italic" w:hAnsi="Times New Roman Italic" w:eastAsia="宋体" w:cs="Times New Roman Italic"/>
            <w:i/>
            <w:iCs/>
            <w:snapToGrid w:val="0"/>
            <w:spacing w:val="-1"/>
            <w:kern w:val="0"/>
            <w:position w:val="2"/>
            <w:szCs w:val="21"/>
            <w:lang w:eastAsia="en-US"/>
            <w:rPrChange w:id="293" w:author="M" w:date="2026-06-30T22:00:36Z">
              <w:rPr>
                <w:rFonts w:hint="eastAsia"/>
              </w:rPr>
            </w:rPrChange>
          </w:rPr>
          <w:t>r</w:t>
        </w:r>
      </w:ins>
      <w:ins w:id="295" w:author="M" w:date="2026-06-30T21:55:58Z">
        <w:r>
          <w:rPr>
            <w:rFonts w:hint="default" w:ascii="Times New Roman Italic" w:hAnsi="Times New Roman Italic" w:eastAsia="宋体" w:cs="Times New Roman Italic"/>
            <w:i/>
            <w:iCs/>
            <w:snapToGrid w:val="0"/>
            <w:spacing w:val="-1"/>
            <w:kern w:val="0"/>
            <w:position w:val="2"/>
            <w:szCs w:val="21"/>
            <w:vertAlign w:val="subscript"/>
            <w:lang w:eastAsia="en-US"/>
            <w:rPrChange w:id="296" w:author="M" w:date="2026-06-30T22:00:36Z">
              <w:rPr>
                <w:rFonts w:hint="eastAsia"/>
              </w:rPr>
            </w:rPrChange>
          </w:rPr>
          <w:t>b</w:t>
        </w:r>
      </w:ins>
      <w:ins w:id="298" w:author="M" w:date="2026-06-30T21:55:58Z">
        <w:r>
          <w:rPr>
            <w:rFonts w:hint="eastAsia" w:ascii="Times New Roman" w:hAnsi="Times New Roman" w:eastAsia="宋体" w:cs="Times New Roman"/>
            <w:snapToGrid w:val="0"/>
            <w:spacing w:val="-1"/>
            <w:kern w:val="0"/>
            <w:position w:val="2"/>
            <w:szCs w:val="21"/>
            <w:lang w:eastAsia="en-US"/>
            <w:rPrChange w:id="299" w:author="M" w:date="2026-06-30T21:55:58Z">
              <w:rPr>
                <w:rFonts w:hint="eastAsia"/>
              </w:rPr>
            </w:rPrChange>
          </w:rPr>
          <w:t xml:space="preserve">=11.000, </w:t>
        </w:r>
      </w:ins>
      <w:ins w:id="301" w:author="M" w:date="2026-06-30T21:55:58Z">
        <w:r>
          <w:rPr>
            <w:rFonts w:hint="default" w:ascii="Times New Roman Italic" w:hAnsi="Times New Roman Italic" w:eastAsia="宋体" w:cs="Times New Roman Italic"/>
            <w:i/>
            <w:iCs/>
            <w:snapToGrid w:val="0"/>
            <w:spacing w:val="-1"/>
            <w:kern w:val="0"/>
            <w:position w:val="2"/>
            <w:szCs w:val="21"/>
            <w:lang w:eastAsia="en-US"/>
            <w:rPrChange w:id="302" w:author="M" w:date="2026-06-30T22:00:36Z">
              <w:rPr>
                <w:rFonts w:hint="eastAsia"/>
              </w:rPr>
            </w:rPrChange>
          </w:rPr>
          <w:t>r</w:t>
        </w:r>
      </w:ins>
      <w:ins w:id="304" w:author="M" w:date="2026-06-30T21:55:58Z">
        <w:r>
          <w:rPr>
            <w:rFonts w:hint="default" w:ascii="Times New Roman Italic" w:hAnsi="Times New Roman Italic" w:eastAsia="宋体" w:cs="Times New Roman Italic"/>
            <w:i/>
            <w:iCs/>
            <w:snapToGrid w:val="0"/>
            <w:spacing w:val="-1"/>
            <w:kern w:val="0"/>
            <w:position w:val="2"/>
            <w:szCs w:val="21"/>
            <w:vertAlign w:val="subscript"/>
            <w:lang w:eastAsia="en-US"/>
            <w:rPrChange w:id="305" w:author="M" w:date="2026-06-30T22:00:36Z">
              <w:rPr>
                <w:rFonts w:hint="eastAsia"/>
              </w:rPr>
            </w:rPrChange>
          </w:rPr>
          <w:t>c</w:t>
        </w:r>
      </w:ins>
      <w:ins w:id="307" w:author="M" w:date="2026-06-30T21:55:58Z">
        <w:r>
          <w:rPr>
            <w:rFonts w:hint="eastAsia" w:ascii="Times New Roman" w:hAnsi="Times New Roman" w:eastAsia="宋体" w:cs="Times New Roman"/>
            <w:snapToGrid w:val="0"/>
            <w:spacing w:val="-1"/>
            <w:kern w:val="0"/>
            <w:position w:val="2"/>
            <w:szCs w:val="21"/>
            <w:lang w:eastAsia="en-US"/>
            <w:rPrChange w:id="308" w:author="M" w:date="2026-06-30T21:55:58Z">
              <w:rPr>
                <w:rFonts w:hint="eastAsia"/>
              </w:rPr>
            </w:rPrChange>
          </w:rPr>
          <w:t>=0.008) and urinary incontinence (</w:t>
        </w:r>
      </w:ins>
      <w:ins w:id="310" w:author="M" w:date="2026-06-30T21:55:58Z">
        <w:r>
          <w:rPr>
            <w:rFonts w:hint="default" w:ascii="Times New Roman Italic" w:hAnsi="Times New Roman Italic" w:eastAsia="宋体" w:cs="Times New Roman Italic"/>
            <w:i/>
            <w:iCs/>
            <w:snapToGrid w:val="0"/>
            <w:spacing w:val="-1"/>
            <w:kern w:val="0"/>
            <w:position w:val="2"/>
            <w:szCs w:val="21"/>
            <w:lang w:eastAsia="en-US"/>
            <w:rPrChange w:id="311" w:author="M" w:date="2026-06-30T22:00:45Z">
              <w:rPr>
                <w:rFonts w:hint="eastAsia"/>
              </w:rPr>
            </w:rPrChange>
          </w:rPr>
          <w:t>r</w:t>
        </w:r>
      </w:ins>
      <w:ins w:id="313" w:author="M" w:date="2026-06-30T21:55:58Z">
        <w:r>
          <w:rPr>
            <w:rFonts w:hint="default" w:ascii="Times New Roman Italic" w:hAnsi="Times New Roman Italic" w:eastAsia="宋体" w:cs="Times New Roman Italic"/>
            <w:i/>
            <w:iCs/>
            <w:snapToGrid w:val="0"/>
            <w:spacing w:val="-1"/>
            <w:kern w:val="0"/>
            <w:position w:val="2"/>
            <w:szCs w:val="21"/>
            <w:vertAlign w:val="subscript"/>
            <w:lang w:eastAsia="en-US"/>
            <w:rPrChange w:id="314" w:author="M" w:date="2026-06-30T22:00:45Z">
              <w:rPr>
                <w:rFonts w:hint="eastAsia"/>
              </w:rPr>
            </w:rPrChange>
          </w:rPr>
          <w:t>s</w:t>
        </w:r>
      </w:ins>
      <w:ins w:id="316" w:author="M" w:date="2026-06-30T21:55:58Z">
        <w:r>
          <w:rPr>
            <w:rFonts w:hint="eastAsia" w:ascii="Times New Roman" w:hAnsi="Times New Roman" w:eastAsia="宋体" w:cs="Times New Roman"/>
            <w:snapToGrid w:val="0"/>
            <w:spacing w:val="-1"/>
            <w:kern w:val="0"/>
            <w:position w:val="2"/>
            <w:szCs w:val="21"/>
            <w:lang w:eastAsia="en-US"/>
            <w:rPrChange w:id="317" w:author="M" w:date="2026-06-30T21:55:58Z">
              <w:rPr>
                <w:rFonts w:hint="eastAsia"/>
              </w:rPr>
            </w:rPrChange>
          </w:rPr>
          <w:t xml:space="preserve">=1.004, </w:t>
        </w:r>
      </w:ins>
      <w:ins w:id="319" w:author="M" w:date="2026-06-30T21:55:58Z">
        <w:r>
          <w:rPr>
            <w:rFonts w:hint="default" w:ascii="Times New Roman Italic" w:hAnsi="Times New Roman Italic" w:eastAsia="宋体" w:cs="Times New Roman Italic"/>
            <w:i/>
            <w:iCs/>
            <w:snapToGrid w:val="0"/>
            <w:spacing w:val="-1"/>
            <w:kern w:val="0"/>
            <w:position w:val="2"/>
            <w:szCs w:val="21"/>
            <w:lang w:eastAsia="en-US"/>
            <w:rPrChange w:id="320" w:author="M" w:date="2026-06-30T22:00:45Z">
              <w:rPr>
                <w:rFonts w:hint="eastAsia"/>
              </w:rPr>
            </w:rPrChange>
          </w:rPr>
          <w:t>r</w:t>
        </w:r>
      </w:ins>
      <w:ins w:id="322" w:author="M" w:date="2026-06-30T21:55:58Z">
        <w:r>
          <w:rPr>
            <w:rFonts w:hint="default" w:ascii="Times New Roman Italic" w:hAnsi="Times New Roman Italic" w:eastAsia="宋体" w:cs="Times New Roman Italic"/>
            <w:i/>
            <w:iCs/>
            <w:snapToGrid w:val="0"/>
            <w:spacing w:val="-1"/>
            <w:kern w:val="0"/>
            <w:position w:val="2"/>
            <w:szCs w:val="21"/>
            <w:vertAlign w:val="subscript"/>
            <w:lang w:eastAsia="en-US"/>
            <w:rPrChange w:id="323" w:author="M" w:date="2026-06-30T22:00:45Z">
              <w:rPr>
                <w:rFonts w:hint="eastAsia"/>
              </w:rPr>
            </w:rPrChange>
          </w:rPr>
          <w:t>b</w:t>
        </w:r>
      </w:ins>
      <w:ins w:id="325" w:author="M" w:date="2026-06-30T21:55:58Z">
        <w:r>
          <w:rPr>
            <w:rFonts w:hint="eastAsia" w:ascii="Times New Roman" w:hAnsi="Times New Roman" w:eastAsia="宋体" w:cs="Times New Roman"/>
            <w:snapToGrid w:val="0"/>
            <w:spacing w:val="-1"/>
            <w:kern w:val="0"/>
            <w:position w:val="2"/>
            <w:szCs w:val="21"/>
            <w:lang w:eastAsia="en-US"/>
            <w:rPrChange w:id="326" w:author="M" w:date="2026-06-30T21:55:58Z">
              <w:rPr>
                <w:rFonts w:hint="eastAsia"/>
              </w:rPr>
            </w:rPrChange>
          </w:rPr>
          <w:t xml:space="preserve">=11.000, </w:t>
        </w:r>
      </w:ins>
      <w:ins w:id="328" w:author="M" w:date="2026-06-30T21:55:58Z">
        <w:r>
          <w:rPr>
            <w:rFonts w:hint="default" w:ascii="Times New Roman Italic" w:hAnsi="Times New Roman Italic" w:eastAsia="宋体" w:cs="Times New Roman Italic"/>
            <w:i/>
            <w:iCs/>
            <w:snapToGrid w:val="0"/>
            <w:spacing w:val="-1"/>
            <w:kern w:val="0"/>
            <w:position w:val="2"/>
            <w:szCs w:val="21"/>
            <w:lang w:eastAsia="en-US"/>
            <w:rPrChange w:id="329" w:author="M" w:date="2026-06-30T22:00:45Z">
              <w:rPr>
                <w:rFonts w:hint="eastAsia"/>
              </w:rPr>
            </w:rPrChange>
          </w:rPr>
          <w:t>r</w:t>
        </w:r>
      </w:ins>
      <w:ins w:id="331" w:author="M" w:date="2026-06-30T21:55:58Z">
        <w:r>
          <w:rPr>
            <w:rFonts w:hint="default" w:ascii="Times New Roman Italic" w:hAnsi="Times New Roman Italic" w:eastAsia="宋体" w:cs="Times New Roman Italic"/>
            <w:i/>
            <w:iCs/>
            <w:snapToGrid w:val="0"/>
            <w:spacing w:val="-1"/>
            <w:kern w:val="0"/>
            <w:position w:val="2"/>
            <w:szCs w:val="21"/>
            <w:vertAlign w:val="subscript"/>
            <w:lang w:eastAsia="en-US"/>
            <w:rPrChange w:id="332" w:author="M" w:date="2026-06-30T22:00:45Z">
              <w:rPr>
                <w:rFonts w:hint="eastAsia"/>
              </w:rPr>
            </w:rPrChange>
          </w:rPr>
          <w:t>c</w:t>
        </w:r>
      </w:ins>
      <w:ins w:id="334" w:author="M" w:date="2026-06-30T21:55:58Z">
        <w:r>
          <w:rPr>
            <w:rFonts w:hint="eastAsia" w:ascii="Times New Roman" w:hAnsi="Times New Roman" w:eastAsia="宋体" w:cs="Times New Roman"/>
            <w:snapToGrid w:val="0"/>
            <w:spacing w:val="-1"/>
            <w:kern w:val="0"/>
            <w:position w:val="2"/>
            <w:szCs w:val="21"/>
            <w:lang w:eastAsia="en-US"/>
            <w:rPrChange w:id="335" w:author="M" w:date="2026-06-30T21:55:58Z">
              <w:rPr>
                <w:rFonts w:hint="eastAsia"/>
              </w:rPr>
            </w:rPrChange>
          </w:rPr>
          <w:t xml:space="preserve">=0.008) were core and bridge symptoms. </w:t>
        </w:r>
      </w:ins>
      <w:ins w:id="337" w:author="M" w:date="2026-06-30T21:55:58Z">
        <w:r>
          <w:rPr>
            <w:rFonts w:hint="default" w:ascii="Times New Roman Bold" w:hAnsi="Times New Roman Bold" w:eastAsia="宋体" w:cs="Times New Roman Bold"/>
            <w:b/>
            <w:bCs/>
            <w:snapToGrid w:val="0"/>
            <w:spacing w:val="-1"/>
            <w:kern w:val="0"/>
            <w:position w:val="2"/>
            <w:szCs w:val="21"/>
            <w:lang w:eastAsia="en-US"/>
            <w:rPrChange w:id="338" w:author="M" w:date="2026-06-30T21:58:39Z">
              <w:rPr>
                <w:rFonts w:hint="eastAsia"/>
              </w:rPr>
            </w:rPrChange>
          </w:rPr>
          <w:t xml:space="preserve">Conclusions </w:t>
        </w:r>
      </w:ins>
      <w:ins w:id="340" w:author="M" w:date="2026-06-30T21:55:58Z">
        <w:r>
          <w:rPr>
            <w:rFonts w:hint="eastAsia" w:ascii="Times New Roman" w:hAnsi="Times New Roman" w:eastAsia="宋体" w:cs="Times New Roman"/>
            <w:snapToGrid w:val="0"/>
            <w:spacing w:val="-1"/>
            <w:kern w:val="0"/>
            <w:position w:val="2"/>
            <w:szCs w:val="21"/>
            <w:lang w:eastAsia="en-US"/>
            <w:rPrChange w:id="341" w:author="M" w:date="2026-06-30T21:55:58Z">
              <w:rPr>
                <w:rFonts w:hint="eastAsia"/>
              </w:rPr>
            </w:rPrChange>
          </w:rPr>
          <w:t>Symptoms in patients during the stable period after radical prostatectomy exist in the form of 3 symptom clusters. Urgency and urinary incontinence are key targets for clinical symptom management. Targeted interventions for these core symptoms may help reduce patients' symptom burden and improve their quality of life.</w:t>
        </w:r>
      </w:ins>
    </w:p>
    <w:p w14:paraId="054510D0">
      <w:pPr>
        <w:kinsoku w:val="0"/>
        <w:autoSpaceDE w:val="0"/>
        <w:autoSpaceDN w:val="0"/>
        <w:adjustRightInd w:val="0"/>
        <w:snapToGrid w:val="0"/>
        <w:ind w:firstLine="418" w:firstLineChars="200"/>
        <w:jc w:val="both"/>
        <w:textAlignment w:val="baseline"/>
        <w:rPr>
          <w:ins w:id="344" w:author="M" w:date="2026-06-30T21:55:58Z"/>
          <w:rFonts w:hint="eastAsia" w:ascii="Times New Roman" w:hAnsi="Times New Roman" w:eastAsia="宋体" w:cs="Times New Roman"/>
          <w:snapToGrid w:val="0"/>
          <w:spacing w:val="-1"/>
          <w:kern w:val="0"/>
          <w:position w:val="2"/>
          <w:szCs w:val="21"/>
          <w:lang w:eastAsia="en-US"/>
          <w:rPrChange w:id="345" w:author="M" w:date="2026-06-30T21:55:58Z">
            <w:rPr>
              <w:ins w:id="346" w:author="M" w:date="2026-06-30T21:55:58Z"/>
              <w:rFonts w:hint="eastAsia"/>
            </w:rPr>
          </w:rPrChange>
        </w:rPr>
        <w:pPrChange w:id="343" w:author="M" w:date="2026-06-30T21:56:10Z">
          <w:pPr>
            <w:kinsoku w:val="0"/>
            <w:autoSpaceDE w:val="0"/>
            <w:autoSpaceDN w:val="0"/>
            <w:adjustRightInd w:val="0"/>
            <w:snapToGrid w:val="0"/>
            <w:ind w:firstLine="416" w:firstLineChars="200"/>
            <w:jc w:val="left"/>
            <w:textAlignment w:val="baseline"/>
          </w:pPr>
        </w:pPrChange>
      </w:pPr>
      <w:ins w:id="347" w:author="M" w:date="2026-06-30T21:55:58Z">
        <w:r>
          <w:rPr>
            <w:rFonts w:hint="eastAsia" w:ascii="Times New Roman" w:hAnsi="Times New Roman" w:eastAsia="宋体" w:cs="Times New Roman"/>
            <w:b/>
            <w:bCs/>
            <w:snapToGrid w:val="0"/>
            <w:spacing w:val="-1"/>
            <w:kern w:val="0"/>
            <w:position w:val="2"/>
            <w:szCs w:val="21"/>
            <w:lang w:eastAsia="en-US"/>
            <w:rPrChange w:id="348" w:author="M" w:date="2026-06-30T21:56:13Z">
              <w:rPr>
                <w:rFonts w:hint="eastAsia"/>
              </w:rPr>
            </w:rPrChange>
          </w:rPr>
          <w:t>【Key words】</w:t>
        </w:r>
      </w:ins>
      <w:ins w:id="350" w:author="M" w:date="2026-06-30T21:55:58Z">
        <w:r>
          <w:rPr>
            <w:rFonts w:hint="eastAsia" w:ascii="Times New Roman" w:hAnsi="Times New Roman" w:eastAsia="宋体" w:cs="Times New Roman"/>
            <w:snapToGrid w:val="0"/>
            <w:spacing w:val="-1"/>
            <w:kern w:val="0"/>
            <w:position w:val="2"/>
            <w:szCs w:val="21"/>
            <w:lang w:eastAsia="en-US"/>
            <w:rPrChange w:id="351" w:author="M" w:date="2026-06-30T21:55:58Z">
              <w:rPr>
                <w:rFonts w:hint="eastAsia"/>
              </w:rPr>
            </w:rPrChange>
          </w:rPr>
          <w:t xml:space="preserve"> Prostatic neoplasms; Radical prostatectomy; Symptom cluster; Network analysis; Symptom management; Quality of life</w:t>
        </w:r>
      </w:ins>
    </w:p>
    <w:p w14:paraId="076341A0">
      <w:pPr>
        <w:kinsoku w:val="0"/>
        <w:autoSpaceDE w:val="0"/>
        <w:autoSpaceDN w:val="0"/>
        <w:adjustRightInd w:val="0"/>
        <w:snapToGrid w:val="0"/>
        <w:ind w:firstLine="418" w:firstLineChars="200"/>
        <w:jc w:val="both"/>
        <w:textAlignment w:val="baseline"/>
        <w:rPr>
          <w:ins w:id="354" w:author="M" w:date="2026-06-30T21:55:58Z"/>
          <w:rFonts w:hint="eastAsia" w:ascii="Times New Roman" w:hAnsi="Times New Roman" w:eastAsia="宋体" w:cs="Times New Roman"/>
          <w:snapToGrid w:val="0"/>
          <w:spacing w:val="-1"/>
          <w:kern w:val="0"/>
          <w:position w:val="2"/>
          <w:szCs w:val="21"/>
          <w:lang w:eastAsia="en-US"/>
          <w:rPrChange w:id="355" w:author="M" w:date="2026-06-30T21:55:58Z">
            <w:rPr>
              <w:ins w:id="356" w:author="M" w:date="2026-06-30T21:55:58Z"/>
              <w:rFonts w:hint="eastAsia"/>
            </w:rPr>
          </w:rPrChange>
        </w:rPr>
        <w:pPrChange w:id="353" w:author="M" w:date="2026-06-30T21:56:07Z">
          <w:pPr>
            <w:kinsoku w:val="0"/>
            <w:autoSpaceDE w:val="0"/>
            <w:autoSpaceDN w:val="0"/>
            <w:adjustRightInd w:val="0"/>
            <w:snapToGrid w:val="0"/>
            <w:ind w:firstLine="416" w:firstLineChars="200"/>
            <w:jc w:val="left"/>
            <w:textAlignment w:val="baseline"/>
          </w:pPr>
        </w:pPrChange>
      </w:pPr>
      <w:ins w:id="357" w:author="M" w:date="2026-06-30T21:55:58Z">
        <w:r>
          <w:rPr>
            <w:rFonts w:hint="default" w:ascii="Times New Roman Bold" w:hAnsi="Times New Roman Bold" w:eastAsia="宋体" w:cs="Times New Roman Bold"/>
            <w:b/>
            <w:bCs/>
            <w:snapToGrid w:val="0"/>
            <w:spacing w:val="-1"/>
            <w:kern w:val="0"/>
            <w:position w:val="2"/>
            <w:szCs w:val="21"/>
            <w:lang w:eastAsia="en-US"/>
            <w:rPrChange w:id="358" w:author="M" w:date="2026-06-30T22:00:57Z">
              <w:rPr>
                <w:rFonts w:hint="eastAsia"/>
              </w:rPr>
            </w:rPrChange>
          </w:rPr>
          <w:t>Fund program</w:t>
        </w:r>
      </w:ins>
      <w:ins w:id="360" w:author="M" w:date="2026-06-30T21:56:05Z">
        <w:r>
          <w:rPr>
            <w:rFonts w:hint="default" w:ascii="Times New Roman Bold" w:hAnsi="Times New Roman Bold" w:eastAsia="宋体" w:cs="Times New Roman Bold"/>
            <w:b/>
            <w:bCs/>
            <w:snapToGrid w:val="0"/>
            <w:spacing w:val="-1"/>
            <w:kern w:val="0"/>
            <w:position w:val="2"/>
            <w:szCs w:val="21"/>
            <w:lang w:val="en-US" w:eastAsia="en-US"/>
            <w:rPrChange w:id="361" w:author="M" w:date="2026-06-30T22:00:57Z">
              <w:rPr>
                <w:rFonts w:hint="default" w:ascii="Times New Roman" w:hAnsi="Times New Roman" w:eastAsia="宋体" w:cs="Times New Roman"/>
                <w:snapToGrid w:val="0"/>
                <w:spacing w:val="-1"/>
                <w:kern w:val="0"/>
                <w:position w:val="2"/>
                <w:szCs w:val="21"/>
                <w:lang w:val="en-US" w:eastAsia="en-US"/>
              </w:rPr>
            </w:rPrChange>
          </w:rPr>
          <w:t xml:space="preserve">: </w:t>
        </w:r>
      </w:ins>
      <w:ins w:id="363" w:author="M" w:date="2026-06-30T21:55:58Z">
        <w:r>
          <w:rPr>
            <w:rFonts w:hint="eastAsia" w:ascii="Times New Roman" w:hAnsi="Times New Roman" w:eastAsia="宋体" w:cs="Times New Roman"/>
            <w:snapToGrid w:val="0"/>
            <w:spacing w:val="-1"/>
            <w:kern w:val="0"/>
            <w:position w:val="2"/>
            <w:szCs w:val="21"/>
            <w:lang w:eastAsia="en-US"/>
            <w:rPrChange w:id="364" w:author="M" w:date="2026-06-30T21:55:58Z">
              <w:rPr>
                <w:rFonts w:hint="eastAsia"/>
              </w:rPr>
            </w:rPrChange>
          </w:rPr>
          <w:t>Research Project of Chinese Nursing Association (ZHKY202203); Clinical Nursing Special Research Cultivation Fund of Wuhan University (LCHL202303); Innovation Platform Support Project of Zhongnan Hospital of Wuhan University (PTXM2022023)</w:t>
        </w:r>
      </w:ins>
    </w:p>
    <w:p w14:paraId="2E8F7DE2">
      <w:pPr>
        <w:kinsoku w:val="0"/>
        <w:autoSpaceDE w:val="0"/>
        <w:autoSpaceDN w:val="0"/>
        <w:adjustRightInd w:val="0"/>
        <w:snapToGrid w:val="0"/>
        <w:ind w:firstLine="416" w:firstLineChars="200"/>
        <w:jc w:val="both"/>
        <w:textAlignment w:val="baseline"/>
        <w:rPr>
          <w:ins w:id="367" w:author="M" w:date="2026-06-30T21:55:58Z"/>
          <w:rFonts w:hint="eastAsia" w:ascii="Times New Roman" w:hAnsi="Times New Roman" w:eastAsia="宋体" w:cs="Times New Roman"/>
          <w:snapToGrid w:val="0"/>
          <w:spacing w:val="-1"/>
          <w:kern w:val="0"/>
          <w:position w:val="2"/>
          <w:szCs w:val="21"/>
          <w:lang w:eastAsia="en-US"/>
          <w:rPrChange w:id="368" w:author="M" w:date="2026-06-30T21:55:58Z">
            <w:rPr>
              <w:ins w:id="369" w:author="M" w:date="2026-06-30T21:55:58Z"/>
              <w:rFonts w:hint="eastAsia"/>
            </w:rPr>
          </w:rPrChange>
        </w:rPr>
        <w:pPrChange w:id="366" w:author="M" w:date="2026-06-30T21:56:01Z">
          <w:pPr>
            <w:kinsoku w:val="0"/>
            <w:autoSpaceDE w:val="0"/>
            <w:autoSpaceDN w:val="0"/>
            <w:adjustRightInd w:val="0"/>
            <w:snapToGrid w:val="0"/>
            <w:ind w:firstLine="416" w:firstLineChars="200"/>
            <w:jc w:val="left"/>
            <w:textAlignment w:val="baseline"/>
          </w:pPr>
        </w:pPrChange>
      </w:pPr>
      <w:ins w:id="370" w:author="M" w:date="2026-06-30T21:55:58Z">
        <w:r>
          <w:rPr>
            <w:rFonts w:hint="eastAsia" w:ascii="Times New Roman" w:hAnsi="Times New Roman" w:eastAsia="宋体" w:cs="Times New Roman"/>
            <w:snapToGrid w:val="0"/>
            <w:spacing w:val="-1"/>
            <w:kern w:val="0"/>
            <w:position w:val="2"/>
            <w:szCs w:val="21"/>
            <w:lang w:eastAsia="en-US"/>
            <w:rPrChange w:id="371" w:author="M" w:date="2026-06-30T21:55:58Z">
              <w:rPr>
                <w:rFonts w:hint="eastAsia"/>
              </w:rPr>
            </w:rPrChange>
          </w:rPr>
          <w:t>DOI: 10.3760/cma.j.cn115682-20251224-06888</w:t>
        </w:r>
      </w:ins>
    </w:p>
    <w:p w14:paraId="7C938D49">
      <w:pPr>
        <w:kinsoku w:val="0"/>
        <w:autoSpaceDE w:val="0"/>
        <w:autoSpaceDN w:val="0"/>
        <w:adjustRightInd w:val="0"/>
        <w:snapToGrid w:val="0"/>
        <w:ind w:firstLine="0" w:firstLineChars="0"/>
        <w:jc w:val="both"/>
        <w:textAlignment w:val="baseline"/>
        <w:rPr>
          <w:ins w:id="374" w:author="M" w:date="2026-06-30T21:55:58Z"/>
          <w:rFonts w:hint="eastAsia" w:ascii="Times New Roman" w:hAnsi="Times New Roman" w:eastAsia="宋体" w:cs="Times New Roman"/>
          <w:snapToGrid w:val="0"/>
          <w:spacing w:val="-1"/>
          <w:kern w:val="0"/>
          <w:position w:val="2"/>
          <w:szCs w:val="21"/>
          <w:lang w:eastAsia="en-US"/>
          <w:rPrChange w:id="375" w:author="M" w:date="2026-06-30T21:55:58Z">
            <w:rPr>
              <w:ins w:id="376" w:author="M" w:date="2026-06-30T21:55:58Z"/>
              <w:rFonts w:hint="eastAsia"/>
            </w:rPr>
          </w:rPrChange>
        </w:rPr>
        <w:pPrChange w:id="373" w:author="M" w:date="2026-06-30T21:55:51Z">
          <w:pPr>
            <w:kinsoku w:val="0"/>
            <w:autoSpaceDE w:val="0"/>
            <w:autoSpaceDN w:val="0"/>
            <w:adjustRightInd w:val="0"/>
            <w:snapToGrid w:val="0"/>
            <w:ind w:firstLine="416" w:firstLineChars="200"/>
            <w:jc w:val="left"/>
            <w:textAlignment w:val="baseline"/>
          </w:pPr>
        </w:pPrChange>
      </w:pPr>
    </w:p>
    <w:p w14:paraId="4E773D6C">
      <w:pPr>
        <w:kinsoku w:val="0"/>
        <w:autoSpaceDE w:val="0"/>
        <w:autoSpaceDN w:val="0"/>
        <w:adjustRightInd w:val="0"/>
        <w:snapToGrid w:val="0"/>
        <w:ind w:firstLine="0" w:firstLineChars="0"/>
        <w:jc w:val="both"/>
        <w:textAlignment w:val="baseline"/>
        <w:rPr>
          <w:rFonts w:ascii="Times New Roman" w:hAnsi="Times New Roman" w:eastAsia="宋体" w:cs="Times New Roman"/>
          <w:snapToGrid w:val="0"/>
          <w:spacing w:val="-1"/>
          <w:kern w:val="0"/>
          <w:position w:val="2"/>
          <w:szCs w:val="21"/>
          <w:lang w:eastAsia="en-US"/>
        </w:rPr>
        <w:pPrChange w:id="377" w:author="M" w:date="2026-06-30T21:55:51Z">
          <w:pPr>
            <w:kinsoku w:val="0"/>
            <w:autoSpaceDE w:val="0"/>
            <w:autoSpaceDN w:val="0"/>
            <w:adjustRightInd w:val="0"/>
            <w:snapToGrid w:val="0"/>
            <w:ind w:firstLine="416" w:firstLineChars="200"/>
            <w:jc w:val="left"/>
            <w:textAlignment w:val="baseline"/>
          </w:pPr>
        </w:pPrChange>
      </w:pPr>
    </w:p>
    <w:p w14:paraId="4F7C360B">
      <w:pPr>
        <w:pStyle w:val="12"/>
        <w:widowControl/>
        <w:snapToGrid w:val="0"/>
        <w:spacing w:before="0" w:line="240" w:lineRule="auto"/>
        <w:ind w:left="0" w:firstLine="424" w:firstLineChars="200"/>
        <w:rPr>
          <w:rFonts w:ascii="Times New Roman" w:hAnsi="Times New Roman"/>
          <w:szCs w:val="21"/>
        </w:rPr>
      </w:pPr>
      <w:r>
        <w:rPr>
          <w:rFonts w:ascii="Times New Roman" w:hAnsi="Times New Roman"/>
          <w:szCs w:val="21"/>
        </w:rPr>
        <w:t>前列腺癌是男性泌尿生殖系统中较为常见的恶性肿瘤之一。依据国家癌症中心最新发布的数据，2022年我国新诊断的前列腺癌病例为13.42万</w:t>
      </w:r>
      <w:sdt>
        <w:sdtPr>
          <w:alias w:val="语法错误"/>
          <w:tag w:val="reviewtag_"/>
          <w:id w:val="3053716"/>
        </w:sdtPr>
        <w:sdtContent>
          <w:bookmarkStart w:id="9" w:name="bkReivew3053716"/>
          <w:r>
            <w:rPr>
              <w:rFonts w:ascii="Times New Roman" w:hAnsi="Times New Roman"/>
              <w:color w:val="0072FF"/>
              <w:szCs w:val="21"/>
            </w:rPr>
            <w:t>，</w:t>
          </w:r>
          <w:bookmarkEnd w:id="9"/>
        </w:sdtContent>
      </w:sdt>
      <w:r>
        <w:rPr>
          <w:rFonts w:ascii="Times New Roman" w:hAnsi="Times New Roman"/>
          <w:szCs w:val="21"/>
        </w:rPr>
        <w:t>位居男性恶性肿瘤发病的第6位，前列腺癌死亡</w:t>
      </w:r>
      <w:r>
        <w:rPr>
          <w:rFonts w:hint="eastAsia" w:ascii="Times New Roman" w:hAnsi="Times New Roman"/>
          <w:szCs w:val="21"/>
        </w:rPr>
        <w:t>病例为</w:t>
      </w:r>
      <w:r>
        <w:rPr>
          <w:rFonts w:ascii="Times New Roman" w:hAnsi="Times New Roman"/>
          <w:szCs w:val="21"/>
        </w:rPr>
        <w:t>4.75万</w:t>
      </w:r>
      <w:sdt>
        <w:sdtPr>
          <w:alias w:val="语法错误"/>
          <w:tag w:val="reviewtag_"/>
          <w:id w:val="1061425"/>
        </w:sdtPr>
        <w:sdtContent>
          <w:bookmarkStart w:id="10" w:name="bkReivew1061425"/>
          <w:r>
            <w:rPr>
              <w:rFonts w:ascii="Times New Roman" w:hAnsi="Times New Roman"/>
              <w:color w:val="0072FF"/>
              <w:szCs w:val="21"/>
            </w:rPr>
            <w:t>，</w:t>
          </w:r>
          <w:bookmarkEnd w:id="10"/>
        </w:sdtContent>
      </w:sdt>
      <w:r>
        <w:rPr>
          <w:rFonts w:ascii="Times New Roman" w:hAnsi="Times New Roman"/>
          <w:szCs w:val="21"/>
        </w:rPr>
        <w:t>位居男性恶性肿瘤死亡第7位</w:t>
      </w:r>
      <w:r>
        <w:rPr>
          <w:rFonts w:ascii="Times New Roman" w:hAnsi="Times New Roman"/>
          <w:szCs w:val="21"/>
          <w:vertAlign w:val="superscript"/>
        </w:rPr>
        <w:t>[1]</w:t>
      </w:r>
      <w:r>
        <w:rPr>
          <w:rFonts w:ascii="Times New Roman" w:hAnsi="Times New Roman"/>
          <w:szCs w:val="21"/>
        </w:rPr>
        <w:t>。随着前列腺癌筛查技术的普及和诊疗水平的提高，早期前列腺癌的检出率</w:t>
      </w:r>
      <w:r>
        <w:rPr>
          <w:rFonts w:hint="eastAsia" w:ascii="Times New Roman" w:hAnsi="Times New Roman"/>
          <w:szCs w:val="21"/>
        </w:rPr>
        <w:t>有所提升</w:t>
      </w:r>
      <w:r>
        <w:rPr>
          <w:rFonts w:ascii="Times New Roman" w:hAnsi="Times New Roman"/>
          <w:szCs w:val="21"/>
        </w:rPr>
        <w:t>。前列腺癌根治术是指南推荐的治疗局限性前列腺癌及部分局部进展性前列腺癌的标准术式</w:t>
      </w:r>
      <w:r>
        <w:rPr>
          <w:rFonts w:ascii="Times New Roman" w:hAnsi="Times New Roman"/>
          <w:szCs w:val="21"/>
          <w:vertAlign w:val="superscript"/>
        </w:rPr>
        <w:t>[2]</w:t>
      </w:r>
      <w:r>
        <w:rPr>
          <w:rFonts w:ascii="Times New Roman" w:hAnsi="Times New Roman"/>
          <w:szCs w:val="21"/>
        </w:rPr>
        <w:t>。尽管该手术能够提高患者的生存率，但术后患者往往面临多种不同程度的症状困扰，非特异性症状包括疲劳、睡眠障碍、便秘和疼痛等</w:t>
      </w:r>
      <w:r>
        <w:rPr>
          <w:rFonts w:ascii="Times New Roman" w:hAnsi="Times New Roman"/>
          <w:szCs w:val="21"/>
          <w:vertAlign w:val="superscript"/>
        </w:rPr>
        <w:t>[3]</w:t>
      </w:r>
      <w:r>
        <w:rPr>
          <w:rFonts w:ascii="Times New Roman" w:hAnsi="Times New Roman"/>
          <w:szCs w:val="21"/>
        </w:rPr>
        <w:t>；特异性症状包括尿失禁、尿路梗阻、尿路刺激症状、性功能障碍及内分泌紊乱症状等</w:t>
      </w:r>
      <w:r>
        <w:rPr>
          <w:rFonts w:ascii="Times New Roman" w:hAnsi="Times New Roman"/>
          <w:szCs w:val="21"/>
          <w:vertAlign w:val="superscript"/>
        </w:rPr>
        <w:t>[4]</w:t>
      </w:r>
      <w:r>
        <w:rPr>
          <w:rFonts w:ascii="Times New Roman" w:hAnsi="Times New Roman"/>
          <w:szCs w:val="21"/>
        </w:rPr>
        <w:t>。这些症状并非单独出现，常表现为多种症状共同出现且紧密相关，形成症状群</w:t>
      </w:r>
      <w:r>
        <w:rPr>
          <w:rFonts w:ascii="Times New Roman" w:hAnsi="Times New Roman"/>
          <w:szCs w:val="21"/>
          <w:vertAlign w:val="superscript"/>
        </w:rPr>
        <w:t>[5]</w:t>
      </w:r>
      <w:r>
        <w:rPr>
          <w:rFonts w:ascii="Times New Roman" w:hAnsi="Times New Roman"/>
          <w:szCs w:val="21"/>
        </w:rPr>
        <w:t>。2001年，Dodd</w:t>
      </w:r>
      <w:r>
        <w:rPr>
          <w:rFonts w:hint="eastAsia" w:ascii="Times New Roman" w:hAnsi="Times New Roman"/>
          <w:szCs w:val="21"/>
        </w:rPr>
        <w:t>等</w:t>
      </w:r>
      <w:r>
        <w:rPr>
          <w:rFonts w:ascii="Times New Roman" w:hAnsi="Times New Roman"/>
          <w:szCs w:val="21"/>
          <w:vertAlign w:val="superscript"/>
        </w:rPr>
        <w:t>[6]</w:t>
      </w:r>
      <w:r>
        <w:rPr>
          <w:rFonts w:ascii="Times New Roman" w:hAnsi="Times New Roman"/>
          <w:szCs w:val="21"/>
        </w:rPr>
        <w:t>采用症状群</w:t>
      </w:r>
      <w:r>
        <w:rPr>
          <w:rFonts w:hint="eastAsia" w:ascii="Times New Roman" w:hAnsi="Times New Roman"/>
          <w:szCs w:val="21"/>
        </w:rPr>
        <w:t>这一</w:t>
      </w:r>
      <w:r>
        <w:rPr>
          <w:rFonts w:ascii="Times New Roman" w:hAnsi="Times New Roman"/>
          <w:szCs w:val="21"/>
        </w:rPr>
        <w:t>术语来描述该现象。2010年，Molassiotis等</w:t>
      </w:r>
      <w:r>
        <w:rPr>
          <w:rFonts w:ascii="Times New Roman" w:hAnsi="Times New Roman"/>
          <w:szCs w:val="21"/>
          <w:vertAlign w:val="superscript"/>
        </w:rPr>
        <w:t>[7]</w:t>
      </w:r>
      <w:r>
        <w:rPr>
          <w:rFonts w:ascii="Times New Roman" w:hAnsi="Times New Roman"/>
          <w:szCs w:val="21"/>
        </w:rPr>
        <w:t>对症状群概念进行了修订，将其界定为在特定时间段内相互关联的</w:t>
      </w:r>
      <w:r>
        <w:rPr>
          <w:rFonts w:hint="eastAsia" w:ascii="Times New Roman" w:hAnsi="Times New Roman"/>
          <w:szCs w:val="21"/>
        </w:rPr>
        <w:t>2</w:t>
      </w:r>
      <w:r>
        <w:rPr>
          <w:rFonts w:ascii="Times New Roman" w:hAnsi="Times New Roman"/>
          <w:szCs w:val="21"/>
        </w:rPr>
        <w:t>个或多个具有临床价值的症状。近年</w:t>
      </w:r>
      <w:r>
        <w:rPr>
          <w:rFonts w:hint="eastAsia" w:ascii="Times New Roman" w:hAnsi="Times New Roman"/>
          <w:szCs w:val="21"/>
        </w:rPr>
        <w:t>来</w:t>
      </w:r>
      <w:r>
        <w:rPr>
          <w:rFonts w:ascii="Times New Roman" w:hAnsi="Times New Roman"/>
          <w:szCs w:val="21"/>
        </w:rPr>
        <w:t>的研究进一步深化了对症状管理的理解，揭示</w:t>
      </w:r>
      <w:r>
        <w:rPr>
          <w:rFonts w:hint="eastAsia" w:ascii="Times New Roman" w:hAnsi="Times New Roman"/>
          <w:szCs w:val="21"/>
        </w:rPr>
        <w:t>了</w:t>
      </w:r>
      <w:r>
        <w:rPr>
          <w:rFonts w:ascii="Times New Roman" w:hAnsi="Times New Roman"/>
          <w:szCs w:val="21"/>
        </w:rPr>
        <w:t>症状间关系并非简单线性，而是患者所经历的症状之间存在更复杂的相互影响</w:t>
      </w:r>
      <w:r>
        <w:rPr>
          <w:rFonts w:ascii="Times New Roman" w:hAnsi="Times New Roman"/>
          <w:szCs w:val="21"/>
          <w:vertAlign w:val="superscript"/>
        </w:rPr>
        <w:t>[8]</w:t>
      </w:r>
      <w:r>
        <w:rPr>
          <w:rFonts w:ascii="Times New Roman" w:hAnsi="Times New Roman"/>
          <w:szCs w:val="21"/>
        </w:rPr>
        <w:t>。对于症状关系的探索更倾向于利用网络分析，通过描述症状网络的中心性，分析核心症状、桥梁症状等特征，深入阐述症状之间的相关关系</w:t>
      </w:r>
      <w:r>
        <w:rPr>
          <w:rFonts w:ascii="Times New Roman" w:hAnsi="Times New Roman"/>
          <w:szCs w:val="21"/>
          <w:vertAlign w:val="superscript"/>
        </w:rPr>
        <w:t>[9]</w:t>
      </w:r>
      <w:r>
        <w:rPr>
          <w:rFonts w:ascii="Times New Roman" w:hAnsi="Times New Roman"/>
          <w:szCs w:val="21"/>
        </w:rPr>
        <w:t>。相较于单一症状分析或症状群分析，多症状网络分析在预测患者预后方面更具优势</w:t>
      </w:r>
      <w:r>
        <w:rPr>
          <w:rFonts w:ascii="Times New Roman" w:hAnsi="Times New Roman"/>
          <w:szCs w:val="21"/>
          <w:vertAlign w:val="superscript"/>
        </w:rPr>
        <w:t>[10]</w:t>
      </w:r>
      <w:r>
        <w:rPr>
          <w:rFonts w:ascii="Times New Roman" w:hAnsi="Times New Roman"/>
          <w:szCs w:val="21"/>
        </w:rPr>
        <w:t>。当前，大多数前列腺癌术后症状</w:t>
      </w:r>
      <w:r>
        <w:rPr>
          <w:rFonts w:hint="eastAsia" w:ascii="Times New Roman" w:hAnsi="Times New Roman"/>
          <w:szCs w:val="21"/>
        </w:rPr>
        <w:t>的</w:t>
      </w:r>
      <w:r>
        <w:rPr>
          <w:rFonts w:ascii="Times New Roman" w:hAnsi="Times New Roman"/>
          <w:szCs w:val="21"/>
        </w:rPr>
        <w:t>研究仍停留在单一症状层面，尚缺乏应用症状群网络分析来深入解析症状间复杂的相互作用。前列腺癌根治术后患者的症状轨迹随</w:t>
      </w:r>
      <w:r>
        <w:rPr>
          <w:rFonts w:hint="eastAsia" w:ascii="Times New Roman" w:hAnsi="Times New Roman"/>
          <w:szCs w:val="21"/>
        </w:rPr>
        <w:t>术后</w:t>
      </w:r>
      <w:r>
        <w:rPr>
          <w:rFonts w:ascii="Times New Roman" w:hAnsi="Times New Roman"/>
          <w:szCs w:val="21"/>
        </w:rPr>
        <w:t>恢复阶段的不同而动态变化</w:t>
      </w:r>
      <w:r>
        <w:rPr>
          <w:rFonts w:ascii="Times New Roman" w:hAnsi="Times New Roman"/>
          <w:szCs w:val="21"/>
          <w:vertAlign w:val="superscript"/>
        </w:rPr>
        <w:t>[11]</w:t>
      </w:r>
      <w:r>
        <w:rPr>
          <w:rFonts w:ascii="Times New Roman" w:hAnsi="Times New Roman"/>
          <w:szCs w:val="21"/>
        </w:rPr>
        <w:t>。术后稳定期是患者重返日常生活、进行长期康复的关键节点。此阶段症状群和核心症状的识别与管理对改善患者远期生活质量至关重要。基于此，本研究旨在探讨前列腺癌根治术后稳定期患者症状的发生</w:t>
      </w:r>
      <w:r>
        <w:rPr>
          <w:rFonts w:hint="eastAsia" w:ascii="Times New Roman" w:hAnsi="Times New Roman"/>
          <w:szCs w:val="21"/>
        </w:rPr>
        <w:t>情况</w:t>
      </w:r>
      <w:r>
        <w:rPr>
          <w:rFonts w:ascii="Times New Roman" w:hAnsi="Times New Roman"/>
          <w:szCs w:val="21"/>
        </w:rPr>
        <w:t>，通过探索性因子</w:t>
      </w:r>
      <w:r>
        <w:rPr>
          <w:rFonts w:hint="eastAsia" w:ascii="Times New Roman" w:hAnsi="Times New Roman"/>
          <w:szCs w:val="21"/>
        </w:rPr>
        <w:t>分析</w:t>
      </w:r>
      <w:r>
        <w:rPr>
          <w:rFonts w:ascii="Times New Roman" w:hAnsi="Times New Roman"/>
          <w:szCs w:val="21"/>
        </w:rPr>
        <w:t>识别症状群，并基于网络分析构建症状网络以识别网络中的核心症状，为临床制</w:t>
      </w:r>
      <w:r>
        <w:rPr>
          <w:rFonts w:hint="eastAsia" w:ascii="Times New Roman" w:hAnsi="Times New Roman"/>
          <w:szCs w:val="21"/>
        </w:rPr>
        <w:t>订</w:t>
      </w:r>
      <w:r>
        <w:rPr>
          <w:rFonts w:ascii="Times New Roman" w:hAnsi="Times New Roman"/>
          <w:szCs w:val="21"/>
        </w:rPr>
        <w:t>稳定期症状管理方案提供依据。</w:t>
      </w:r>
    </w:p>
    <w:p w14:paraId="6B322DB8">
      <w:pPr>
        <w:widowControl/>
        <w:kinsoku w:val="0"/>
        <w:autoSpaceDE w:val="0"/>
        <w:autoSpaceDN w:val="0"/>
        <w:adjustRightInd w:val="0"/>
        <w:snapToGrid w:val="0"/>
        <w:ind w:firstLine="402" w:firstLineChars="200"/>
        <w:textAlignment w:val="baseline"/>
        <w:outlineLvl w:val="0"/>
        <w:rPr>
          <w:rFonts w:ascii="Times New Roman" w:hAnsi="Times New Roman" w:eastAsia="宋体" w:cs="Times New Roman"/>
          <w:b/>
          <w:bCs/>
          <w:snapToGrid w:val="0"/>
          <w:spacing w:val="-5"/>
          <w:kern w:val="0"/>
          <w:szCs w:val="21"/>
        </w:rPr>
      </w:pPr>
      <w:bookmarkStart w:id="11" w:name="_Toc30767"/>
      <w:bookmarkStart w:id="12" w:name="_Toc27934"/>
      <w:r>
        <w:rPr>
          <w:rFonts w:hint="eastAsia" w:ascii="Times New Roman" w:hAnsi="Times New Roman" w:eastAsia="宋体" w:cs="Times New Roman"/>
          <w:b/>
          <w:bCs/>
          <w:snapToGrid w:val="0"/>
          <w:spacing w:val="-5"/>
          <w:kern w:val="0"/>
          <w:szCs w:val="21"/>
        </w:rPr>
        <w:t>一、对象与方法</w:t>
      </w:r>
      <w:bookmarkEnd w:id="11"/>
      <w:bookmarkEnd w:id="12"/>
      <w:bookmarkStart w:id="13" w:name="pindex19"/>
      <w:bookmarkEnd w:id="13"/>
    </w:p>
    <w:p w14:paraId="7F10D0FE">
      <w:pPr>
        <w:pStyle w:val="3"/>
        <w:keepNext/>
        <w:snapToGrid w:val="0"/>
        <w:spacing w:before="0" w:beforeLines="0" w:after="0" w:afterLines="0" w:line="240" w:lineRule="auto"/>
        <w:ind w:firstLine="410" w:firstLineChars="200"/>
        <w:rPr>
          <w:rFonts w:eastAsia="宋体"/>
          <w:b w:val="0"/>
          <w:snapToGrid w:val="0"/>
          <w:spacing w:val="-3"/>
          <w:kern w:val="0"/>
          <w:sz w:val="21"/>
          <w:szCs w:val="21"/>
        </w:rPr>
      </w:pPr>
      <w:bookmarkStart w:id="14" w:name="_Toc28775"/>
      <w:bookmarkStart w:id="15" w:name="_Toc8351"/>
      <w:bookmarkStart w:id="16" w:name="sys20063"/>
      <w:r>
        <w:rPr>
          <w:rFonts w:hint="eastAsia" w:eastAsia="宋体"/>
          <w:bCs/>
          <w:snapToGrid w:val="0"/>
          <w:spacing w:val="-3"/>
          <w:kern w:val="0"/>
          <w:sz w:val="21"/>
          <w:szCs w:val="21"/>
          <w:highlight w:val="lightGray"/>
        </w:rPr>
        <w:t>（一）研究</w:t>
      </w:r>
      <w:r>
        <w:rPr>
          <w:rFonts w:eastAsia="宋体"/>
          <w:bCs/>
          <w:snapToGrid w:val="0"/>
          <w:spacing w:val="-3"/>
          <w:kern w:val="0"/>
          <w:sz w:val="21"/>
          <w:szCs w:val="21"/>
          <w:highlight w:val="lightGray"/>
        </w:rPr>
        <w:t>对象</w:t>
      </w:r>
      <w:bookmarkEnd w:id="14"/>
      <w:bookmarkEnd w:id="15"/>
      <w:r>
        <w:rPr>
          <w:rFonts w:eastAsia="宋体"/>
          <w:bCs/>
          <w:snapToGrid w:val="0"/>
          <w:spacing w:val="-3"/>
          <w:kern w:val="0"/>
          <w:sz w:val="21"/>
          <w:szCs w:val="21"/>
          <w:highlight w:val="lightGray"/>
        </w:rPr>
        <w:t>：</w:t>
      </w:r>
      <w:r>
        <w:rPr>
          <w:rFonts w:eastAsia="宋体"/>
          <w:b w:val="0"/>
          <w:snapToGrid w:val="0"/>
          <w:spacing w:val="-3"/>
          <w:kern w:val="0"/>
          <w:sz w:val="21"/>
          <w:szCs w:val="21"/>
          <w:highlight w:val="lightGray"/>
        </w:rPr>
        <w:t>采用便利抽样法，选取2023年6月</w:t>
      </w:r>
      <w:r>
        <w:rPr>
          <w:rFonts w:hint="eastAsia" w:eastAsia="宋体"/>
          <w:b w:val="0"/>
          <w:snapToGrid w:val="0"/>
          <w:spacing w:val="-3"/>
          <w:kern w:val="0"/>
          <w:sz w:val="21"/>
          <w:szCs w:val="21"/>
          <w:highlight w:val="lightGray"/>
        </w:rPr>
        <w:t>—</w:t>
      </w:r>
      <w:r>
        <w:rPr>
          <w:rFonts w:eastAsia="宋体"/>
          <w:b w:val="0"/>
          <w:snapToGrid w:val="0"/>
          <w:spacing w:val="-3"/>
          <w:kern w:val="0"/>
          <w:sz w:val="21"/>
          <w:szCs w:val="21"/>
          <w:highlight w:val="lightGray"/>
        </w:rPr>
        <w:t>2025年6月在</w:t>
      </w:r>
      <w:r>
        <w:rPr>
          <w:rFonts w:eastAsia="宋体"/>
          <w:sz w:val="21"/>
          <w:szCs w:val="21"/>
          <w:highlight w:val="lightGray"/>
        </w:rPr>
        <w:t>武汉大学中南医院</w:t>
      </w:r>
      <w:r>
        <w:rPr>
          <w:rFonts w:eastAsia="宋体"/>
          <w:b w:val="0"/>
          <w:snapToGrid w:val="0"/>
          <w:spacing w:val="-3"/>
          <w:kern w:val="0"/>
          <w:sz w:val="21"/>
          <w:szCs w:val="21"/>
          <w:highlight w:val="lightGray"/>
        </w:rPr>
        <w:t>泌尿外科</w:t>
      </w:r>
      <w:r>
        <w:rPr>
          <w:rFonts w:hint="eastAsia" w:eastAsia="宋体"/>
          <w:b w:val="0"/>
          <w:snapToGrid w:val="0"/>
          <w:spacing w:val="-3"/>
          <w:kern w:val="0"/>
          <w:sz w:val="21"/>
          <w:szCs w:val="21"/>
          <w:highlight w:val="lightGray"/>
        </w:rPr>
        <w:t>接受</w:t>
      </w:r>
      <w:r>
        <w:rPr>
          <w:rFonts w:eastAsia="宋体"/>
          <w:b w:val="0"/>
          <w:snapToGrid w:val="0"/>
          <w:spacing w:val="-3"/>
          <w:kern w:val="0"/>
          <w:sz w:val="21"/>
          <w:szCs w:val="21"/>
          <w:highlight w:val="lightGray"/>
        </w:rPr>
        <w:t>手术的前列腺癌患者为研究对象。</w:t>
      </w:r>
      <w:bookmarkEnd w:id="16"/>
      <w:r>
        <w:rPr>
          <w:rFonts w:eastAsia="宋体"/>
          <w:bCs/>
          <w:snapToGrid w:val="0"/>
          <w:spacing w:val="-3"/>
          <w:kern w:val="0"/>
          <w:sz w:val="21"/>
          <w:szCs w:val="21"/>
        </w:rPr>
        <w:t>纳入标准：</w:t>
      </w:r>
      <w:r>
        <w:rPr>
          <w:rFonts w:hint="eastAsia" w:eastAsia="宋体"/>
          <w:b w:val="0"/>
          <w:snapToGrid w:val="0"/>
          <w:spacing w:val="-3"/>
          <w:kern w:val="0"/>
          <w:sz w:val="21"/>
          <w:szCs w:val="21"/>
        </w:rPr>
        <w:t>（1）</w:t>
      </w:r>
      <w:r>
        <w:rPr>
          <w:rFonts w:eastAsia="宋体"/>
          <w:b w:val="0"/>
          <w:snapToGrid w:val="0"/>
          <w:spacing w:val="-3"/>
          <w:kern w:val="0"/>
          <w:sz w:val="21"/>
          <w:szCs w:val="21"/>
        </w:rPr>
        <w:t>年龄</w:t>
      </w:r>
      <w:r>
        <w:rPr>
          <w:rFonts w:hint="eastAsia" w:eastAsia="宋体"/>
          <w:b w:val="0"/>
          <w:snapToGrid w:val="0"/>
          <w:spacing w:val="-3"/>
          <w:kern w:val="0"/>
          <w:sz w:val="21"/>
          <w:szCs w:val="21"/>
        </w:rPr>
        <w:t>≥</w:t>
      </w:r>
      <w:r>
        <w:rPr>
          <w:rFonts w:eastAsia="宋体"/>
          <w:b w:val="0"/>
          <w:snapToGrid w:val="0"/>
          <w:spacing w:val="-3"/>
          <w:kern w:val="0"/>
          <w:sz w:val="21"/>
          <w:szCs w:val="21"/>
        </w:rPr>
        <w:t>18岁；</w:t>
      </w:r>
      <w:r>
        <w:rPr>
          <w:rFonts w:hint="eastAsia" w:eastAsia="宋体"/>
          <w:b w:val="0"/>
          <w:snapToGrid w:val="0"/>
          <w:spacing w:val="-3"/>
          <w:kern w:val="0"/>
          <w:sz w:val="21"/>
          <w:szCs w:val="21"/>
        </w:rPr>
        <w:t>（2）</w:t>
      </w:r>
      <w:r>
        <w:rPr>
          <w:rFonts w:eastAsia="宋体"/>
          <w:b w:val="0"/>
          <w:snapToGrid w:val="0"/>
          <w:spacing w:val="-3"/>
          <w:kern w:val="0"/>
          <w:sz w:val="21"/>
          <w:szCs w:val="21"/>
        </w:rPr>
        <w:t>经病理诊断确诊为前列腺癌，且接受前列腺癌根治术治疗；</w:t>
      </w:r>
      <w:r>
        <w:rPr>
          <w:rFonts w:hint="eastAsia" w:eastAsia="宋体"/>
          <w:b w:val="0"/>
          <w:snapToGrid w:val="0"/>
          <w:spacing w:val="-3"/>
          <w:kern w:val="0"/>
          <w:sz w:val="21"/>
          <w:szCs w:val="21"/>
        </w:rPr>
        <w:t>（3）</w:t>
      </w:r>
      <w:r>
        <w:rPr>
          <w:rFonts w:eastAsia="宋体"/>
          <w:b w:val="0"/>
          <w:snapToGrid w:val="0"/>
          <w:spacing w:val="-3"/>
          <w:kern w:val="0"/>
          <w:sz w:val="21"/>
          <w:szCs w:val="21"/>
        </w:rPr>
        <w:t>处于术后稳定期，即手术结束时间</w:t>
      </w:r>
      <w:r>
        <w:rPr>
          <w:rFonts w:hint="eastAsia" w:eastAsia="宋体"/>
          <w:b w:val="0"/>
          <w:snapToGrid w:val="0"/>
          <w:spacing w:val="-3"/>
          <w:kern w:val="0"/>
          <w:sz w:val="21"/>
          <w:szCs w:val="21"/>
        </w:rPr>
        <w:t>≥</w:t>
      </w:r>
      <w:r>
        <w:rPr>
          <w:rFonts w:eastAsia="宋体"/>
          <w:b w:val="0"/>
          <w:snapToGrid w:val="0"/>
          <w:spacing w:val="-3"/>
          <w:kern w:val="0"/>
          <w:sz w:val="21"/>
          <w:szCs w:val="21"/>
        </w:rPr>
        <w:t>1个月，且无严重急性并发症；</w:t>
      </w:r>
      <w:r>
        <w:rPr>
          <w:rFonts w:hint="eastAsia" w:eastAsia="宋体"/>
          <w:b w:val="0"/>
          <w:snapToGrid w:val="0"/>
          <w:spacing w:val="-3"/>
          <w:kern w:val="0"/>
          <w:sz w:val="21"/>
          <w:szCs w:val="21"/>
        </w:rPr>
        <w:t>（4）</w:t>
      </w:r>
      <w:r>
        <w:rPr>
          <w:rFonts w:eastAsia="宋体"/>
          <w:b w:val="0"/>
          <w:snapToGrid w:val="0"/>
          <w:spacing w:val="-3"/>
          <w:kern w:val="0"/>
          <w:sz w:val="21"/>
          <w:szCs w:val="21"/>
        </w:rPr>
        <w:t>意识清楚，无认知及沟通障碍；</w:t>
      </w:r>
      <w:r>
        <w:rPr>
          <w:rFonts w:hint="eastAsia" w:eastAsia="宋体"/>
          <w:b w:val="0"/>
          <w:snapToGrid w:val="0"/>
          <w:spacing w:val="-3"/>
          <w:kern w:val="0"/>
          <w:sz w:val="21"/>
          <w:szCs w:val="21"/>
        </w:rPr>
        <w:t>（5）</w:t>
      </w:r>
      <w:r>
        <w:rPr>
          <w:rFonts w:eastAsia="宋体"/>
          <w:b w:val="0"/>
          <w:snapToGrid w:val="0"/>
          <w:spacing w:val="-3"/>
          <w:kern w:val="0"/>
          <w:sz w:val="21"/>
          <w:szCs w:val="21"/>
        </w:rPr>
        <w:t>自愿参与本研究。</w:t>
      </w:r>
      <w:r>
        <w:rPr>
          <w:rFonts w:eastAsia="宋体"/>
          <w:bCs/>
          <w:snapToGrid w:val="0"/>
          <w:spacing w:val="-3"/>
          <w:kern w:val="0"/>
          <w:sz w:val="21"/>
          <w:szCs w:val="21"/>
        </w:rPr>
        <w:t>排除标准：</w:t>
      </w:r>
      <w:r>
        <w:rPr>
          <w:rFonts w:hint="eastAsia" w:eastAsia="宋体"/>
          <w:b w:val="0"/>
          <w:snapToGrid w:val="0"/>
          <w:spacing w:val="-3"/>
          <w:kern w:val="0"/>
          <w:sz w:val="21"/>
          <w:szCs w:val="21"/>
        </w:rPr>
        <w:t>（1）</w:t>
      </w:r>
      <w:r>
        <w:rPr>
          <w:rFonts w:eastAsia="宋体"/>
          <w:b w:val="0"/>
          <w:snapToGrid w:val="0"/>
          <w:spacing w:val="-3"/>
          <w:kern w:val="0"/>
          <w:sz w:val="21"/>
          <w:szCs w:val="21"/>
        </w:rPr>
        <w:t>术后接受放化疗等辅助治疗的患者；</w:t>
      </w:r>
      <w:r>
        <w:rPr>
          <w:rFonts w:hint="eastAsia" w:eastAsia="宋体"/>
          <w:b w:val="0"/>
          <w:snapToGrid w:val="0"/>
          <w:spacing w:val="-3"/>
          <w:kern w:val="0"/>
          <w:sz w:val="21"/>
          <w:szCs w:val="21"/>
        </w:rPr>
        <w:t>（2）</w:t>
      </w:r>
      <w:r>
        <w:rPr>
          <w:rFonts w:eastAsia="宋体"/>
          <w:b w:val="0"/>
          <w:snapToGrid w:val="0"/>
          <w:spacing w:val="-3"/>
          <w:kern w:val="0"/>
          <w:sz w:val="21"/>
          <w:szCs w:val="21"/>
        </w:rPr>
        <w:t>同时患有其他严重疾病的患者。样本量计算基于公式</w:t>
      </w:r>
      <w:r>
        <w:rPr>
          <w:rFonts w:hint="eastAsia" w:eastAsia="宋体"/>
          <w:b w:val="0"/>
          <w:snapToGrid w:val="0"/>
          <w:spacing w:val="-3"/>
          <w:kern w:val="0"/>
          <w:sz w:val="21"/>
          <w:szCs w:val="21"/>
        </w:rPr>
        <w:t>：</w:t>
      </w:r>
      <w:r>
        <w:rPr>
          <w:rFonts w:eastAsia="宋体"/>
          <w:b w:val="0"/>
          <w:snapToGrid w:val="0"/>
          <w:spacing w:val="-3"/>
          <w:kern w:val="0"/>
          <w:sz w:val="21"/>
          <w:szCs w:val="21"/>
        </w:rPr>
        <w:t>[</w:t>
      </w:r>
      <w:r>
        <w:rPr>
          <w:rFonts w:eastAsia="宋体"/>
          <w:b w:val="0"/>
          <w:i/>
          <w:iCs/>
          <w:snapToGrid w:val="0"/>
          <w:spacing w:val="-3"/>
          <w:kern w:val="0"/>
          <w:sz w:val="21"/>
          <w:szCs w:val="21"/>
        </w:rPr>
        <w:t>k</w:t>
      </w:r>
      <w:r>
        <w:rPr>
          <w:rFonts w:eastAsia="宋体"/>
          <w:b w:val="0"/>
          <w:snapToGrid w:val="0"/>
          <w:spacing w:val="-3"/>
          <w:kern w:val="0"/>
          <w:sz w:val="21"/>
          <w:szCs w:val="21"/>
        </w:rPr>
        <w:t>×(</w:t>
      </w:r>
      <w:r>
        <w:rPr>
          <w:rFonts w:eastAsia="宋体"/>
          <w:b w:val="0"/>
          <w:i/>
          <w:iCs/>
          <w:snapToGrid w:val="0"/>
          <w:spacing w:val="-3"/>
          <w:kern w:val="0"/>
          <w:sz w:val="21"/>
          <w:szCs w:val="21"/>
        </w:rPr>
        <w:t>k</w:t>
      </w:r>
      <w:r>
        <w:rPr>
          <w:rFonts w:eastAsia="宋体"/>
          <w:b w:val="0"/>
          <w:snapToGrid w:val="0"/>
          <w:spacing w:val="-3"/>
          <w:kern w:val="0"/>
          <w:sz w:val="21"/>
          <w:szCs w:val="21"/>
        </w:rPr>
        <w:t>−1)/2]，其中</w:t>
      </w:r>
      <w:r>
        <w:rPr>
          <w:rFonts w:eastAsia="宋体"/>
          <w:b w:val="0"/>
          <w:i/>
          <w:iCs/>
          <w:snapToGrid w:val="0"/>
          <w:spacing w:val="-3"/>
          <w:kern w:val="0"/>
          <w:sz w:val="21"/>
          <w:szCs w:val="21"/>
        </w:rPr>
        <w:t>k</w:t>
      </w:r>
      <w:r>
        <w:rPr>
          <w:rFonts w:eastAsia="宋体"/>
          <w:b w:val="0"/>
          <w:snapToGrid w:val="0"/>
          <w:spacing w:val="-3"/>
          <w:kern w:val="0"/>
          <w:sz w:val="21"/>
          <w:szCs w:val="21"/>
        </w:rPr>
        <w:t>为节点数</w:t>
      </w:r>
      <w:r>
        <w:rPr>
          <w:rFonts w:eastAsia="宋体"/>
          <w:b w:val="0"/>
          <w:snapToGrid w:val="0"/>
          <w:spacing w:val="-3"/>
          <w:kern w:val="0"/>
          <w:sz w:val="21"/>
          <w:szCs w:val="21"/>
          <w:vertAlign w:val="superscript"/>
        </w:rPr>
        <w:t>[12]</w:t>
      </w:r>
      <w:r>
        <w:rPr>
          <w:rFonts w:eastAsia="宋体"/>
          <w:b w:val="0"/>
          <w:snapToGrid w:val="0"/>
          <w:spacing w:val="-3"/>
          <w:kern w:val="0"/>
          <w:sz w:val="21"/>
          <w:szCs w:val="21"/>
        </w:rPr>
        <w:t>。本研究纳入21个症状节点，计算所需最小样本量为21×(21−1)/2=210。考虑到20%的无应答率，设定最小目标样本量为252。相关研究表明，网络分析纳入的样本量越大，症状网络越可靠</w:t>
      </w:r>
      <w:r>
        <w:rPr>
          <w:rFonts w:eastAsia="宋体"/>
          <w:b w:val="0"/>
          <w:snapToGrid w:val="0"/>
          <w:spacing w:val="-3"/>
          <w:kern w:val="0"/>
          <w:sz w:val="21"/>
          <w:szCs w:val="21"/>
          <w:vertAlign w:val="superscript"/>
        </w:rPr>
        <w:t>[13]</w:t>
      </w:r>
      <w:r>
        <w:rPr>
          <w:rFonts w:eastAsia="宋体"/>
          <w:b w:val="0"/>
          <w:snapToGrid w:val="0"/>
          <w:spacing w:val="-3"/>
          <w:kern w:val="0"/>
          <w:sz w:val="21"/>
          <w:szCs w:val="21"/>
        </w:rPr>
        <w:t>。最终本研究纳入687例患者。所有患者</w:t>
      </w:r>
      <w:r>
        <w:rPr>
          <w:rFonts w:hint="eastAsia" w:eastAsia="宋体"/>
          <w:b w:val="0"/>
          <w:snapToGrid w:val="0"/>
          <w:spacing w:val="-3"/>
          <w:kern w:val="0"/>
          <w:sz w:val="21"/>
          <w:szCs w:val="21"/>
        </w:rPr>
        <w:t>均已</w:t>
      </w:r>
      <w:r>
        <w:rPr>
          <w:rFonts w:eastAsia="宋体"/>
          <w:b w:val="0"/>
          <w:snapToGrid w:val="0"/>
          <w:spacing w:val="-3"/>
          <w:kern w:val="0"/>
          <w:sz w:val="21"/>
          <w:szCs w:val="21"/>
        </w:rPr>
        <w:t>签署知情同意书。本研究已获得武汉大学中南医院伦理委员会的批准（</w:t>
      </w:r>
      <w:r>
        <w:rPr>
          <w:rFonts w:hint="eastAsia" w:eastAsia="宋体"/>
          <w:b w:val="0"/>
          <w:snapToGrid w:val="0"/>
          <w:spacing w:val="-3"/>
          <w:kern w:val="0"/>
          <w:sz w:val="21"/>
          <w:szCs w:val="21"/>
        </w:rPr>
        <w:t>批准号：</w:t>
      </w:r>
      <w:r>
        <w:rPr>
          <w:rFonts w:eastAsia="宋体"/>
          <w:b w:val="0"/>
          <w:snapToGrid w:val="0"/>
          <w:spacing w:val="-3"/>
          <w:kern w:val="0"/>
          <w:sz w:val="21"/>
          <w:szCs w:val="21"/>
        </w:rPr>
        <w:t>2024099K）</w:t>
      </w:r>
      <w:r>
        <w:rPr>
          <w:rFonts w:hint="eastAsia" w:eastAsia="宋体"/>
          <w:b w:val="0"/>
          <w:snapToGrid w:val="0"/>
          <w:spacing w:val="-3"/>
          <w:kern w:val="0"/>
          <w:sz w:val="21"/>
          <w:szCs w:val="21"/>
        </w:rPr>
        <w:t>。</w:t>
      </w:r>
    </w:p>
    <w:p w14:paraId="432EA8DE">
      <w:pPr>
        <w:pStyle w:val="3"/>
        <w:keepNext/>
        <w:snapToGrid w:val="0"/>
        <w:spacing w:before="0" w:beforeLines="0" w:after="0" w:afterLines="0" w:line="240" w:lineRule="auto"/>
        <w:ind w:firstLine="410" w:firstLineChars="200"/>
        <w:rPr>
          <w:rFonts w:eastAsia="宋体"/>
          <w:bCs/>
          <w:snapToGrid w:val="0"/>
          <w:spacing w:val="-3"/>
          <w:kern w:val="0"/>
          <w:sz w:val="21"/>
          <w:szCs w:val="21"/>
        </w:rPr>
      </w:pPr>
      <w:bookmarkStart w:id="17" w:name="_Toc27869"/>
      <w:bookmarkStart w:id="18" w:name="_Toc12132"/>
      <w:r>
        <w:rPr>
          <w:rFonts w:hint="eastAsia" w:eastAsia="宋体"/>
          <w:bCs/>
          <w:snapToGrid w:val="0"/>
          <w:spacing w:val="-3"/>
          <w:kern w:val="0"/>
          <w:sz w:val="21"/>
          <w:szCs w:val="21"/>
        </w:rPr>
        <w:t>（二）方法</w:t>
      </w:r>
    </w:p>
    <w:p w14:paraId="70112B94">
      <w:pPr>
        <w:pStyle w:val="3"/>
        <w:keepNext/>
        <w:snapToGrid w:val="0"/>
        <w:spacing w:before="0" w:beforeLines="0" w:after="0" w:afterLines="0" w:line="240" w:lineRule="auto"/>
        <w:ind w:firstLine="410" w:firstLineChars="200"/>
        <w:rPr>
          <w:rFonts w:eastAsia="宋体"/>
          <w:b w:val="0"/>
          <w:snapToGrid w:val="0"/>
          <w:spacing w:val="-3"/>
          <w:kern w:val="0"/>
          <w:sz w:val="21"/>
          <w:szCs w:val="21"/>
        </w:rPr>
      </w:pPr>
      <w:r>
        <w:rPr>
          <w:rFonts w:hint="eastAsia" w:eastAsia="宋体"/>
          <w:bCs/>
          <w:snapToGrid w:val="0"/>
          <w:spacing w:val="-3"/>
          <w:kern w:val="0"/>
          <w:sz w:val="21"/>
          <w:szCs w:val="21"/>
        </w:rPr>
        <w:t>1.</w:t>
      </w:r>
      <w:r>
        <w:rPr>
          <w:rFonts w:eastAsia="宋体"/>
          <w:bCs/>
          <w:snapToGrid w:val="0"/>
          <w:spacing w:val="-3"/>
          <w:kern w:val="0"/>
          <w:sz w:val="21"/>
          <w:szCs w:val="21"/>
        </w:rPr>
        <w:t>调查工具</w:t>
      </w:r>
      <w:bookmarkEnd w:id="17"/>
      <w:bookmarkEnd w:id="18"/>
      <w:r>
        <w:rPr>
          <w:rFonts w:hint="eastAsia" w:eastAsia="宋体"/>
          <w:bCs/>
          <w:snapToGrid w:val="0"/>
          <w:spacing w:val="-3"/>
          <w:kern w:val="0"/>
          <w:sz w:val="21"/>
          <w:szCs w:val="21"/>
        </w:rPr>
        <w:t>：</w:t>
      </w:r>
      <w:r>
        <w:rPr>
          <w:rFonts w:eastAsia="宋体"/>
          <w:b w:val="0"/>
          <w:snapToGrid w:val="0"/>
          <w:spacing w:val="-3"/>
          <w:kern w:val="0"/>
          <w:sz w:val="21"/>
          <w:szCs w:val="21"/>
        </w:rPr>
        <w:t>本研究</w:t>
      </w:r>
      <w:r>
        <w:rPr>
          <w:rFonts w:hint="eastAsia" w:eastAsia="宋体"/>
          <w:b w:val="0"/>
          <w:snapToGrid w:val="0"/>
          <w:spacing w:val="-3"/>
          <w:kern w:val="0"/>
          <w:sz w:val="21"/>
          <w:szCs w:val="21"/>
        </w:rPr>
        <w:t>为</w:t>
      </w:r>
      <w:r>
        <w:rPr>
          <w:rFonts w:eastAsia="宋体"/>
          <w:b w:val="0"/>
          <w:snapToGrid w:val="0"/>
          <w:spacing w:val="-3"/>
          <w:kern w:val="0"/>
          <w:sz w:val="21"/>
          <w:szCs w:val="21"/>
        </w:rPr>
        <w:t>横断面研究</w:t>
      </w:r>
      <w:r>
        <w:rPr>
          <w:rFonts w:hint="eastAsia" w:eastAsia="宋体"/>
          <w:b w:val="0"/>
          <w:snapToGrid w:val="0"/>
          <w:spacing w:val="-3"/>
          <w:kern w:val="0"/>
          <w:sz w:val="21"/>
          <w:szCs w:val="21"/>
        </w:rPr>
        <w:t>，调查工具如下。</w:t>
      </w:r>
      <w:bookmarkStart w:id="19" w:name="_Toc8086"/>
      <w:bookmarkStart w:id="20" w:name="_Toc29683"/>
      <w:r>
        <w:rPr>
          <w:rFonts w:hint="eastAsia" w:eastAsia="宋体"/>
          <w:bCs/>
          <w:snapToGrid w:val="0"/>
          <w:spacing w:val="-3"/>
          <w:kern w:val="0"/>
          <w:sz w:val="21"/>
          <w:szCs w:val="21"/>
        </w:rPr>
        <w:t>（1）</w:t>
      </w:r>
      <w:r>
        <w:rPr>
          <w:rFonts w:eastAsia="宋体"/>
          <w:bCs/>
          <w:snapToGrid w:val="0"/>
          <w:spacing w:val="-3"/>
          <w:kern w:val="0"/>
          <w:sz w:val="21"/>
          <w:szCs w:val="21"/>
        </w:rPr>
        <w:t>一般资料调查表</w:t>
      </w:r>
      <w:bookmarkEnd w:id="19"/>
      <w:bookmarkEnd w:id="20"/>
      <w:r>
        <w:rPr>
          <w:rFonts w:hint="eastAsia" w:eastAsia="宋体"/>
          <w:bCs/>
          <w:snapToGrid w:val="0"/>
          <w:spacing w:val="-3"/>
          <w:kern w:val="0"/>
          <w:sz w:val="21"/>
          <w:szCs w:val="21"/>
        </w:rPr>
        <w:t>：</w:t>
      </w:r>
      <w:r>
        <w:rPr>
          <w:rFonts w:eastAsia="宋体"/>
          <w:b w:val="0"/>
          <w:snapToGrid w:val="0"/>
          <w:spacing w:val="-3"/>
          <w:kern w:val="0"/>
          <w:sz w:val="21"/>
          <w:szCs w:val="21"/>
        </w:rPr>
        <w:t>研究小组通过查阅文献，自行设计一般资料调查表，包括人口学资料</w:t>
      </w:r>
      <w:r>
        <w:rPr>
          <w:rFonts w:hint="eastAsia" w:eastAsia="宋体"/>
          <w:b w:val="0"/>
          <w:snapToGrid w:val="0"/>
          <w:spacing w:val="-3"/>
          <w:kern w:val="0"/>
          <w:sz w:val="21"/>
          <w:szCs w:val="21"/>
        </w:rPr>
        <w:t>（</w:t>
      </w:r>
      <w:r>
        <w:rPr>
          <w:rFonts w:eastAsia="宋体"/>
          <w:b w:val="0"/>
          <w:snapToGrid w:val="0"/>
          <w:spacing w:val="-3"/>
          <w:kern w:val="0"/>
          <w:sz w:val="21"/>
          <w:szCs w:val="21"/>
        </w:rPr>
        <w:t>年龄、</w:t>
      </w:r>
      <w:r>
        <w:rPr>
          <w:rFonts w:hint="eastAsia" w:eastAsia="宋体"/>
          <w:b w:val="0"/>
          <w:snapToGrid w:val="0"/>
          <w:spacing w:val="-3"/>
          <w:kern w:val="0"/>
          <w:sz w:val="21"/>
          <w:szCs w:val="21"/>
        </w:rPr>
        <w:t>体重指数</w:t>
      </w:r>
      <w:r>
        <w:rPr>
          <w:rFonts w:eastAsia="宋体"/>
          <w:b w:val="0"/>
          <w:snapToGrid w:val="0"/>
          <w:spacing w:val="-3"/>
          <w:kern w:val="0"/>
          <w:sz w:val="21"/>
          <w:szCs w:val="21"/>
        </w:rPr>
        <w:t>、婚姻状况、文化程度、居住地和医保类型</w:t>
      </w:r>
      <w:r>
        <w:rPr>
          <w:rFonts w:hint="eastAsia" w:eastAsia="宋体"/>
          <w:b w:val="0"/>
          <w:snapToGrid w:val="0"/>
          <w:spacing w:val="-3"/>
          <w:kern w:val="0"/>
          <w:sz w:val="21"/>
          <w:szCs w:val="21"/>
        </w:rPr>
        <w:t>）</w:t>
      </w:r>
      <w:r>
        <w:rPr>
          <w:rFonts w:eastAsia="宋体"/>
          <w:b w:val="0"/>
          <w:snapToGrid w:val="0"/>
          <w:spacing w:val="-3"/>
          <w:kern w:val="0"/>
          <w:sz w:val="21"/>
          <w:szCs w:val="21"/>
        </w:rPr>
        <w:t>；疾病相关信息</w:t>
      </w:r>
      <w:r>
        <w:rPr>
          <w:rFonts w:hint="eastAsia" w:eastAsia="宋体"/>
          <w:b w:val="0"/>
          <w:snapToGrid w:val="0"/>
          <w:spacing w:val="-3"/>
          <w:kern w:val="0"/>
          <w:sz w:val="21"/>
          <w:szCs w:val="21"/>
        </w:rPr>
        <w:t>（肿瘤</w:t>
      </w:r>
      <w:r>
        <w:rPr>
          <w:rFonts w:eastAsia="宋体"/>
          <w:b w:val="0"/>
          <w:snapToGrid w:val="0"/>
          <w:spacing w:val="-3"/>
          <w:kern w:val="0"/>
          <w:sz w:val="21"/>
          <w:szCs w:val="21"/>
        </w:rPr>
        <w:t>分期、病理类型、</w:t>
      </w:r>
      <w:bookmarkStart w:id="21" w:name="OLE_LINK2"/>
      <w:r>
        <w:rPr>
          <w:rFonts w:eastAsia="宋体"/>
          <w:b w:val="0"/>
          <w:snapToGrid w:val="0"/>
          <w:spacing w:val="-3"/>
          <w:kern w:val="0"/>
          <w:sz w:val="21"/>
          <w:szCs w:val="21"/>
        </w:rPr>
        <w:t>术式</w:t>
      </w:r>
      <w:bookmarkEnd w:id="21"/>
      <w:r>
        <w:rPr>
          <w:rFonts w:eastAsia="宋体"/>
          <w:b w:val="0"/>
          <w:snapToGrid w:val="0"/>
          <w:spacing w:val="-3"/>
          <w:kern w:val="0"/>
          <w:sz w:val="21"/>
          <w:szCs w:val="21"/>
        </w:rPr>
        <w:t>、有无慢性病和术后时长</w:t>
      </w:r>
      <w:r>
        <w:rPr>
          <w:rFonts w:hint="eastAsia" w:eastAsia="宋体"/>
          <w:b w:val="0"/>
          <w:snapToGrid w:val="0"/>
          <w:spacing w:val="-3"/>
          <w:kern w:val="0"/>
          <w:sz w:val="21"/>
          <w:szCs w:val="21"/>
        </w:rPr>
        <w:t>）</w:t>
      </w:r>
      <w:r>
        <w:rPr>
          <w:rFonts w:eastAsia="宋体"/>
          <w:b w:val="0"/>
          <w:snapToGrid w:val="0"/>
          <w:spacing w:val="-3"/>
          <w:kern w:val="0"/>
          <w:sz w:val="21"/>
          <w:szCs w:val="21"/>
        </w:rPr>
        <w:t>。</w:t>
      </w:r>
      <w:r>
        <w:rPr>
          <w:rFonts w:hint="eastAsia" w:eastAsia="宋体"/>
          <w:bCs/>
          <w:snapToGrid w:val="0"/>
          <w:spacing w:val="-3"/>
          <w:kern w:val="0"/>
          <w:sz w:val="21"/>
          <w:szCs w:val="21"/>
        </w:rPr>
        <w:t>（2）</w:t>
      </w:r>
      <w:bookmarkStart w:id="22" w:name="_Toc7684"/>
      <w:bookmarkStart w:id="23" w:name="_Toc30820"/>
      <w:r>
        <w:rPr>
          <w:rFonts w:eastAsia="宋体"/>
          <w:bCs/>
          <w:snapToGrid w:val="0"/>
          <w:spacing w:val="-3"/>
          <w:kern w:val="0"/>
          <w:sz w:val="21"/>
          <w:szCs w:val="21"/>
        </w:rPr>
        <w:t>国际前列腺症状评分</w:t>
      </w:r>
      <w:bookmarkEnd w:id="22"/>
      <w:bookmarkEnd w:id="23"/>
      <w:r>
        <w:rPr>
          <w:rFonts w:hint="eastAsia" w:eastAsia="宋体"/>
          <w:bCs/>
          <w:snapToGrid w:val="0"/>
          <w:spacing w:val="-3"/>
          <w:kern w:val="0"/>
          <w:sz w:val="21"/>
          <w:szCs w:val="21"/>
        </w:rPr>
        <w:t>：</w:t>
      </w:r>
      <w:r>
        <w:rPr>
          <w:rFonts w:eastAsia="宋体"/>
          <w:b w:val="0"/>
          <w:snapToGrid w:val="0"/>
          <w:spacing w:val="-3"/>
          <w:kern w:val="0"/>
          <w:sz w:val="21"/>
          <w:szCs w:val="21"/>
        </w:rPr>
        <w:t>是评估下尿路症状的标准工具，包含7个症状频率评分项目，其中储尿期3个</w:t>
      </w:r>
      <w:r>
        <w:rPr>
          <w:rFonts w:hint="eastAsia" w:eastAsia="宋体"/>
          <w:b w:val="0"/>
          <w:snapToGrid w:val="0"/>
          <w:spacing w:val="-3"/>
          <w:kern w:val="0"/>
          <w:sz w:val="21"/>
          <w:szCs w:val="21"/>
        </w:rPr>
        <w:t>条目</w:t>
      </w:r>
      <w:r>
        <w:rPr>
          <w:rFonts w:eastAsia="宋体"/>
          <w:b w:val="0"/>
          <w:snapToGrid w:val="0"/>
          <w:spacing w:val="-3"/>
          <w:kern w:val="0"/>
          <w:sz w:val="21"/>
          <w:szCs w:val="21"/>
        </w:rPr>
        <w:t>（白天频率、尿急、夜尿症</w:t>
      </w:r>
      <w:sdt>
        <w:sdtPr>
          <w:alias w:val="语法错误"/>
          <w:tag w:val="reviewtag_"/>
          <w:id w:val="173116"/>
        </w:sdtPr>
        <w:sdtContent>
          <w:bookmarkStart w:id="24" w:name="bkReivew173116"/>
          <w:r>
            <w:rPr>
              <w:rFonts w:eastAsia="宋体"/>
              <w:b w:val="0"/>
              <w:snapToGrid w:val="0"/>
              <w:color w:val="0072FF"/>
              <w:spacing w:val="-3"/>
              <w:kern w:val="0"/>
              <w:sz w:val="21"/>
              <w:szCs w:val="21"/>
            </w:rPr>
            <w:t>）</w:t>
          </w:r>
          <w:bookmarkEnd w:id="24"/>
        </w:sdtContent>
      </w:sdt>
      <w:r>
        <w:rPr>
          <w:rFonts w:hint="eastAsia" w:eastAsia="宋体"/>
          <w:b w:val="0"/>
          <w:snapToGrid w:val="0"/>
          <w:spacing w:val="-3"/>
          <w:kern w:val="0"/>
          <w:sz w:val="21"/>
          <w:szCs w:val="21"/>
        </w:rPr>
        <w:t>、</w:t>
      </w:r>
      <w:r>
        <w:rPr>
          <w:rFonts w:eastAsia="宋体"/>
          <w:b w:val="0"/>
          <w:snapToGrid w:val="0"/>
          <w:spacing w:val="-3"/>
          <w:kern w:val="0"/>
          <w:sz w:val="21"/>
          <w:szCs w:val="21"/>
        </w:rPr>
        <w:t>排尿期4个</w:t>
      </w:r>
      <w:r>
        <w:rPr>
          <w:rFonts w:hint="eastAsia" w:eastAsia="宋体"/>
          <w:b w:val="0"/>
          <w:snapToGrid w:val="0"/>
          <w:spacing w:val="-3"/>
          <w:kern w:val="0"/>
          <w:sz w:val="21"/>
          <w:szCs w:val="21"/>
        </w:rPr>
        <w:t>条目</w:t>
      </w:r>
      <w:r>
        <w:rPr>
          <w:rFonts w:eastAsia="宋体"/>
          <w:b w:val="0"/>
          <w:snapToGrid w:val="0"/>
          <w:spacing w:val="-3"/>
          <w:kern w:val="0"/>
          <w:sz w:val="21"/>
          <w:szCs w:val="21"/>
        </w:rPr>
        <w:t>（排空、间歇性、弱流、用力）。总分为0</w:t>
      </w:r>
      <w:r>
        <w:rPr>
          <w:rFonts w:hint="eastAsia" w:eastAsia="宋体"/>
          <w:b w:val="0"/>
          <w:snapToGrid w:val="0"/>
          <w:spacing w:val="-3"/>
          <w:kern w:val="0"/>
          <w:sz w:val="21"/>
          <w:szCs w:val="21"/>
        </w:rPr>
        <w:t>~</w:t>
      </w:r>
      <w:r>
        <w:rPr>
          <w:rFonts w:eastAsia="宋体"/>
          <w:b w:val="0"/>
          <w:snapToGrid w:val="0"/>
          <w:spacing w:val="-3"/>
          <w:kern w:val="0"/>
          <w:sz w:val="21"/>
          <w:szCs w:val="21"/>
        </w:rPr>
        <w:t>35分，分数越高表示下尿路症状越严重。IPSS具有良好的信效度，</w:t>
      </w:r>
      <w:r>
        <w:rPr>
          <w:rFonts w:hint="eastAsia" w:eastAsia="宋体"/>
          <w:b w:val="0"/>
          <w:snapToGrid w:val="0"/>
          <w:spacing w:val="-3"/>
          <w:kern w:val="0"/>
          <w:sz w:val="21"/>
          <w:szCs w:val="21"/>
        </w:rPr>
        <w:t>其</w:t>
      </w:r>
      <w:r>
        <w:rPr>
          <w:rFonts w:eastAsia="宋体"/>
          <w:b w:val="0"/>
          <w:snapToGrid w:val="0"/>
          <w:spacing w:val="-3"/>
          <w:kern w:val="0"/>
          <w:sz w:val="21"/>
          <w:szCs w:val="21"/>
        </w:rPr>
        <w:t>Cronbach′s α系数</w:t>
      </w:r>
      <w:sdt>
        <w:sdtPr>
          <w:alias w:val="多余空格"/>
          <w:tag w:val="reviewtag_"/>
          <w:id w:val="2162353"/>
        </w:sdtPr>
        <w:sdtContent>
          <w:bookmarkStart w:id="25" w:name="bkReivew2162353"/>
          <w:r>
            <w:rPr>
              <w:rFonts w:eastAsia="宋体"/>
              <w:b w:val="0"/>
              <w:snapToGrid w:val="0"/>
              <w:color w:val="0072FF"/>
              <w:spacing w:val="-3"/>
              <w:kern w:val="0"/>
              <w:sz w:val="21"/>
              <w:szCs w:val="21"/>
            </w:rPr>
            <w:t>为 0</w:t>
          </w:r>
          <w:bookmarkEnd w:id="25"/>
        </w:sdtContent>
      </w:sdt>
      <w:r>
        <w:rPr>
          <w:rFonts w:eastAsia="宋体"/>
          <w:b w:val="0"/>
          <w:snapToGrid w:val="0"/>
          <w:spacing w:val="-3"/>
          <w:kern w:val="0"/>
          <w:sz w:val="21"/>
          <w:szCs w:val="21"/>
        </w:rPr>
        <w:t>.815</w:t>
      </w:r>
      <w:r>
        <w:rPr>
          <w:rFonts w:eastAsia="宋体"/>
          <w:b w:val="0"/>
          <w:snapToGrid w:val="0"/>
          <w:spacing w:val="-3"/>
          <w:kern w:val="0"/>
          <w:sz w:val="21"/>
          <w:szCs w:val="21"/>
          <w:vertAlign w:val="superscript"/>
        </w:rPr>
        <w:t>[14]</w:t>
      </w:r>
      <w:r>
        <w:rPr>
          <w:rFonts w:eastAsia="宋体"/>
          <w:b w:val="0"/>
          <w:snapToGrid w:val="0"/>
          <w:spacing w:val="-3"/>
          <w:kern w:val="0"/>
          <w:sz w:val="21"/>
          <w:szCs w:val="21"/>
        </w:rPr>
        <w:t>。</w:t>
      </w:r>
      <w:r>
        <w:rPr>
          <w:rFonts w:hint="eastAsia" w:eastAsia="宋体"/>
          <w:bCs/>
          <w:snapToGrid w:val="0"/>
          <w:spacing w:val="-3"/>
          <w:kern w:val="0"/>
          <w:sz w:val="21"/>
          <w:szCs w:val="21"/>
        </w:rPr>
        <w:t>（3）</w:t>
      </w:r>
      <w:bookmarkStart w:id="26" w:name="_Toc12454"/>
      <w:bookmarkStart w:id="27" w:name="_Toc2080"/>
      <w:r>
        <w:rPr>
          <w:rFonts w:eastAsia="宋体"/>
          <w:bCs/>
          <w:snapToGrid w:val="0"/>
          <w:spacing w:val="-3"/>
          <w:kern w:val="0"/>
          <w:sz w:val="21"/>
          <w:szCs w:val="21"/>
        </w:rPr>
        <w:t>国际勃起功能指数问卷-5</w:t>
      </w:r>
      <w:bookmarkEnd w:id="26"/>
      <w:bookmarkEnd w:id="27"/>
      <w:sdt>
        <w:sdtPr>
          <w:alias w:val="标点符号错误"/>
          <w:tag w:val="reviewtag_"/>
          <w:id w:val="102751"/>
        </w:sdtPr>
        <w:sdtContent>
          <w:bookmarkStart w:id="28" w:name="bkReivew102751"/>
          <w:r>
            <w:rPr>
              <w:rFonts w:hint="eastAsia" w:eastAsia="宋体"/>
              <w:b w:val="0"/>
              <w:snapToGrid w:val="0"/>
              <w:color w:val="0072FF"/>
              <w:spacing w:val="-3"/>
              <w:kern w:val="0"/>
              <w:sz w:val="21"/>
              <w:szCs w:val="21"/>
            </w:rPr>
            <w:t>：</w:t>
          </w:r>
          <w:bookmarkEnd w:id="28"/>
        </w:sdtContent>
      </w:sdt>
      <w:r>
        <w:rPr>
          <w:rFonts w:eastAsia="宋体"/>
          <w:b w:val="0"/>
          <w:snapToGrid w:val="0"/>
          <w:spacing w:val="-3"/>
          <w:kern w:val="0"/>
          <w:sz w:val="21"/>
          <w:szCs w:val="21"/>
        </w:rPr>
        <w:t>是勃起功能评估</w:t>
      </w:r>
      <w:r>
        <w:rPr>
          <w:rFonts w:hint="eastAsia" w:eastAsia="宋体"/>
          <w:b w:val="0"/>
          <w:snapToGrid w:val="0"/>
          <w:spacing w:val="-3"/>
          <w:kern w:val="0"/>
          <w:sz w:val="21"/>
          <w:szCs w:val="21"/>
        </w:rPr>
        <w:t>的</w:t>
      </w:r>
      <w:r>
        <w:rPr>
          <w:rFonts w:eastAsia="宋体"/>
          <w:b w:val="0"/>
          <w:snapToGrid w:val="0"/>
          <w:spacing w:val="-3"/>
          <w:kern w:val="0"/>
          <w:sz w:val="21"/>
          <w:szCs w:val="21"/>
        </w:rPr>
        <w:t>金标准</w:t>
      </w:r>
      <w:r>
        <w:rPr>
          <w:rFonts w:hint="eastAsia" w:eastAsia="宋体"/>
          <w:b w:val="0"/>
          <w:snapToGrid w:val="0"/>
          <w:spacing w:val="-3"/>
          <w:kern w:val="0"/>
          <w:sz w:val="21"/>
          <w:szCs w:val="21"/>
        </w:rPr>
        <w:t>工具</w:t>
      </w:r>
      <w:r>
        <w:rPr>
          <w:rFonts w:eastAsia="宋体"/>
          <w:b w:val="0"/>
          <w:snapToGrid w:val="0"/>
          <w:spacing w:val="-3"/>
          <w:kern w:val="0"/>
          <w:sz w:val="21"/>
          <w:szCs w:val="21"/>
          <w:vertAlign w:val="superscript"/>
        </w:rPr>
        <w:t>[15]</w:t>
      </w:r>
      <w:r>
        <w:rPr>
          <w:rFonts w:eastAsia="宋体"/>
          <w:b w:val="0"/>
          <w:snapToGrid w:val="0"/>
          <w:spacing w:val="-3"/>
          <w:kern w:val="0"/>
          <w:sz w:val="21"/>
          <w:szCs w:val="21"/>
        </w:rPr>
        <w:t>。IIEF-5包含问题涉及勃起信心、插入成功率、维持硬度、性交完成困难及满意度等5个条目，</w:t>
      </w:r>
      <w:r>
        <w:rPr>
          <w:rFonts w:hint="eastAsia" w:eastAsia="宋体"/>
          <w:b w:val="0"/>
          <w:snapToGrid w:val="0"/>
          <w:spacing w:val="-3"/>
          <w:kern w:val="0"/>
          <w:sz w:val="21"/>
          <w:szCs w:val="21"/>
        </w:rPr>
        <w:t>满分为</w:t>
      </w:r>
      <w:r>
        <w:rPr>
          <w:rFonts w:eastAsia="宋体"/>
          <w:b w:val="0"/>
          <w:snapToGrid w:val="0"/>
          <w:spacing w:val="-3"/>
          <w:kern w:val="0"/>
          <w:sz w:val="21"/>
          <w:szCs w:val="21"/>
        </w:rPr>
        <w:t>25分</w:t>
      </w:r>
      <w:r>
        <w:rPr>
          <w:rFonts w:hint="eastAsia" w:eastAsia="宋体"/>
          <w:b w:val="0"/>
          <w:snapToGrid w:val="0"/>
          <w:spacing w:val="-3"/>
          <w:kern w:val="0"/>
          <w:sz w:val="21"/>
          <w:szCs w:val="21"/>
        </w:rPr>
        <w:t>，其中得分≥</w:t>
      </w:r>
      <w:r>
        <w:rPr>
          <w:rFonts w:eastAsia="宋体"/>
          <w:b w:val="0"/>
          <w:snapToGrid w:val="0"/>
          <w:spacing w:val="-3"/>
          <w:kern w:val="0"/>
          <w:sz w:val="21"/>
          <w:szCs w:val="21"/>
        </w:rPr>
        <w:t>22分</w:t>
      </w:r>
      <w:r>
        <w:rPr>
          <w:rFonts w:hint="eastAsia" w:eastAsia="宋体"/>
          <w:b w:val="0"/>
          <w:snapToGrid w:val="0"/>
          <w:spacing w:val="-3"/>
          <w:kern w:val="0"/>
          <w:sz w:val="21"/>
          <w:szCs w:val="21"/>
        </w:rPr>
        <w:t>为</w:t>
      </w:r>
      <w:r>
        <w:rPr>
          <w:rFonts w:eastAsia="宋体"/>
          <w:b w:val="0"/>
          <w:snapToGrid w:val="0"/>
          <w:spacing w:val="-3"/>
          <w:kern w:val="0"/>
          <w:sz w:val="21"/>
          <w:szCs w:val="21"/>
        </w:rPr>
        <w:t>勃起功能正常</w:t>
      </w:r>
      <w:r>
        <w:rPr>
          <w:rFonts w:hint="eastAsia" w:eastAsia="宋体"/>
          <w:b w:val="0"/>
          <w:snapToGrid w:val="0"/>
          <w:spacing w:val="-3"/>
          <w:kern w:val="0"/>
          <w:sz w:val="21"/>
          <w:szCs w:val="21"/>
        </w:rPr>
        <w:t>、</w:t>
      </w:r>
      <w:r>
        <w:rPr>
          <w:rFonts w:eastAsia="宋体"/>
          <w:b w:val="0"/>
          <w:snapToGrid w:val="0"/>
          <w:spacing w:val="-3"/>
          <w:kern w:val="0"/>
          <w:sz w:val="21"/>
          <w:szCs w:val="21"/>
        </w:rPr>
        <w:t>12</w:t>
      </w:r>
      <w:r>
        <w:rPr>
          <w:rFonts w:hint="eastAsia" w:eastAsia="宋体"/>
          <w:b w:val="0"/>
          <w:snapToGrid w:val="0"/>
          <w:spacing w:val="-3"/>
          <w:kern w:val="0"/>
          <w:sz w:val="21"/>
          <w:szCs w:val="21"/>
        </w:rPr>
        <w:t>~</w:t>
      </w:r>
      <w:r>
        <w:rPr>
          <w:rFonts w:eastAsia="宋体"/>
          <w:b w:val="0"/>
          <w:snapToGrid w:val="0"/>
          <w:spacing w:val="-3"/>
          <w:kern w:val="0"/>
          <w:sz w:val="21"/>
          <w:szCs w:val="21"/>
        </w:rPr>
        <w:t>21分</w:t>
      </w:r>
      <w:r>
        <w:rPr>
          <w:rFonts w:hint="eastAsia" w:eastAsia="宋体"/>
          <w:b w:val="0"/>
          <w:snapToGrid w:val="0"/>
          <w:spacing w:val="-3"/>
          <w:kern w:val="0"/>
          <w:sz w:val="21"/>
          <w:szCs w:val="21"/>
        </w:rPr>
        <w:t>为</w:t>
      </w:r>
      <w:r>
        <w:rPr>
          <w:rFonts w:eastAsia="宋体"/>
          <w:b w:val="0"/>
          <w:snapToGrid w:val="0"/>
          <w:spacing w:val="-3"/>
          <w:kern w:val="0"/>
          <w:sz w:val="21"/>
          <w:szCs w:val="21"/>
        </w:rPr>
        <w:t>勃起功能轻度障碍</w:t>
      </w:r>
      <w:r>
        <w:rPr>
          <w:rFonts w:hint="eastAsia" w:eastAsia="宋体"/>
          <w:b w:val="0"/>
          <w:snapToGrid w:val="0"/>
          <w:spacing w:val="-3"/>
          <w:kern w:val="0"/>
          <w:sz w:val="21"/>
          <w:szCs w:val="21"/>
        </w:rPr>
        <w:t>、</w:t>
      </w:r>
      <w:r>
        <w:rPr>
          <w:rFonts w:eastAsia="宋体"/>
          <w:b w:val="0"/>
          <w:snapToGrid w:val="0"/>
          <w:spacing w:val="-3"/>
          <w:kern w:val="0"/>
          <w:sz w:val="21"/>
          <w:szCs w:val="21"/>
        </w:rPr>
        <w:t>8</w:t>
      </w:r>
      <w:r>
        <w:rPr>
          <w:rFonts w:hint="eastAsia" w:eastAsia="宋体"/>
          <w:b w:val="0"/>
          <w:snapToGrid w:val="0"/>
          <w:spacing w:val="-3"/>
          <w:kern w:val="0"/>
          <w:sz w:val="21"/>
          <w:szCs w:val="21"/>
        </w:rPr>
        <w:t>~</w:t>
      </w:r>
      <w:r>
        <w:rPr>
          <w:rFonts w:eastAsia="宋体"/>
          <w:b w:val="0"/>
          <w:snapToGrid w:val="0"/>
          <w:spacing w:val="-3"/>
          <w:kern w:val="0"/>
          <w:sz w:val="21"/>
          <w:szCs w:val="21"/>
        </w:rPr>
        <w:t>11分</w:t>
      </w:r>
      <w:r>
        <w:rPr>
          <w:rFonts w:hint="eastAsia" w:eastAsia="宋体"/>
          <w:b w:val="0"/>
          <w:snapToGrid w:val="0"/>
          <w:spacing w:val="-3"/>
          <w:kern w:val="0"/>
          <w:sz w:val="21"/>
          <w:szCs w:val="21"/>
        </w:rPr>
        <w:t>为</w:t>
      </w:r>
      <w:r>
        <w:rPr>
          <w:rFonts w:eastAsia="宋体"/>
          <w:b w:val="0"/>
          <w:snapToGrid w:val="0"/>
          <w:spacing w:val="-3"/>
          <w:kern w:val="0"/>
          <w:sz w:val="21"/>
          <w:szCs w:val="21"/>
        </w:rPr>
        <w:t>勃起功能中度障碍</w:t>
      </w:r>
      <w:r>
        <w:rPr>
          <w:rFonts w:hint="eastAsia" w:eastAsia="宋体"/>
          <w:b w:val="0"/>
          <w:snapToGrid w:val="0"/>
          <w:spacing w:val="-3"/>
          <w:kern w:val="0"/>
          <w:sz w:val="21"/>
          <w:szCs w:val="21"/>
        </w:rPr>
        <w:t>、≤</w:t>
      </w:r>
      <w:r>
        <w:rPr>
          <w:rFonts w:eastAsia="宋体"/>
          <w:b w:val="0"/>
          <w:snapToGrid w:val="0"/>
          <w:spacing w:val="-3"/>
          <w:kern w:val="0"/>
          <w:sz w:val="21"/>
          <w:szCs w:val="21"/>
        </w:rPr>
        <w:t>7分</w:t>
      </w:r>
      <w:r>
        <w:rPr>
          <w:rFonts w:hint="eastAsia" w:eastAsia="宋体"/>
          <w:b w:val="0"/>
          <w:snapToGrid w:val="0"/>
          <w:spacing w:val="-3"/>
          <w:kern w:val="0"/>
          <w:sz w:val="21"/>
          <w:szCs w:val="21"/>
        </w:rPr>
        <w:t>为</w:t>
      </w:r>
      <w:r>
        <w:rPr>
          <w:rFonts w:eastAsia="宋体"/>
          <w:b w:val="0"/>
          <w:snapToGrid w:val="0"/>
          <w:spacing w:val="-3"/>
          <w:kern w:val="0"/>
          <w:sz w:val="21"/>
          <w:szCs w:val="21"/>
        </w:rPr>
        <w:t>勃起功能重度障碍。</w:t>
      </w:r>
      <w:r>
        <w:rPr>
          <w:rFonts w:hint="eastAsia" w:eastAsia="宋体"/>
          <w:bCs/>
          <w:snapToGrid w:val="0"/>
          <w:spacing w:val="-3"/>
          <w:kern w:val="0"/>
          <w:sz w:val="21"/>
          <w:szCs w:val="21"/>
        </w:rPr>
        <w:t>（4）</w:t>
      </w:r>
      <w:bookmarkStart w:id="29" w:name="_Toc24072"/>
      <w:bookmarkStart w:id="30" w:name="_Toc17231"/>
      <w:r>
        <w:rPr>
          <w:rFonts w:eastAsia="宋体"/>
          <w:bCs/>
          <w:snapToGrid w:val="0"/>
          <w:spacing w:val="-3"/>
          <w:kern w:val="0"/>
          <w:sz w:val="21"/>
          <w:szCs w:val="21"/>
        </w:rPr>
        <w:t>欧洲癌症研究与治疗组织</w:t>
      </w:r>
      <w:bookmarkEnd w:id="29"/>
      <w:bookmarkEnd w:id="30"/>
      <w:r>
        <w:rPr>
          <w:rFonts w:eastAsia="宋体"/>
          <w:bCs/>
          <w:snapToGrid w:val="0"/>
          <w:spacing w:val="-3"/>
          <w:kern w:val="0"/>
          <w:sz w:val="21"/>
          <w:szCs w:val="21"/>
        </w:rPr>
        <w:t>生活质量核心问</w:t>
      </w:r>
      <w:sdt>
        <w:sdtPr>
          <w:alias w:val="多余空格"/>
          <w:tag w:val="reviewtag_"/>
          <w:id w:val="2120105"/>
        </w:sdtPr>
        <w:sdtContent>
          <w:bookmarkStart w:id="31" w:name="bkReivew2120105"/>
          <w:r>
            <w:rPr>
              <w:rFonts w:eastAsia="宋体"/>
              <w:bCs/>
              <w:snapToGrid w:val="0"/>
              <w:color w:val="0072FF"/>
              <w:spacing w:val="-3"/>
              <w:kern w:val="0"/>
              <w:sz w:val="21"/>
              <w:szCs w:val="21"/>
            </w:rPr>
            <w:t>卷</w:t>
          </w:r>
          <w:r>
            <w:rPr>
              <w:rFonts w:hint="eastAsia" w:eastAsia="宋体"/>
              <w:bCs/>
              <w:snapToGrid w:val="0"/>
              <w:color w:val="0072FF"/>
              <w:spacing w:val="-3"/>
              <w:kern w:val="0"/>
              <w:sz w:val="21"/>
              <w:szCs w:val="21"/>
            </w:rPr>
            <w:t>30</w:t>
          </w:r>
          <w:bookmarkEnd w:id="31"/>
        </w:sdtContent>
      </w:sdt>
      <w:r>
        <w:rPr>
          <w:rFonts w:hint="eastAsia" w:eastAsia="宋体"/>
          <w:bCs/>
          <w:snapToGrid w:val="0"/>
          <w:spacing w:val="-3"/>
          <w:kern w:val="0"/>
          <w:sz w:val="21"/>
          <w:szCs w:val="21"/>
        </w:rPr>
        <w:t>（</w:t>
      </w:r>
      <w:r>
        <w:rPr>
          <w:rFonts w:eastAsia="宋体"/>
          <w:bCs/>
          <w:snapToGrid w:val="0"/>
          <w:spacing w:val="-3"/>
          <w:kern w:val="0"/>
          <w:sz w:val="21"/>
          <w:szCs w:val="21"/>
        </w:rPr>
        <w:t>European Organization for Research and Treatment of Cancer</w:t>
      </w:r>
      <w:r>
        <w:rPr>
          <w:rFonts w:hint="eastAsia" w:eastAsia="宋体"/>
          <w:bCs/>
          <w:snapToGrid w:val="0"/>
          <w:spacing w:val="-3"/>
          <w:kern w:val="0"/>
          <w:sz w:val="21"/>
          <w:szCs w:val="21"/>
        </w:rPr>
        <w:t xml:space="preserve"> </w:t>
      </w:r>
      <w:r>
        <w:rPr>
          <w:rFonts w:eastAsia="宋体"/>
          <w:bCs/>
          <w:snapToGrid w:val="0"/>
          <w:spacing w:val="-3"/>
          <w:kern w:val="0"/>
          <w:sz w:val="21"/>
          <w:szCs w:val="21"/>
        </w:rPr>
        <w:t>Quality of Life Questionnaire</w:t>
      </w:r>
      <w:sdt>
        <w:sdtPr>
          <w:alias w:val="多余空格"/>
          <w:tag w:val="reviewtag_"/>
          <w:id w:val="1171406"/>
        </w:sdtPr>
        <w:sdtContent>
          <w:bookmarkStart w:id="32" w:name="bkReivew1171406"/>
          <w:r>
            <w:rPr>
              <w:rFonts w:hint="eastAsia" w:eastAsia="宋体"/>
              <w:bCs/>
              <w:snapToGrid w:val="0"/>
              <w:color w:val="0072FF"/>
              <w:spacing w:val="-3"/>
              <w:kern w:val="0"/>
              <w:sz w:val="21"/>
              <w:szCs w:val="21"/>
            </w:rPr>
            <w:t>-</w:t>
          </w:r>
          <w:r>
            <w:rPr>
              <w:rFonts w:eastAsia="宋体"/>
              <w:bCs/>
              <w:snapToGrid w:val="0"/>
              <w:color w:val="0072FF"/>
              <w:spacing w:val="-3"/>
              <w:kern w:val="0"/>
              <w:sz w:val="21"/>
              <w:szCs w:val="21"/>
            </w:rPr>
            <w:t xml:space="preserve"> C</w:t>
          </w:r>
          <w:bookmarkEnd w:id="32"/>
        </w:sdtContent>
      </w:sdt>
      <w:r>
        <w:rPr>
          <w:rFonts w:eastAsia="宋体"/>
          <w:bCs/>
          <w:snapToGrid w:val="0"/>
          <w:spacing w:val="-3"/>
          <w:kern w:val="0"/>
          <w:sz w:val="21"/>
          <w:szCs w:val="21"/>
        </w:rPr>
        <w:t>ore</w:t>
      </w:r>
      <w:r>
        <w:rPr>
          <w:rFonts w:hint="eastAsia" w:eastAsia="宋体"/>
          <w:bCs/>
          <w:snapToGrid w:val="0"/>
          <w:spacing w:val="-3"/>
          <w:kern w:val="0"/>
          <w:sz w:val="21"/>
          <w:szCs w:val="21"/>
        </w:rPr>
        <w:t xml:space="preserve"> </w:t>
      </w:r>
      <w:r>
        <w:rPr>
          <w:rFonts w:eastAsia="宋体"/>
          <w:bCs/>
          <w:snapToGrid w:val="0"/>
          <w:spacing w:val="-3"/>
          <w:kern w:val="0"/>
          <w:sz w:val="21"/>
          <w:szCs w:val="21"/>
        </w:rPr>
        <w:t>30</w:t>
      </w:r>
      <w:r>
        <w:rPr>
          <w:rFonts w:hint="eastAsia" w:eastAsia="宋体"/>
          <w:bCs/>
          <w:snapToGrid w:val="0"/>
          <w:spacing w:val="-3"/>
          <w:kern w:val="0"/>
          <w:sz w:val="21"/>
          <w:szCs w:val="21"/>
        </w:rPr>
        <w:t>，</w:t>
      </w:r>
      <w:r>
        <w:rPr>
          <w:rFonts w:eastAsia="宋体"/>
          <w:bCs/>
          <w:snapToGrid w:val="0"/>
          <w:spacing w:val="-3"/>
          <w:kern w:val="0"/>
          <w:sz w:val="21"/>
          <w:szCs w:val="21"/>
        </w:rPr>
        <w:t>EORTC QLQ-C30</w:t>
      </w:r>
      <w:r>
        <w:rPr>
          <w:rFonts w:hint="eastAsia" w:eastAsia="宋体"/>
          <w:bCs/>
          <w:snapToGrid w:val="0"/>
          <w:spacing w:val="-3"/>
          <w:kern w:val="0"/>
          <w:sz w:val="21"/>
          <w:szCs w:val="21"/>
        </w:rPr>
        <w:t>）</w:t>
      </w:r>
      <w:r>
        <w:rPr>
          <w:rFonts w:eastAsia="宋体"/>
          <w:bCs/>
          <w:snapToGrid w:val="0"/>
          <w:spacing w:val="-3"/>
          <w:kern w:val="0"/>
          <w:sz w:val="21"/>
          <w:szCs w:val="21"/>
        </w:rPr>
        <w:t>和欧洲癌症研究与治疗组织前列腺癌生活质量特异量表</w:t>
      </w:r>
      <w:r>
        <w:rPr>
          <w:rFonts w:hint="eastAsia" w:eastAsia="宋体"/>
          <w:bCs/>
          <w:snapToGrid w:val="0"/>
          <w:spacing w:val="-3"/>
          <w:kern w:val="0"/>
          <w:sz w:val="21"/>
          <w:szCs w:val="21"/>
        </w:rPr>
        <w:t>（</w:t>
      </w:r>
      <w:r>
        <w:rPr>
          <w:rFonts w:eastAsia="宋体"/>
          <w:bCs/>
          <w:snapToGrid w:val="0"/>
          <w:spacing w:val="-3"/>
          <w:kern w:val="0"/>
          <w:sz w:val="21"/>
          <w:szCs w:val="21"/>
        </w:rPr>
        <w:t>European Organization for Research and Treatment of Cancer Quality of Life Questionnaire-Prostate 25</w:t>
      </w:r>
      <w:r>
        <w:rPr>
          <w:rFonts w:hint="eastAsia" w:eastAsia="宋体"/>
          <w:bCs/>
          <w:snapToGrid w:val="0"/>
          <w:spacing w:val="-3"/>
          <w:kern w:val="0"/>
          <w:sz w:val="21"/>
          <w:szCs w:val="21"/>
        </w:rPr>
        <w:t>，</w:t>
      </w:r>
      <w:r>
        <w:rPr>
          <w:rFonts w:eastAsia="宋体"/>
          <w:bCs/>
          <w:snapToGrid w:val="0"/>
          <w:spacing w:val="-3"/>
          <w:kern w:val="0"/>
          <w:sz w:val="21"/>
          <w:szCs w:val="21"/>
        </w:rPr>
        <w:t>EORTC QLQ-PR25</w:t>
      </w:r>
      <w:r>
        <w:rPr>
          <w:rFonts w:hint="eastAsia" w:eastAsia="宋体"/>
          <w:bCs/>
          <w:snapToGrid w:val="0"/>
          <w:spacing w:val="-3"/>
          <w:kern w:val="0"/>
          <w:sz w:val="21"/>
          <w:szCs w:val="21"/>
        </w:rPr>
        <w:t>）：</w:t>
      </w:r>
      <w:r>
        <w:rPr>
          <w:rFonts w:eastAsia="宋体"/>
          <w:b w:val="0"/>
          <w:snapToGrid w:val="0"/>
          <w:spacing w:val="-3"/>
          <w:kern w:val="0"/>
          <w:sz w:val="21"/>
          <w:szCs w:val="21"/>
        </w:rPr>
        <w:t>EORTC QLQ-C30适用于所有癌症患者的生活质量测定（测定</w:t>
      </w:r>
      <w:r>
        <w:rPr>
          <w:rFonts w:hint="eastAsia" w:eastAsia="宋体"/>
          <w:b w:val="0"/>
          <w:snapToGrid w:val="0"/>
          <w:spacing w:val="-3"/>
          <w:kern w:val="0"/>
          <w:sz w:val="21"/>
          <w:szCs w:val="21"/>
        </w:rPr>
        <w:t>癌症患者的</w:t>
      </w:r>
      <w:r>
        <w:rPr>
          <w:rFonts w:eastAsia="宋体"/>
          <w:b w:val="0"/>
          <w:snapToGrid w:val="0"/>
          <w:spacing w:val="-3"/>
          <w:kern w:val="0"/>
          <w:sz w:val="21"/>
          <w:szCs w:val="21"/>
        </w:rPr>
        <w:t>共性部分）</w:t>
      </w:r>
      <w:r>
        <w:rPr>
          <w:rFonts w:hint="eastAsia" w:eastAsia="宋体"/>
          <w:b w:val="0"/>
          <w:snapToGrid w:val="0"/>
          <w:spacing w:val="-3"/>
          <w:kern w:val="0"/>
          <w:sz w:val="21"/>
          <w:szCs w:val="21"/>
        </w:rPr>
        <w:t>，</w:t>
      </w:r>
      <w:r>
        <w:rPr>
          <w:rFonts w:eastAsia="宋体"/>
          <w:b w:val="0"/>
          <w:snapToGrid w:val="0"/>
          <w:spacing w:val="-3"/>
          <w:kern w:val="0"/>
          <w:sz w:val="21"/>
          <w:szCs w:val="21"/>
        </w:rPr>
        <w:t>EORTC QLQ-PR25是针对局限性和转移性前列腺癌患者而设计的补充量表</w:t>
      </w:r>
      <w:r>
        <w:rPr>
          <w:rFonts w:hint="eastAsia" w:eastAsia="宋体"/>
          <w:b w:val="0"/>
          <w:snapToGrid w:val="0"/>
          <w:spacing w:val="-3"/>
          <w:kern w:val="0"/>
          <w:sz w:val="21"/>
          <w:szCs w:val="21"/>
        </w:rPr>
        <w:t>，故</w:t>
      </w:r>
      <w:r>
        <w:rPr>
          <w:rFonts w:eastAsia="宋体"/>
          <w:b w:val="0"/>
          <w:snapToGrid w:val="0"/>
          <w:spacing w:val="-3"/>
          <w:kern w:val="0"/>
          <w:sz w:val="21"/>
          <w:szCs w:val="21"/>
        </w:rPr>
        <w:t>本研究采用</w:t>
      </w:r>
      <w:r>
        <w:rPr>
          <w:rFonts w:hint="eastAsia" w:eastAsia="宋体"/>
          <w:b w:val="0"/>
          <w:snapToGrid w:val="0"/>
          <w:spacing w:val="-3"/>
          <w:kern w:val="0"/>
          <w:sz w:val="21"/>
          <w:szCs w:val="21"/>
        </w:rPr>
        <w:t>2</w:t>
      </w:r>
      <w:r>
        <w:rPr>
          <w:rFonts w:eastAsia="宋体"/>
          <w:b w:val="0"/>
          <w:snapToGrid w:val="0"/>
          <w:spacing w:val="-3"/>
          <w:kern w:val="0"/>
          <w:sz w:val="21"/>
          <w:szCs w:val="21"/>
        </w:rPr>
        <w:t>个量表的中文版</w:t>
      </w:r>
      <w:r>
        <w:rPr>
          <w:rFonts w:eastAsia="宋体"/>
          <w:b w:val="0"/>
          <w:snapToGrid w:val="0"/>
          <w:spacing w:val="-3"/>
          <w:kern w:val="0"/>
          <w:sz w:val="21"/>
          <w:szCs w:val="21"/>
          <w:vertAlign w:val="superscript"/>
        </w:rPr>
        <w:t>[16-17]</w:t>
      </w:r>
      <w:r>
        <w:rPr>
          <w:rFonts w:eastAsia="宋体"/>
          <w:b w:val="0"/>
          <w:snapToGrid w:val="0"/>
          <w:spacing w:val="-3"/>
          <w:kern w:val="0"/>
          <w:sz w:val="21"/>
          <w:szCs w:val="21"/>
        </w:rPr>
        <w:t>。EORTC QLQ-C30包含30个条目，分为生活质量分量表和症状分量表。</w:t>
      </w:r>
      <w:r>
        <w:rPr>
          <w:rFonts w:hint="eastAsia" w:eastAsia="宋体"/>
          <w:b w:val="0"/>
          <w:snapToGrid w:val="0"/>
          <w:spacing w:val="-3"/>
          <w:kern w:val="0"/>
          <w:sz w:val="21"/>
          <w:szCs w:val="21"/>
        </w:rPr>
        <w:t>其中</w:t>
      </w:r>
      <w:r>
        <w:rPr>
          <w:rFonts w:eastAsia="宋体"/>
          <w:b w:val="0"/>
          <w:snapToGrid w:val="0"/>
          <w:spacing w:val="-3"/>
          <w:kern w:val="0"/>
          <w:sz w:val="21"/>
          <w:szCs w:val="21"/>
        </w:rPr>
        <w:t>生活质量分量表有5个功能领域和1个总体健康状况领域；症状分量表包括3个症状领域（疲劳、疼痛、恶心呕吐）和6个单一症状条目（吞咽困难、食欲减退、睡眠障碍、便秘、腹泻和经济困难）。EORTC QLQ-PR25</w:t>
      </w:r>
      <w:r>
        <w:rPr>
          <w:rFonts w:hint="eastAsia" w:eastAsia="宋体"/>
          <w:b w:val="0"/>
          <w:snapToGrid w:val="0"/>
          <w:spacing w:val="-3"/>
          <w:kern w:val="0"/>
          <w:sz w:val="21"/>
          <w:szCs w:val="21"/>
        </w:rPr>
        <w:t>包括</w:t>
      </w:r>
      <w:r>
        <w:rPr>
          <w:rFonts w:eastAsia="宋体"/>
          <w:b w:val="0"/>
          <w:snapToGrid w:val="0"/>
          <w:spacing w:val="-3"/>
          <w:kern w:val="0"/>
          <w:sz w:val="21"/>
          <w:szCs w:val="21"/>
        </w:rPr>
        <w:t>泌尿症状</w:t>
      </w:r>
      <w:r>
        <w:rPr>
          <w:rFonts w:hint="eastAsia" w:eastAsia="宋体"/>
          <w:b w:val="0"/>
          <w:snapToGrid w:val="0"/>
          <w:spacing w:val="-3"/>
          <w:kern w:val="0"/>
          <w:sz w:val="21"/>
          <w:szCs w:val="21"/>
        </w:rPr>
        <w:t>（</w:t>
      </w:r>
      <w:r>
        <w:rPr>
          <w:rFonts w:eastAsia="宋体"/>
          <w:b w:val="0"/>
          <w:snapToGrid w:val="0"/>
          <w:spacing w:val="-3"/>
          <w:kern w:val="0"/>
          <w:sz w:val="21"/>
          <w:szCs w:val="21"/>
        </w:rPr>
        <w:t>9</w:t>
      </w:r>
      <w:r>
        <w:rPr>
          <w:rFonts w:hint="eastAsia" w:eastAsia="宋体"/>
          <w:b w:val="0"/>
          <w:snapToGrid w:val="0"/>
          <w:spacing w:val="-3"/>
          <w:kern w:val="0"/>
          <w:sz w:val="21"/>
          <w:szCs w:val="21"/>
        </w:rPr>
        <w:t>个条目）</w:t>
      </w:r>
      <w:r>
        <w:rPr>
          <w:rFonts w:eastAsia="宋体"/>
          <w:b w:val="0"/>
          <w:snapToGrid w:val="0"/>
          <w:spacing w:val="-3"/>
          <w:kern w:val="0"/>
          <w:sz w:val="21"/>
          <w:szCs w:val="21"/>
        </w:rPr>
        <w:t>、肠道症状</w:t>
      </w:r>
      <w:r>
        <w:rPr>
          <w:rFonts w:hint="eastAsia" w:eastAsia="宋体"/>
          <w:b w:val="0"/>
          <w:snapToGrid w:val="0"/>
          <w:spacing w:val="-3"/>
          <w:kern w:val="0"/>
          <w:sz w:val="21"/>
          <w:szCs w:val="21"/>
        </w:rPr>
        <w:t>（</w:t>
      </w:r>
      <w:r>
        <w:rPr>
          <w:rFonts w:eastAsia="宋体"/>
          <w:b w:val="0"/>
          <w:snapToGrid w:val="0"/>
          <w:spacing w:val="-3"/>
          <w:kern w:val="0"/>
          <w:sz w:val="21"/>
          <w:szCs w:val="21"/>
        </w:rPr>
        <w:t>4</w:t>
      </w:r>
      <w:r>
        <w:rPr>
          <w:rFonts w:hint="eastAsia" w:eastAsia="宋体"/>
          <w:b w:val="0"/>
          <w:snapToGrid w:val="0"/>
          <w:spacing w:val="-3"/>
          <w:kern w:val="0"/>
          <w:sz w:val="21"/>
          <w:szCs w:val="21"/>
        </w:rPr>
        <w:t>个条目）</w:t>
      </w:r>
      <w:r>
        <w:rPr>
          <w:rFonts w:eastAsia="宋体"/>
          <w:b w:val="0"/>
          <w:snapToGrid w:val="0"/>
          <w:spacing w:val="-3"/>
          <w:kern w:val="0"/>
          <w:sz w:val="21"/>
          <w:szCs w:val="21"/>
        </w:rPr>
        <w:t>、治疗相关症状</w:t>
      </w:r>
      <w:r>
        <w:rPr>
          <w:rFonts w:hint="eastAsia" w:eastAsia="宋体"/>
          <w:b w:val="0"/>
          <w:snapToGrid w:val="0"/>
          <w:spacing w:val="-3"/>
          <w:kern w:val="0"/>
          <w:sz w:val="21"/>
          <w:szCs w:val="21"/>
        </w:rPr>
        <w:t>（</w:t>
      </w:r>
      <w:r>
        <w:rPr>
          <w:rFonts w:eastAsia="宋体"/>
          <w:b w:val="0"/>
          <w:snapToGrid w:val="0"/>
          <w:spacing w:val="-3"/>
          <w:kern w:val="0"/>
          <w:sz w:val="21"/>
          <w:szCs w:val="21"/>
        </w:rPr>
        <w:t>6</w:t>
      </w:r>
      <w:r>
        <w:rPr>
          <w:rFonts w:hint="eastAsia" w:eastAsia="宋体"/>
          <w:b w:val="0"/>
          <w:snapToGrid w:val="0"/>
          <w:spacing w:val="-3"/>
          <w:kern w:val="0"/>
          <w:sz w:val="21"/>
          <w:szCs w:val="21"/>
        </w:rPr>
        <w:t>个条目）</w:t>
      </w:r>
      <w:r>
        <w:rPr>
          <w:rFonts w:eastAsia="宋体"/>
          <w:b w:val="0"/>
          <w:snapToGrid w:val="0"/>
          <w:spacing w:val="-3"/>
          <w:kern w:val="0"/>
          <w:sz w:val="21"/>
          <w:szCs w:val="21"/>
        </w:rPr>
        <w:t>、性活动</w:t>
      </w:r>
      <w:r>
        <w:rPr>
          <w:rFonts w:hint="eastAsia" w:eastAsia="宋体"/>
          <w:b w:val="0"/>
          <w:snapToGrid w:val="0"/>
          <w:spacing w:val="-3"/>
          <w:kern w:val="0"/>
          <w:sz w:val="21"/>
          <w:szCs w:val="21"/>
        </w:rPr>
        <w:t>（</w:t>
      </w:r>
      <w:r>
        <w:rPr>
          <w:rFonts w:eastAsia="宋体"/>
          <w:b w:val="0"/>
          <w:snapToGrid w:val="0"/>
          <w:spacing w:val="-3"/>
          <w:kern w:val="0"/>
          <w:sz w:val="21"/>
          <w:szCs w:val="21"/>
        </w:rPr>
        <w:t>2</w:t>
      </w:r>
      <w:r>
        <w:rPr>
          <w:rFonts w:hint="eastAsia" w:eastAsia="宋体"/>
          <w:b w:val="0"/>
          <w:snapToGrid w:val="0"/>
          <w:spacing w:val="-3"/>
          <w:kern w:val="0"/>
          <w:sz w:val="21"/>
          <w:szCs w:val="21"/>
        </w:rPr>
        <w:t>个条目）</w:t>
      </w:r>
      <w:r>
        <w:rPr>
          <w:rFonts w:eastAsia="宋体"/>
          <w:b w:val="0"/>
          <w:snapToGrid w:val="0"/>
          <w:spacing w:val="-3"/>
          <w:kern w:val="0"/>
          <w:sz w:val="21"/>
          <w:szCs w:val="21"/>
        </w:rPr>
        <w:t>、性功能</w:t>
      </w:r>
      <w:r>
        <w:rPr>
          <w:rFonts w:hint="eastAsia" w:eastAsia="宋体"/>
          <w:b w:val="0"/>
          <w:snapToGrid w:val="0"/>
          <w:spacing w:val="-3"/>
          <w:kern w:val="0"/>
          <w:sz w:val="21"/>
          <w:szCs w:val="21"/>
        </w:rPr>
        <w:t>（</w:t>
      </w:r>
      <w:r>
        <w:rPr>
          <w:rFonts w:eastAsia="宋体"/>
          <w:b w:val="0"/>
          <w:snapToGrid w:val="0"/>
          <w:spacing w:val="-3"/>
          <w:kern w:val="0"/>
          <w:sz w:val="21"/>
          <w:szCs w:val="21"/>
        </w:rPr>
        <w:t>4</w:t>
      </w:r>
      <w:r>
        <w:rPr>
          <w:rFonts w:hint="eastAsia" w:eastAsia="宋体"/>
          <w:b w:val="0"/>
          <w:snapToGrid w:val="0"/>
          <w:spacing w:val="-3"/>
          <w:kern w:val="0"/>
          <w:sz w:val="21"/>
          <w:szCs w:val="21"/>
        </w:rPr>
        <w:t>个条目）共</w:t>
      </w:r>
      <w:r>
        <w:rPr>
          <w:rFonts w:eastAsia="宋体"/>
          <w:b w:val="0"/>
          <w:snapToGrid w:val="0"/>
          <w:spacing w:val="-3"/>
          <w:kern w:val="0"/>
          <w:sz w:val="21"/>
          <w:szCs w:val="21"/>
        </w:rPr>
        <w:t>25个条目。总体健康状况为7级评分，其他条目为4级评分。各领域粗分为条目得分之和除以条目数。功能领域标准化得分=[1-(</w:t>
      </w:r>
      <w:r>
        <w:rPr>
          <w:rFonts w:hint="eastAsia" w:eastAsia="宋体"/>
          <w:b w:val="0"/>
          <w:snapToGrid w:val="0"/>
          <w:spacing w:val="-3"/>
          <w:kern w:val="0"/>
          <w:sz w:val="21"/>
          <w:szCs w:val="21"/>
        </w:rPr>
        <w:t>粗分</w:t>
      </w:r>
      <w:r>
        <w:rPr>
          <w:rFonts w:eastAsia="宋体"/>
          <w:b w:val="0"/>
          <w:snapToGrid w:val="0"/>
          <w:spacing w:val="-3"/>
          <w:kern w:val="0"/>
          <w:sz w:val="21"/>
          <w:szCs w:val="21"/>
        </w:rPr>
        <w:t>-1)/R]×100，症状和总体健康领域标准化得分=[(</w:t>
      </w:r>
      <w:r>
        <w:rPr>
          <w:rFonts w:hint="eastAsia" w:eastAsia="宋体"/>
          <w:b w:val="0"/>
          <w:snapToGrid w:val="0"/>
          <w:spacing w:val="-3"/>
          <w:kern w:val="0"/>
          <w:sz w:val="21"/>
          <w:szCs w:val="21"/>
        </w:rPr>
        <w:t>粗分</w:t>
      </w:r>
      <w:r>
        <w:rPr>
          <w:rFonts w:eastAsia="宋体"/>
          <w:b w:val="0"/>
          <w:snapToGrid w:val="0"/>
          <w:spacing w:val="-3"/>
          <w:kern w:val="0"/>
          <w:sz w:val="21"/>
          <w:szCs w:val="21"/>
        </w:rPr>
        <w:t>-1)/R]×100，其中R为得分全距</w:t>
      </w:r>
      <w:r>
        <w:rPr>
          <w:rFonts w:hint="eastAsia" w:eastAsia="宋体"/>
          <w:b w:val="0"/>
          <w:snapToGrid w:val="0"/>
          <w:spacing w:val="-3"/>
          <w:kern w:val="0"/>
          <w:sz w:val="21"/>
          <w:szCs w:val="21"/>
        </w:rPr>
        <w:t>，</w:t>
      </w:r>
      <w:r>
        <w:rPr>
          <w:rFonts w:eastAsia="宋体"/>
          <w:b w:val="0"/>
          <w:snapToGrid w:val="0"/>
          <w:spacing w:val="-3"/>
          <w:kern w:val="0"/>
          <w:sz w:val="21"/>
          <w:szCs w:val="21"/>
        </w:rPr>
        <w:t>总体健康领域R=6，其他领域R=3。标准化得分</w:t>
      </w:r>
      <w:r>
        <w:rPr>
          <w:rFonts w:hint="eastAsia" w:eastAsia="宋体"/>
          <w:b w:val="0"/>
          <w:snapToGrid w:val="0"/>
          <w:spacing w:val="-3"/>
          <w:kern w:val="0"/>
          <w:sz w:val="21"/>
          <w:szCs w:val="21"/>
        </w:rPr>
        <w:t>为</w:t>
      </w:r>
      <w:r>
        <w:rPr>
          <w:rFonts w:eastAsia="宋体"/>
          <w:b w:val="0"/>
          <w:snapToGrid w:val="0"/>
          <w:spacing w:val="-3"/>
          <w:kern w:val="0"/>
          <w:sz w:val="21"/>
          <w:szCs w:val="21"/>
        </w:rPr>
        <w:t>0</w:t>
      </w:r>
      <w:r>
        <w:rPr>
          <w:rFonts w:hint="eastAsia" w:eastAsia="宋体"/>
          <w:b w:val="0"/>
          <w:snapToGrid w:val="0"/>
          <w:spacing w:val="-3"/>
          <w:kern w:val="0"/>
          <w:sz w:val="21"/>
          <w:szCs w:val="21"/>
        </w:rPr>
        <w:t>~</w:t>
      </w:r>
      <w:r>
        <w:rPr>
          <w:rFonts w:eastAsia="宋体"/>
          <w:b w:val="0"/>
          <w:snapToGrid w:val="0"/>
          <w:spacing w:val="-3"/>
          <w:kern w:val="0"/>
          <w:sz w:val="21"/>
          <w:szCs w:val="21"/>
        </w:rPr>
        <w:t>100</w:t>
      </w:r>
      <w:r>
        <w:rPr>
          <w:rFonts w:hint="eastAsia" w:eastAsia="宋体"/>
          <w:b w:val="0"/>
          <w:snapToGrid w:val="0"/>
          <w:spacing w:val="-3"/>
          <w:kern w:val="0"/>
          <w:sz w:val="21"/>
          <w:szCs w:val="21"/>
        </w:rPr>
        <w:t>分</w:t>
      </w:r>
      <w:r>
        <w:rPr>
          <w:rFonts w:eastAsia="宋体"/>
          <w:b w:val="0"/>
          <w:snapToGrid w:val="0"/>
          <w:spacing w:val="-3"/>
          <w:kern w:val="0"/>
          <w:sz w:val="21"/>
          <w:szCs w:val="21"/>
        </w:rPr>
        <w:t>，症状领域分数越高表示症状负担越重。在本研究中EORTC QLQ-PR25</w:t>
      </w:r>
      <w:r>
        <w:rPr>
          <w:rFonts w:hint="eastAsia" w:eastAsia="宋体"/>
          <w:b w:val="0"/>
          <w:snapToGrid w:val="0"/>
          <w:spacing w:val="-3"/>
          <w:kern w:val="0"/>
          <w:sz w:val="21"/>
          <w:szCs w:val="21"/>
        </w:rPr>
        <w:t>的</w:t>
      </w:r>
      <w:r>
        <w:rPr>
          <w:rFonts w:eastAsia="宋体"/>
          <w:b w:val="0"/>
          <w:snapToGrid w:val="0"/>
          <w:spacing w:val="-3"/>
          <w:kern w:val="0"/>
          <w:sz w:val="21"/>
          <w:szCs w:val="21"/>
        </w:rPr>
        <w:t>Cronbach′s α系数为0.865。</w:t>
      </w:r>
    </w:p>
    <w:p w14:paraId="5DC1D249">
      <w:pPr>
        <w:pStyle w:val="3"/>
        <w:keepNext/>
        <w:snapToGrid w:val="0"/>
        <w:spacing w:before="0" w:beforeLines="0" w:after="0" w:afterLines="0" w:line="240" w:lineRule="auto"/>
        <w:ind w:firstLine="410" w:firstLineChars="200"/>
        <w:rPr>
          <w:rFonts w:eastAsia="宋体"/>
          <w:b w:val="0"/>
          <w:snapToGrid w:val="0"/>
          <w:spacing w:val="-3"/>
          <w:kern w:val="0"/>
          <w:sz w:val="21"/>
          <w:szCs w:val="21"/>
        </w:rPr>
      </w:pPr>
      <w:bookmarkStart w:id="33" w:name="_Toc4680"/>
      <w:bookmarkStart w:id="34" w:name="_Toc29813"/>
      <w:r>
        <w:rPr>
          <w:rFonts w:eastAsia="宋体"/>
          <w:bCs/>
          <w:snapToGrid w:val="0"/>
          <w:spacing w:val="-3"/>
          <w:kern w:val="0"/>
          <w:sz w:val="21"/>
          <w:szCs w:val="21"/>
        </w:rPr>
        <w:t>3.资料收集方法</w:t>
      </w:r>
      <w:bookmarkEnd w:id="33"/>
      <w:bookmarkEnd w:id="34"/>
      <w:r>
        <w:rPr>
          <w:rFonts w:eastAsia="宋体"/>
          <w:bCs/>
          <w:snapToGrid w:val="0"/>
          <w:spacing w:val="-3"/>
          <w:kern w:val="0"/>
          <w:sz w:val="21"/>
          <w:szCs w:val="21"/>
        </w:rPr>
        <w:t>：</w:t>
      </w:r>
      <w:r>
        <w:rPr>
          <w:rFonts w:eastAsia="宋体"/>
          <w:b w:val="0"/>
          <w:snapToGrid w:val="0"/>
          <w:spacing w:val="-3"/>
          <w:kern w:val="0"/>
          <w:sz w:val="21"/>
          <w:szCs w:val="21"/>
        </w:rPr>
        <w:t>由经过统一培训的研究人员</w:t>
      </w:r>
      <w:r>
        <w:rPr>
          <w:rFonts w:hint="eastAsia" w:eastAsia="宋体"/>
          <w:b w:val="0"/>
          <w:snapToGrid w:val="0"/>
          <w:spacing w:val="-3"/>
          <w:kern w:val="0"/>
          <w:sz w:val="21"/>
          <w:szCs w:val="21"/>
        </w:rPr>
        <w:t>进行问卷调查</w:t>
      </w:r>
      <w:r>
        <w:rPr>
          <w:rFonts w:eastAsia="宋体"/>
          <w:b w:val="0"/>
          <w:snapToGrid w:val="0"/>
          <w:spacing w:val="-3"/>
          <w:kern w:val="0"/>
          <w:sz w:val="21"/>
          <w:szCs w:val="21"/>
        </w:rPr>
        <w:t>。调查在患者术后随访期间的单一时间点完成。</w:t>
      </w:r>
      <w:bookmarkStart w:id="35" w:name="sys234848"/>
      <w:r>
        <w:rPr>
          <w:rFonts w:hint="eastAsia" w:eastAsia="宋体"/>
          <w:b w:val="0"/>
          <w:snapToGrid w:val="0"/>
          <w:spacing w:val="-3"/>
          <w:kern w:val="0"/>
          <w:sz w:val="21"/>
          <w:szCs w:val="21"/>
          <w:highlight w:val="lightGray"/>
        </w:rPr>
        <w:t>本研究共发放问卷</w:t>
      </w:r>
      <w:r>
        <w:rPr>
          <w:rFonts w:eastAsia="宋体"/>
          <w:b w:val="0"/>
          <w:snapToGrid w:val="0"/>
          <w:spacing w:val="-3"/>
          <w:kern w:val="0"/>
          <w:sz w:val="21"/>
          <w:szCs w:val="21"/>
          <w:highlight w:val="lightGray"/>
        </w:rPr>
        <w:t>687</w:t>
      </w:r>
      <w:r>
        <w:rPr>
          <w:rFonts w:hint="eastAsia" w:eastAsia="宋体"/>
          <w:b w:val="0"/>
          <w:snapToGrid w:val="0"/>
          <w:spacing w:val="-3"/>
          <w:kern w:val="0"/>
          <w:sz w:val="21"/>
          <w:szCs w:val="21"/>
          <w:highlight w:val="lightGray"/>
        </w:rPr>
        <w:t>份，回收有效问卷</w:t>
      </w:r>
      <w:r>
        <w:rPr>
          <w:rFonts w:eastAsia="宋体"/>
          <w:b w:val="0"/>
          <w:snapToGrid w:val="0"/>
          <w:spacing w:val="-3"/>
          <w:kern w:val="0"/>
          <w:sz w:val="21"/>
          <w:szCs w:val="21"/>
          <w:highlight w:val="lightGray"/>
        </w:rPr>
        <w:t>579</w:t>
      </w:r>
      <w:r>
        <w:rPr>
          <w:rFonts w:hint="eastAsia" w:eastAsia="宋体"/>
          <w:b w:val="0"/>
          <w:snapToGrid w:val="0"/>
          <w:spacing w:val="-3"/>
          <w:kern w:val="0"/>
          <w:sz w:val="21"/>
          <w:szCs w:val="21"/>
          <w:highlight w:val="lightGray"/>
        </w:rPr>
        <w:t>份，问卷有效回收率为84.28%（579/687）</w:t>
      </w:r>
      <w:r>
        <w:rPr>
          <w:rFonts w:eastAsia="宋体"/>
          <w:b w:val="0"/>
          <w:snapToGrid w:val="0"/>
          <w:spacing w:val="-3"/>
          <w:kern w:val="0"/>
          <w:sz w:val="21"/>
          <w:szCs w:val="21"/>
          <w:highlight w:val="lightGray"/>
        </w:rPr>
        <w:t>。</w:t>
      </w:r>
      <w:bookmarkEnd w:id="35"/>
    </w:p>
    <w:p w14:paraId="6FAD2EBB">
      <w:pPr>
        <w:pStyle w:val="3"/>
        <w:keepNext/>
        <w:snapToGrid w:val="0"/>
        <w:spacing w:before="0" w:beforeLines="0" w:after="0" w:afterLines="0" w:line="240" w:lineRule="auto"/>
        <w:ind w:firstLine="410" w:firstLineChars="200"/>
        <w:rPr>
          <w:rFonts w:eastAsia="宋体"/>
          <w:b w:val="0"/>
          <w:snapToGrid w:val="0"/>
          <w:spacing w:val="-3"/>
          <w:kern w:val="0"/>
          <w:sz w:val="21"/>
          <w:szCs w:val="21"/>
        </w:rPr>
      </w:pPr>
      <w:bookmarkStart w:id="36" w:name="_Toc4948"/>
      <w:bookmarkStart w:id="37" w:name="_Toc15244"/>
      <w:r>
        <w:rPr>
          <w:rFonts w:eastAsia="宋体"/>
          <w:bCs/>
          <w:snapToGrid w:val="0"/>
          <w:spacing w:val="-3"/>
          <w:kern w:val="0"/>
          <w:sz w:val="21"/>
          <w:szCs w:val="21"/>
        </w:rPr>
        <w:t>4统计学方法</w:t>
      </w:r>
      <w:bookmarkEnd w:id="36"/>
      <w:bookmarkEnd w:id="37"/>
      <w:r>
        <w:rPr>
          <w:rFonts w:eastAsia="宋体"/>
          <w:bCs/>
          <w:snapToGrid w:val="0"/>
          <w:spacing w:val="-3"/>
          <w:kern w:val="0"/>
          <w:sz w:val="21"/>
          <w:szCs w:val="21"/>
        </w:rPr>
        <w:t>：</w:t>
      </w:r>
      <w:r>
        <w:rPr>
          <w:rFonts w:hint="eastAsia" w:eastAsia="宋体"/>
          <w:b w:val="0"/>
          <w:snapToGrid w:val="0"/>
          <w:spacing w:val="-3"/>
          <w:kern w:val="0"/>
          <w:sz w:val="21"/>
          <w:szCs w:val="21"/>
        </w:rPr>
        <w:t>采用</w:t>
      </w:r>
      <w:r>
        <w:rPr>
          <w:rFonts w:eastAsia="宋体"/>
          <w:b w:val="0"/>
          <w:snapToGrid w:val="0"/>
          <w:spacing w:val="-3"/>
          <w:kern w:val="0"/>
          <w:sz w:val="21"/>
          <w:szCs w:val="21"/>
        </w:rPr>
        <w:t>SPSS</w:t>
      </w:r>
      <w:r>
        <w:rPr>
          <w:rFonts w:hint="eastAsia" w:eastAsia="宋体"/>
          <w:b w:val="0"/>
          <w:snapToGrid w:val="0"/>
          <w:spacing w:val="-3"/>
          <w:kern w:val="0"/>
          <w:sz w:val="21"/>
          <w:szCs w:val="21"/>
        </w:rPr>
        <w:t xml:space="preserve"> </w:t>
      </w:r>
      <w:r>
        <w:rPr>
          <w:rFonts w:eastAsia="宋体"/>
          <w:b w:val="0"/>
          <w:snapToGrid w:val="0"/>
          <w:spacing w:val="-3"/>
          <w:kern w:val="0"/>
          <w:sz w:val="21"/>
          <w:szCs w:val="21"/>
        </w:rPr>
        <w:t>22.0软件和JASP</w:t>
      </w:r>
      <w:r>
        <w:rPr>
          <w:rFonts w:hint="eastAsia" w:eastAsia="宋体"/>
          <w:b w:val="0"/>
          <w:snapToGrid w:val="0"/>
          <w:spacing w:val="-3"/>
          <w:kern w:val="0"/>
          <w:sz w:val="21"/>
          <w:szCs w:val="21"/>
        </w:rPr>
        <w:t xml:space="preserve"> </w:t>
      </w:r>
      <w:r>
        <w:rPr>
          <w:rFonts w:eastAsia="宋体"/>
          <w:b w:val="0"/>
          <w:snapToGrid w:val="0"/>
          <w:spacing w:val="-3"/>
          <w:kern w:val="0"/>
          <w:sz w:val="21"/>
          <w:szCs w:val="21"/>
        </w:rPr>
        <w:t>0.19.3</w:t>
      </w:r>
      <w:r>
        <w:rPr>
          <w:rFonts w:hint="eastAsia" w:eastAsia="宋体"/>
          <w:b w:val="0"/>
          <w:snapToGrid w:val="0"/>
          <w:spacing w:val="-3"/>
          <w:kern w:val="0"/>
          <w:sz w:val="21"/>
          <w:szCs w:val="21"/>
        </w:rPr>
        <w:t>软件</w:t>
      </w:r>
      <w:r>
        <w:rPr>
          <w:rFonts w:eastAsia="宋体"/>
          <w:b w:val="0"/>
          <w:snapToGrid w:val="0"/>
          <w:spacing w:val="-3"/>
          <w:kern w:val="0"/>
          <w:sz w:val="21"/>
          <w:szCs w:val="21"/>
        </w:rPr>
        <w:t>进行数据分析。</w:t>
      </w:r>
      <w:r>
        <w:rPr>
          <w:rFonts w:hint="eastAsia" w:eastAsia="宋体"/>
          <w:b w:val="0"/>
          <w:snapToGrid w:val="0"/>
          <w:spacing w:val="-3"/>
          <w:kern w:val="0"/>
          <w:sz w:val="21"/>
          <w:szCs w:val="21"/>
        </w:rPr>
        <w:t>符合</w:t>
      </w:r>
      <w:r>
        <w:rPr>
          <w:rFonts w:eastAsia="宋体"/>
          <w:b w:val="0"/>
          <w:snapToGrid w:val="0"/>
          <w:spacing w:val="-3"/>
          <w:kern w:val="0"/>
          <w:sz w:val="21"/>
          <w:szCs w:val="21"/>
        </w:rPr>
        <w:t>正态分布</w:t>
      </w:r>
      <w:r>
        <w:rPr>
          <w:rFonts w:hint="eastAsia" w:eastAsia="宋体"/>
          <w:b w:val="0"/>
          <w:snapToGrid w:val="0"/>
          <w:spacing w:val="-3"/>
          <w:kern w:val="0"/>
          <w:sz w:val="21"/>
          <w:szCs w:val="21"/>
        </w:rPr>
        <w:t>的</w:t>
      </w:r>
      <w:r>
        <w:rPr>
          <w:rFonts w:eastAsia="宋体"/>
          <w:b w:val="0"/>
          <w:snapToGrid w:val="0"/>
          <w:spacing w:val="-3"/>
          <w:kern w:val="0"/>
          <w:sz w:val="21"/>
          <w:szCs w:val="21"/>
        </w:rPr>
        <w:t>计量资料采用均数±标准差</w:t>
      </w:r>
      <w:r>
        <w:rPr>
          <w:rFonts w:hint="eastAsia" w:eastAsia="宋体"/>
          <w:b w:val="0"/>
          <w:snapToGrid w:val="0"/>
          <w:spacing w:val="-3"/>
          <w:kern w:val="0"/>
          <w:sz w:val="21"/>
          <w:szCs w:val="21"/>
        </w:rPr>
        <w:t>（x±s）</w:t>
      </w:r>
      <w:r>
        <w:rPr>
          <w:rFonts w:eastAsia="宋体"/>
          <w:b w:val="0"/>
          <w:snapToGrid w:val="0"/>
          <w:spacing w:val="-3"/>
          <w:kern w:val="0"/>
          <w:sz w:val="21"/>
          <w:szCs w:val="21"/>
        </w:rPr>
        <w:t>表示；不</w:t>
      </w:r>
      <w:r>
        <w:rPr>
          <w:rFonts w:hint="eastAsia" w:eastAsia="宋体"/>
          <w:b w:val="0"/>
          <w:snapToGrid w:val="0"/>
          <w:spacing w:val="-3"/>
          <w:kern w:val="0"/>
          <w:sz w:val="21"/>
          <w:szCs w:val="21"/>
        </w:rPr>
        <w:t>符合</w:t>
      </w:r>
      <w:r>
        <w:rPr>
          <w:rFonts w:eastAsia="宋体"/>
          <w:b w:val="0"/>
          <w:snapToGrid w:val="0"/>
          <w:spacing w:val="-3"/>
          <w:kern w:val="0"/>
          <w:sz w:val="21"/>
          <w:szCs w:val="21"/>
        </w:rPr>
        <w:t>正态分布</w:t>
      </w:r>
      <w:r>
        <w:rPr>
          <w:rFonts w:hint="eastAsia" w:eastAsia="宋体"/>
          <w:b w:val="0"/>
          <w:snapToGrid w:val="0"/>
          <w:spacing w:val="-3"/>
          <w:kern w:val="0"/>
          <w:sz w:val="21"/>
          <w:szCs w:val="21"/>
        </w:rPr>
        <w:t>的计量资料</w:t>
      </w:r>
      <w:r>
        <w:rPr>
          <w:rFonts w:eastAsia="宋体"/>
          <w:b w:val="0"/>
          <w:snapToGrid w:val="0"/>
          <w:spacing w:val="-3"/>
          <w:kern w:val="0"/>
          <w:sz w:val="21"/>
          <w:szCs w:val="21"/>
        </w:rPr>
        <w:t>采用</w:t>
      </w:r>
      <w:r>
        <w:rPr>
          <w:rFonts w:hint="eastAsia" w:eastAsia="宋体"/>
          <w:b w:val="0"/>
          <w:snapToGrid w:val="0"/>
          <w:spacing w:val="-3"/>
          <w:kern w:val="0"/>
          <w:sz w:val="21"/>
          <w:szCs w:val="21"/>
        </w:rPr>
        <w:t>中位数和四分位</w:t>
      </w:r>
      <w:sdt>
        <w:sdtPr>
          <w:alias w:val="多余空格"/>
          <w:tag w:val="reviewtag_"/>
          <w:id w:val="2103212"/>
        </w:sdtPr>
        <w:sdtContent>
          <w:bookmarkStart w:id="38" w:name="bkReivew2103212"/>
          <w:r>
            <w:rPr>
              <w:rFonts w:hint="eastAsia" w:eastAsia="宋体"/>
              <w:b w:val="0"/>
              <w:snapToGrid w:val="0"/>
              <w:color w:val="0072FF"/>
              <w:spacing w:val="-3"/>
              <w:kern w:val="0"/>
              <w:sz w:val="21"/>
              <w:szCs w:val="21"/>
            </w:rPr>
            <w:t>数</w:t>
          </w:r>
          <w:r>
            <w:rPr>
              <w:rFonts w:hint="eastAsia" w:eastAsia="宋体"/>
              <w:b w:val="0"/>
              <w:bCs/>
              <w:color w:val="0072FF"/>
              <w:sz w:val="21"/>
              <w:szCs w:val="21"/>
            </w:rPr>
            <w:t xml:space="preserve"> [</w:t>
          </w:r>
          <w:bookmarkEnd w:id="38"/>
        </w:sdtContent>
      </w:sdt>
      <w:r>
        <w:rPr>
          <w:rFonts w:hint="eastAsia" w:eastAsia="宋体"/>
          <w:b w:val="0"/>
          <w:bCs/>
          <w:i/>
          <w:iCs/>
          <w:sz w:val="21"/>
          <w:szCs w:val="21"/>
        </w:rPr>
        <w:t>M</w:t>
      </w:r>
      <w:r>
        <w:rPr>
          <w:rFonts w:hint="eastAsia" w:eastAsia="宋体"/>
          <w:b w:val="0"/>
          <w:bCs/>
          <w:sz w:val="21"/>
          <w:szCs w:val="21"/>
        </w:rPr>
        <w:t>（</w:t>
      </w:r>
      <w:r>
        <w:rPr>
          <w:rFonts w:hint="eastAsia" w:eastAsia="宋体"/>
          <w:b w:val="0"/>
          <w:bCs/>
          <w:i/>
          <w:iCs/>
          <w:sz w:val="21"/>
          <w:szCs w:val="21"/>
        </w:rPr>
        <w:t>Q</w:t>
      </w:r>
      <w:r>
        <w:rPr>
          <w:rFonts w:hint="eastAsia" w:eastAsia="宋体"/>
          <w:b w:val="0"/>
          <w:bCs/>
          <w:sz w:val="21"/>
          <w:szCs w:val="21"/>
          <w:vertAlign w:val="subscript"/>
        </w:rPr>
        <w:t>1</w:t>
      </w:r>
      <w:r>
        <w:rPr>
          <w:rFonts w:hint="eastAsia" w:eastAsia="宋体"/>
          <w:b w:val="0"/>
          <w:bCs/>
          <w:sz w:val="21"/>
          <w:szCs w:val="21"/>
        </w:rPr>
        <w:t>，</w:t>
      </w:r>
      <w:r>
        <w:rPr>
          <w:rFonts w:hint="eastAsia" w:eastAsia="宋体"/>
          <w:b w:val="0"/>
          <w:bCs/>
          <w:i/>
          <w:iCs/>
          <w:sz w:val="21"/>
          <w:szCs w:val="21"/>
        </w:rPr>
        <w:t>Q</w:t>
      </w:r>
      <w:r>
        <w:rPr>
          <w:rFonts w:hint="eastAsia" w:eastAsia="宋体"/>
          <w:b w:val="0"/>
          <w:bCs/>
          <w:sz w:val="21"/>
          <w:szCs w:val="21"/>
          <w:vertAlign w:val="subscript"/>
        </w:rPr>
        <w:t>3</w:t>
      </w:r>
      <w:r>
        <w:rPr>
          <w:rFonts w:hint="eastAsia" w:eastAsia="宋体"/>
          <w:b w:val="0"/>
          <w:bCs/>
          <w:sz w:val="21"/>
          <w:szCs w:val="21"/>
        </w:rPr>
        <w:t>）]</w:t>
      </w:r>
      <w:r>
        <w:rPr>
          <w:rFonts w:eastAsia="宋体"/>
          <w:b w:val="0"/>
          <w:snapToGrid w:val="0"/>
          <w:spacing w:val="-3"/>
          <w:kern w:val="0"/>
          <w:sz w:val="21"/>
          <w:szCs w:val="21"/>
        </w:rPr>
        <w:t>表示。计数资料采用</w:t>
      </w:r>
      <w:r>
        <w:rPr>
          <w:rFonts w:hint="eastAsia" w:eastAsia="宋体"/>
          <w:b w:val="0"/>
          <w:snapToGrid w:val="0"/>
          <w:spacing w:val="-3"/>
          <w:kern w:val="0"/>
          <w:sz w:val="21"/>
          <w:szCs w:val="21"/>
        </w:rPr>
        <w:t>频数</w:t>
      </w:r>
      <w:r>
        <w:rPr>
          <w:rFonts w:eastAsia="宋体"/>
          <w:b w:val="0"/>
          <w:snapToGrid w:val="0"/>
          <w:spacing w:val="-3"/>
          <w:kern w:val="0"/>
          <w:sz w:val="21"/>
          <w:szCs w:val="21"/>
        </w:rPr>
        <w:t>、百分</w:t>
      </w:r>
      <w:r>
        <w:rPr>
          <w:rFonts w:hint="eastAsia" w:eastAsia="宋体"/>
          <w:b w:val="0"/>
          <w:snapToGrid w:val="0"/>
          <w:spacing w:val="-3"/>
          <w:kern w:val="0"/>
          <w:sz w:val="21"/>
          <w:szCs w:val="21"/>
        </w:rPr>
        <w:t>率或构成比（%）</w:t>
      </w:r>
      <w:r>
        <w:rPr>
          <w:rFonts w:eastAsia="宋体"/>
          <w:b w:val="0"/>
          <w:snapToGrid w:val="0"/>
          <w:spacing w:val="-3"/>
          <w:kern w:val="0"/>
          <w:sz w:val="21"/>
          <w:szCs w:val="21"/>
        </w:rPr>
        <w:t>表示。症状群的提取采用探索性因子分析，因子选择运用主成分分析</w:t>
      </w:r>
      <w:r>
        <w:rPr>
          <w:rFonts w:hint="eastAsia" w:eastAsia="宋体"/>
          <w:b w:val="0"/>
          <w:snapToGrid w:val="0"/>
          <w:spacing w:val="-3"/>
          <w:kern w:val="0"/>
          <w:sz w:val="21"/>
          <w:szCs w:val="21"/>
        </w:rPr>
        <w:t>法</w:t>
      </w:r>
      <w:r>
        <w:rPr>
          <w:rFonts w:eastAsia="宋体"/>
          <w:b w:val="0"/>
          <w:snapToGrid w:val="0"/>
          <w:spacing w:val="-3"/>
          <w:kern w:val="0"/>
          <w:sz w:val="21"/>
          <w:szCs w:val="21"/>
        </w:rPr>
        <w:t>和最大方差旋转法。因子特征值</w:t>
      </w:r>
      <w:r>
        <w:rPr>
          <w:rFonts w:hint="eastAsia" w:eastAsia="宋体"/>
          <w:b w:val="0"/>
          <w:snapToGrid w:val="0"/>
          <w:spacing w:val="-3"/>
          <w:kern w:val="0"/>
          <w:sz w:val="21"/>
          <w:szCs w:val="21"/>
        </w:rPr>
        <w:t>＞</w:t>
      </w:r>
      <w:r>
        <w:rPr>
          <w:rFonts w:eastAsia="宋体"/>
          <w:b w:val="0"/>
          <w:snapToGrid w:val="0"/>
          <w:spacing w:val="-3"/>
          <w:kern w:val="0"/>
          <w:sz w:val="21"/>
          <w:szCs w:val="21"/>
        </w:rPr>
        <w:t>1</w:t>
      </w:r>
      <w:r>
        <w:rPr>
          <w:rFonts w:hint="eastAsia" w:eastAsia="宋体"/>
          <w:b w:val="0"/>
          <w:snapToGrid w:val="0"/>
          <w:spacing w:val="-3"/>
          <w:kern w:val="0"/>
          <w:sz w:val="21"/>
          <w:szCs w:val="21"/>
        </w:rPr>
        <w:t>.000</w:t>
      </w:r>
      <w:r>
        <w:rPr>
          <w:rFonts w:eastAsia="宋体"/>
          <w:b w:val="0"/>
          <w:snapToGrid w:val="0"/>
          <w:spacing w:val="-3"/>
          <w:kern w:val="0"/>
          <w:sz w:val="21"/>
          <w:szCs w:val="21"/>
        </w:rPr>
        <w:t>，且各因子载荷均</w:t>
      </w:r>
      <w:r>
        <w:rPr>
          <w:rFonts w:hint="eastAsia" w:eastAsia="宋体"/>
          <w:b w:val="0"/>
          <w:snapToGrid w:val="0"/>
          <w:spacing w:val="-3"/>
          <w:kern w:val="0"/>
          <w:sz w:val="21"/>
          <w:szCs w:val="21"/>
        </w:rPr>
        <w:t>≥</w:t>
      </w:r>
      <w:r>
        <w:rPr>
          <w:rFonts w:eastAsia="宋体"/>
          <w:b w:val="0"/>
          <w:snapToGrid w:val="0"/>
          <w:spacing w:val="-3"/>
          <w:kern w:val="0"/>
          <w:sz w:val="21"/>
          <w:szCs w:val="21"/>
        </w:rPr>
        <w:t>0.4</w:t>
      </w:r>
      <w:r>
        <w:rPr>
          <w:rFonts w:hint="eastAsia" w:eastAsia="宋体"/>
          <w:b w:val="0"/>
          <w:snapToGrid w:val="0"/>
          <w:spacing w:val="-3"/>
          <w:kern w:val="0"/>
          <w:sz w:val="21"/>
          <w:szCs w:val="21"/>
        </w:rPr>
        <w:t>00</w:t>
      </w:r>
      <w:r>
        <w:rPr>
          <w:rFonts w:eastAsia="宋体"/>
          <w:b w:val="0"/>
          <w:snapToGrid w:val="0"/>
          <w:spacing w:val="-3"/>
          <w:kern w:val="0"/>
          <w:sz w:val="21"/>
          <w:szCs w:val="21"/>
          <w:vertAlign w:val="superscript"/>
        </w:rPr>
        <w:t>[18]</w:t>
      </w:r>
      <w:r>
        <w:rPr>
          <w:rFonts w:eastAsia="宋体"/>
          <w:b w:val="0"/>
          <w:snapToGrid w:val="0"/>
          <w:spacing w:val="-3"/>
          <w:kern w:val="0"/>
          <w:sz w:val="21"/>
          <w:szCs w:val="21"/>
        </w:rPr>
        <w:t>。当同一症状在多个因子中载荷均</w:t>
      </w:r>
      <w:r>
        <w:rPr>
          <w:rFonts w:hint="eastAsia" w:eastAsia="宋体"/>
          <w:b w:val="0"/>
          <w:snapToGrid w:val="0"/>
          <w:spacing w:val="-3"/>
          <w:kern w:val="0"/>
          <w:sz w:val="21"/>
          <w:szCs w:val="21"/>
        </w:rPr>
        <w:t>＞</w:t>
      </w:r>
      <w:r>
        <w:rPr>
          <w:rFonts w:eastAsia="宋体"/>
          <w:b w:val="0"/>
          <w:snapToGrid w:val="0"/>
          <w:spacing w:val="-3"/>
          <w:kern w:val="0"/>
          <w:sz w:val="21"/>
          <w:szCs w:val="21"/>
        </w:rPr>
        <w:t>0.4</w:t>
      </w:r>
      <w:r>
        <w:rPr>
          <w:rFonts w:hint="eastAsia" w:eastAsia="宋体"/>
          <w:b w:val="0"/>
          <w:snapToGrid w:val="0"/>
          <w:spacing w:val="-3"/>
          <w:kern w:val="0"/>
          <w:sz w:val="21"/>
          <w:szCs w:val="21"/>
        </w:rPr>
        <w:t>00</w:t>
      </w:r>
      <w:r>
        <w:rPr>
          <w:rFonts w:eastAsia="宋体"/>
          <w:b w:val="0"/>
          <w:snapToGrid w:val="0"/>
          <w:spacing w:val="-3"/>
          <w:kern w:val="0"/>
          <w:sz w:val="21"/>
          <w:szCs w:val="21"/>
        </w:rPr>
        <w:t>时，则将其归属到载荷相对较高的因子。使用JASP</w:t>
      </w:r>
      <w:r>
        <w:rPr>
          <w:rFonts w:hint="eastAsia" w:eastAsia="宋体"/>
          <w:b w:val="0"/>
          <w:snapToGrid w:val="0"/>
          <w:spacing w:val="-3"/>
          <w:kern w:val="0"/>
          <w:sz w:val="21"/>
          <w:szCs w:val="21"/>
        </w:rPr>
        <w:t xml:space="preserve"> </w:t>
      </w:r>
      <w:r>
        <w:rPr>
          <w:rFonts w:eastAsia="宋体"/>
          <w:b w:val="0"/>
          <w:snapToGrid w:val="0"/>
          <w:spacing w:val="-3"/>
          <w:kern w:val="0"/>
          <w:sz w:val="21"/>
          <w:szCs w:val="21"/>
        </w:rPr>
        <w:t>0.19.3</w:t>
      </w:r>
      <w:r>
        <w:rPr>
          <w:rFonts w:hint="eastAsia" w:eastAsia="宋体"/>
          <w:b w:val="0"/>
          <w:snapToGrid w:val="0"/>
          <w:spacing w:val="-3"/>
          <w:kern w:val="0"/>
          <w:sz w:val="21"/>
          <w:szCs w:val="21"/>
        </w:rPr>
        <w:t>软件</w:t>
      </w:r>
      <w:r>
        <w:rPr>
          <w:rFonts w:eastAsia="宋体"/>
          <w:b w:val="0"/>
          <w:snapToGrid w:val="0"/>
          <w:spacing w:val="-3"/>
          <w:kern w:val="0"/>
          <w:sz w:val="21"/>
          <w:szCs w:val="21"/>
        </w:rPr>
        <w:t>对症状群内提取的症状进行网络分析，采用EBICglasso算法生成网络及中心性图谱</w:t>
      </w:r>
      <w:r>
        <w:rPr>
          <w:rFonts w:hint="eastAsia" w:eastAsia="宋体"/>
          <w:b w:val="0"/>
          <w:snapToGrid w:val="0"/>
          <w:spacing w:val="-3"/>
          <w:kern w:val="0"/>
          <w:sz w:val="21"/>
          <w:szCs w:val="21"/>
        </w:rPr>
        <w:t>，图中</w:t>
      </w:r>
      <w:r>
        <w:rPr>
          <w:rFonts w:eastAsia="宋体"/>
          <w:b w:val="0"/>
          <w:snapToGrid w:val="0"/>
          <w:spacing w:val="-3"/>
          <w:kern w:val="0"/>
          <w:sz w:val="21"/>
          <w:szCs w:val="21"/>
        </w:rPr>
        <w:t>不同颜色代表不同症状群，每个节点对应</w:t>
      </w:r>
      <w:r>
        <w:rPr>
          <w:rFonts w:hint="eastAsia" w:eastAsia="宋体"/>
          <w:b w:val="0"/>
          <w:snapToGrid w:val="0"/>
          <w:spacing w:val="-3"/>
          <w:kern w:val="0"/>
          <w:sz w:val="21"/>
          <w:szCs w:val="21"/>
        </w:rPr>
        <w:t>1</w:t>
      </w:r>
      <w:r>
        <w:rPr>
          <w:rFonts w:eastAsia="宋体"/>
          <w:b w:val="0"/>
          <w:snapToGrid w:val="0"/>
          <w:spacing w:val="-3"/>
          <w:kern w:val="0"/>
          <w:sz w:val="21"/>
          <w:szCs w:val="21"/>
        </w:rPr>
        <w:t>个症状，节点间的连线称为边</w:t>
      </w:r>
      <w:r>
        <w:rPr>
          <w:rFonts w:hint="eastAsia" w:eastAsia="宋体"/>
          <w:b w:val="0"/>
          <w:snapToGrid w:val="0"/>
          <w:spacing w:val="-3"/>
          <w:kern w:val="0"/>
          <w:sz w:val="21"/>
          <w:szCs w:val="21"/>
        </w:rPr>
        <w:t>；</w:t>
      </w:r>
      <w:r>
        <w:rPr>
          <w:rFonts w:eastAsia="宋体"/>
          <w:b w:val="0"/>
          <w:snapToGrid w:val="0"/>
          <w:spacing w:val="-3"/>
          <w:kern w:val="0"/>
          <w:sz w:val="21"/>
          <w:szCs w:val="21"/>
        </w:rPr>
        <w:t>边的颜色中，蓝色表示正向关联，红色代表负向关联，边的宽度和色调深浅体现相关性强弱</w:t>
      </w:r>
      <w:r>
        <w:rPr>
          <w:rFonts w:eastAsia="宋体"/>
          <w:b w:val="0"/>
          <w:snapToGrid w:val="0"/>
          <w:spacing w:val="-3"/>
          <w:kern w:val="0"/>
          <w:sz w:val="21"/>
          <w:szCs w:val="21"/>
          <w:vertAlign w:val="superscript"/>
        </w:rPr>
        <w:t>[19]</w:t>
      </w:r>
      <w:r>
        <w:rPr>
          <w:rFonts w:eastAsia="宋体"/>
          <w:b w:val="0"/>
          <w:snapToGrid w:val="0"/>
          <w:spacing w:val="-3"/>
          <w:kern w:val="0"/>
          <w:sz w:val="21"/>
          <w:szCs w:val="21"/>
        </w:rPr>
        <w:t>。为评估症状在网络中的影响力，计算以下中心性指标：强度中心性（</w:t>
      </w:r>
      <w:r>
        <w:rPr>
          <w:rFonts w:hint="eastAsia" w:eastAsia="宋体"/>
          <w:b w:val="0"/>
          <w:snapToGrid w:val="0"/>
          <w:spacing w:val="-3"/>
          <w:kern w:val="0"/>
          <w:sz w:val="21"/>
          <w:szCs w:val="21"/>
        </w:rPr>
        <w:t>s</w:t>
      </w:r>
      <w:r>
        <w:rPr>
          <w:rFonts w:eastAsia="宋体"/>
          <w:b w:val="0"/>
          <w:snapToGrid w:val="0"/>
          <w:spacing w:val="-3"/>
          <w:kern w:val="0"/>
          <w:sz w:val="21"/>
          <w:szCs w:val="21"/>
        </w:rPr>
        <w:t xml:space="preserve">trength </w:t>
      </w:r>
      <w:r>
        <w:rPr>
          <w:rFonts w:hint="eastAsia" w:eastAsia="宋体"/>
          <w:b w:val="0"/>
          <w:snapToGrid w:val="0"/>
          <w:spacing w:val="-3"/>
          <w:kern w:val="0"/>
          <w:sz w:val="21"/>
          <w:szCs w:val="21"/>
        </w:rPr>
        <w:t>c</w:t>
      </w:r>
      <w:r>
        <w:rPr>
          <w:rFonts w:eastAsia="宋体"/>
          <w:b w:val="0"/>
          <w:snapToGrid w:val="0"/>
          <w:spacing w:val="-3"/>
          <w:kern w:val="0"/>
          <w:sz w:val="21"/>
          <w:szCs w:val="21"/>
        </w:rPr>
        <w:t>entrality</w:t>
      </w:r>
      <w:r>
        <w:rPr>
          <w:rFonts w:hint="eastAsia" w:eastAsia="宋体"/>
          <w:b w:val="0"/>
          <w:snapToGrid w:val="0"/>
          <w:spacing w:val="-3"/>
          <w:kern w:val="0"/>
          <w:sz w:val="21"/>
          <w:szCs w:val="21"/>
        </w:rPr>
        <w:t>，</w:t>
      </w:r>
      <w:r>
        <w:rPr>
          <w:rFonts w:eastAsia="宋体"/>
          <w:b w:val="0"/>
          <w:i/>
          <w:iCs/>
          <w:snapToGrid w:val="0"/>
          <w:spacing w:val="-3"/>
          <w:kern w:val="0"/>
          <w:sz w:val="21"/>
          <w:szCs w:val="21"/>
        </w:rPr>
        <w:t>r</w:t>
      </w:r>
      <w:r>
        <w:rPr>
          <w:rFonts w:eastAsia="宋体"/>
          <w:b w:val="0"/>
          <w:i/>
          <w:iCs/>
          <w:snapToGrid w:val="0"/>
          <w:spacing w:val="-3"/>
          <w:kern w:val="0"/>
          <w:sz w:val="21"/>
          <w:szCs w:val="21"/>
          <w:vertAlign w:val="subscript"/>
        </w:rPr>
        <w:t>s</w:t>
      </w:r>
      <w:r>
        <w:rPr>
          <w:rFonts w:eastAsia="宋体"/>
          <w:b w:val="0"/>
          <w:snapToGrid w:val="0"/>
          <w:spacing w:val="-3"/>
          <w:kern w:val="0"/>
          <w:sz w:val="21"/>
          <w:szCs w:val="21"/>
        </w:rPr>
        <w:t>）反映某症状直接连接其他症状的总强度，是识别核心症状的关键指标；接近中心性（</w:t>
      </w:r>
      <w:r>
        <w:rPr>
          <w:rFonts w:hint="eastAsia" w:eastAsia="宋体"/>
          <w:b w:val="0"/>
          <w:snapToGrid w:val="0"/>
          <w:spacing w:val="-3"/>
          <w:kern w:val="0"/>
          <w:sz w:val="21"/>
          <w:szCs w:val="21"/>
        </w:rPr>
        <w:t>c</w:t>
      </w:r>
      <w:r>
        <w:rPr>
          <w:rFonts w:eastAsia="宋体"/>
          <w:b w:val="0"/>
          <w:snapToGrid w:val="0"/>
          <w:spacing w:val="-3"/>
          <w:kern w:val="0"/>
          <w:sz w:val="21"/>
          <w:szCs w:val="21"/>
        </w:rPr>
        <w:t xml:space="preserve">loseness </w:t>
      </w:r>
      <w:r>
        <w:rPr>
          <w:rFonts w:hint="eastAsia" w:eastAsia="宋体"/>
          <w:b w:val="0"/>
          <w:snapToGrid w:val="0"/>
          <w:spacing w:val="-3"/>
          <w:kern w:val="0"/>
          <w:sz w:val="21"/>
          <w:szCs w:val="21"/>
        </w:rPr>
        <w:t>c</w:t>
      </w:r>
      <w:r>
        <w:rPr>
          <w:rFonts w:eastAsia="宋体"/>
          <w:b w:val="0"/>
          <w:snapToGrid w:val="0"/>
          <w:spacing w:val="-3"/>
          <w:kern w:val="0"/>
          <w:sz w:val="21"/>
          <w:szCs w:val="21"/>
        </w:rPr>
        <w:t>entrality</w:t>
      </w:r>
      <w:r>
        <w:rPr>
          <w:rFonts w:hint="eastAsia" w:eastAsia="宋体"/>
          <w:b w:val="0"/>
          <w:snapToGrid w:val="0"/>
          <w:spacing w:val="-3"/>
          <w:kern w:val="0"/>
          <w:sz w:val="21"/>
          <w:szCs w:val="21"/>
        </w:rPr>
        <w:t>，</w:t>
      </w:r>
      <w:r>
        <w:rPr>
          <w:rFonts w:eastAsia="宋体"/>
          <w:b w:val="0"/>
          <w:i/>
          <w:iCs/>
          <w:snapToGrid w:val="0"/>
          <w:spacing w:val="-3"/>
          <w:kern w:val="0"/>
          <w:sz w:val="21"/>
          <w:szCs w:val="21"/>
        </w:rPr>
        <w:t>r</w:t>
      </w:r>
      <w:r>
        <w:rPr>
          <w:rFonts w:eastAsia="宋体"/>
          <w:b w:val="0"/>
          <w:i/>
          <w:iCs/>
          <w:snapToGrid w:val="0"/>
          <w:spacing w:val="-3"/>
          <w:kern w:val="0"/>
          <w:sz w:val="21"/>
          <w:szCs w:val="21"/>
          <w:vertAlign w:val="subscript"/>
        </w:rPr>
        <w:t>c</w:t>
      </w:r>
      <w:r>
        <w:rPr>
          <w:rFonts w:eastAsia="宋体"/>
          <w:b w:val="0"/>
          <w:snapToGrid w:val="0"/>
          <w:spacing w:val="-3"/>
          <w:kern w:val="0"/>
          <w:sz w:val="21"/>
          <w:szCs w:val="21"/>
        </w:rPr>
        <w:t>）反映某症状通过网络影响其他症状的间接能力；中介中心性（</w:t>
      </w:r>
      <w:r>
        <w:rPr>
          <w:rFonts w:hint="eastAsia" w:eastAsia="宋体"/>
          <w:b w:val="0"/>
          <w:snapToGrid w:val="0"/>
          <w:spacing w:val="-3"/>
          <w:kern w:val="0"/>
          <w:sz w:val="21"/>
          <w:szCs w:val="21"/>
        </w:rPr>
        <w:t>b</w:t>
      </w:r>
      <w:r>
        <w:rPr>
          <w:rFonts w:eastAsia="宋体"/>
          <w:b w:val="0"/>
          <w:snapToGrid w:val="0"/>
          <w:spacing w:val="-3"/>
          <w:kern w:val="0"/>
          <w:sz w:val="21"/>
          <w:szCs w:val="21"/>
        </w:rPr>
        <w:t xml:space="preserve">etweenness </w:t>
      </w:r>
      <w:r>
        <w:rPr>
          <w:rFonts w:hint="eastAsia" w:eastAsia="宋体"/>
          <w:b w:val="0"/>
          <w:snapToGrid w:val="0"/>
          <w:spacing w:val="-3"/>
          <w:kern w:val="0"/>
          <w:sz w:val="21"/>
          <w:szCs w:val="21"/>
        </w:rPr>
        <w:t>c</w:t>
      </w:r>
      <w:r>
        <w:rPr>
          <w:rFonts w:eastAsia="宋体"/>
          <w:b w:val="0"/>
          <w:snapToGrid w:val="0"/>
          <w:spacing w:val="-3"/>
          <w:kern w:val="0"/>
          <w:sz w:val="21"/>
          <w:szCs w:val="21"/>
        </w:rPr>
        <w:t>entrality</w:t>
      </w:r>
      <w:r>
        <w:rPr>
          <w:rFonts w:hint="eastAsia" w:eastAsia="宋体"/>
          <w:b w:val="0"/>
          <w:snapToGrid w:val="0"/>
          <w:spacing w:val="-3"/>
          <w:kern w:val="0"/>
          <w:sz w:val="21"/>
          <w:szCs w:val="21"/>
        </w:rPr>
        <w:t>，</w:t>
      </w:r>
      <w:r>
        <w:rPr>
          <w:rFonts w:eastAsia="宋体"/>
          <w:b w:val="0"/>
          <w:i/>
          <w:iCs/>
          <w:snapToGrid w:val="0"/>
          <w:spacing w:val="-3"/>
          <w:kern w:val="0"/>
          <w:sz w:val="21"/>
          <w:szCs w:val="21"/>
        </w:rPr>
        <w:t>r</w:t>
      </w:r>
      <w:r>
        <w:rPr>
          <w:rFonts w:eastAsia="宋体"/>
          <w:b w:val="0"/>
          <w:i/>
          <w:iCs/>
          <w:snapToGrid w:val="0"/>
          <w:spacing w:val="-3"/>
          <w:kern w:val="0"/>
          <w:sz w:val="21"/>
          <w:szCs w:val="21"/>
          <w:vertAlign w:val="subscript"/>
        </w:rPr>
        <w:t>b</w:t>
      </w:r>
      <w:r>
        <w:rPr>
          <w:rFonts w:eastAsia="宋体"/>
          <w:b w:val="0"/>
          <w:snapToGrid w:val="0"/>
          <w:spacing w:val="-3"/>
          <w:kern w:val="0"/>
          <w:sz w:val="21"/>
          <w:szCs w:val="21"/>
        </w:rPr>
        <w:t>）反映某症状作为</w:t>
      </w:r>
      <w:r>
        <w:rPr>
          <w:rFonts w:hint="eastAsia" w:eastAsia="宋体"/>
          <w:b w:val="0"/>
          <w:snapToGrid w:val="0"/>
          <w:spacing w:val="-3"/>
          <w:kern w:val="0"/>
          <w:sz w:val="21"/>
          <w:szCs w:val="21"/>
        </w:rPr>
        <w:t>“</w:t>
      </w:r>
      <w:r>
        <w:rPr>
          <w:rFonts w:eastAsia="宋体"/>
          <w:b w:val="0"/>
          <w:snapToGrid w:val="0"/>
          <w:spacing w:val="-3"/>
          <w:kern w:val="0"/>
          <w:sz w:val="21"/>
          <w:szCs w:val="21"/>
        </w:rPr>
        <w:t>桥梁</w:t>
      </w:r>
      <w:r>
        <w:rPr>
          <w:rFonts w:hint="eastAsia" w:eastAsia="宋体"/>
          <w:b w:val="0"/>
          <w:snapToGrid w:val="0"/>
          <w:spacing w:val="-3"/>
          <w:kern w:val="0"/>
          <w:sz w:val="21"/>
          <w:szCs w:val="21"/>
        </w:rPr>
        <w:t>”</w:t>
      </w:r>
      <w:r>
        <w:rPr>
          <w:rFonts w:eastAsia="宋体"/>
          <w:b w:val="0"/>
          <w:snapToGrid w:val="0"/>
          <w:spacing w:val="-3"/>
          <w:kern w:val="0"/>
          <w:sz w:val="21"/>
          <w:szCs w:val="21"/>
        </w:rPr>
        <w:t>连接其他症状的能力</w:t>
      </w:r>
      <w:r>
        <w:rPr>
          <w:rFonts w:eastAsia="宋体"/>
          <w:b w:val="0"/>
          <w:snapToGrid w:val="0"/>
          <w:spacing w:val="-3"/>
          <w:kern w:val="0"/>
          <w:sz w:val="21"/>
          <w:szCs w:val="21"/>
          <w:vertAlign w:val="superscript"/>
        </w:rPr>
        <w:t>[20]</w:t>
      </w:r>
      <w:r>
        <w:rPr>
          <w:rFonts w:eastAsia="宋体"/>
          <w:b w:val="0"/>
          <w:snapToGrid w:val="0"/>
          <w:spacing w:val="-3"/>
          <w:kern w:val="0"/>
          <w:sz w:val="21"/>
          <w:szCs w:val="21"/>
        </w:rPr>
        <w:t>。采用非参数Bootstrap</w:t>
      </w:r>
      <w:r>
        <w:rPr>
          <w:rFonts w:hint="eastAsia" w:eastAsia="宋体"/>
          <w:b w:val="0"/>
          <w:snapToGrid w:val="0"/>
          <w:spacing w:val="-3"/>
          <w:kern w:val="0"/>
          <w:sz w:val="21"/>
          <w:szCs w:val="21"/>
        </w:rPr>
        <w:t>重复</w:t>
      </w:r>
      <w:r>
        <w:rPr>
          <w:rFonts w:eastAsia="宋体"/>
          <w:b w:val="0"/>
          <w:snapToGrid w:val="0"/>
          <w:spacing w:val="-3"/>
          <w:kern w:val="0"/>
          <w:sz w:val="21"/>
          <w:szCs w:val="21"/>
        </w:rPr>
        <w:t>抽样法（</w:t>
      </w:r>
      <w:sdt>
        <w:sdtPr>
          <w:alias w:val="千分位"/>
          <w:tag w:val="formattag_"/>
          <w:id w:val="1163215"/>
        </w:sdtPr>
        <w:sdtContent>
          <w:bookmarkStart w:id="39" w:name="bkFormat1163215"/>
          <w:r>
            <w:rPr>
              <w:rFonts w:eastAsia="宋体"/>
              <w:b w:val="0"/>
              <w:snapToGrid w:val="0"/>
              <w:color w:val="FF0000"/>
              <w:spacing w:val="-3"/>
              <w:kern w:val="0"/>
              <w:sz w:val="21"/>
              <w:szCs w:val="21"/>
            </w:rPr>
            <w:t>1</w:t>
          </w:r>
          <w:r>
            <w:rPr>
              <w:rFonts w:hint="eastAsia" w:eastAsia="宋体"/>
              <w:b w:val="0"/>
              <w:snapToGrid w:val="0"/>
              <w:color w:val="FF0000"/>
              <w:spacing w:val="-3"/>
              <w:kern w:val="0"/>
              <w:sz w:val="21"/>
              <w:szCs w:val="21"/>
            </w:rPr>
            <w:t xml:space="preserve"> </w:t>
          </w:r>
          <w:r>
            <w:rPr>
              <w:rFonts w:eastAsia="宋体"/>
              <w:b w:val="0"/>
              <w:snapToGrid w:val="0"/>
              <w:color w:val="FF0000"/>
              <w:spacing w:val="-3"/>
              <w:kern w:val="0"/>
              <w:sz w:val="21"/>
              <w:szCs w:val="21"/>
            </w:rPr>
            <w:t>000</w:t>
          </w:r>
          <w:bookmarkEnd w:id="39"/>
        </w:sdtContent>
      </w:sdt>
      <w:r>
        <w:rPr>
          <w:rFonts w:eastAsia="宋体"/>
          <w:b w:val="0"/>
          <w:snapToGrid w:val="0"/>
          <w:spacing w:val="-3"/>
          <w:kern w:val="0"/>
          <w:sz w:val="21"/>
          <w:szCs w:val="21"/>
        </w:rPr>
        <w:t>次重复）评估网络稳定性与准确性，分析中心性指标与原始样本的平均相关系数（平均相关系数＞0.25</w:t>
      </w:r>
      <w:r>
        <w:rPr>
          <w:rFonts w:hint="eastAsia" w:eastAsia="宋体"/>
          <w:b w:val="0"/>
          <w:snapToGrid w:val="0"/>
          <w:spacing w:val="-3"/>
          <w:kern w:val="0"/>
          <w:sz w:val="21"/>
          <w:szCs w:val="21"/>
        </w:rPr>
        <w:t>0表示</w:t>
      </w:r>
      <w:r>
        <w:rPr>
          <w:rFonts w:eastAsia="宋体"/>
          <w:b w:val="0"/>
          <w:snapToGrid w:val="0"/>
          <w:spacing w:val="-3"/>
          <w:kern w:val="0"/>
          <w:sz w:val="21"/>
          <w:szCs w:val="21"/>
        </w:rPr>
        <w:t>一般稳定</w:t>
      </w:r>
      <w:r>
        <w:rPr>
          <w:rFonts w:hint="eastAsia" w:eastAsia="宋体"/>
          <w:b w:val="0"/>
          <w:snapToGrid w:val="0"/>
          <w:spacing w:val="-3"/>
          <w:kern w:val="0"/>
          <w:sz w:val="21"/>
          <w:szCs w:val="21"/>
        </w:rPr>
        <w:t>、</w:t>
      </w:r>
      <w:r>
        <w:rPr>
          <w:rFonts w:eastAsia="宋体"/>
          <w:b w:val="0"/>
          <w:snapToGrid w:val="0"/>
          <w:spacing w:val="-3"/>
          <w:kern w:val="0"/>
          <w:sz w:val="21"/>
          <w:szCs w:val="21"/>
        </w:rPr>
        <w:t>＞0.5</w:t>
      </w:r>
      <w:r>
        <w:rPr>
          <w:rFonts w:hint="eastAsia" w:eastAsia="宋体"/>
          <w:b w:val="0"/>
          <w:snapToGrid w:val="0"/>
          <w:spacing w:val="-3"/>
          <w:kern w:val="0"/>
          <w:sz w:val="21"/>
          <w:szCs w:val="21"/>
        </w:rPr>
        <w:t>00表示</w:t>
      </w:r>
      <w:r>
        <w:rPr>
          <w:rFonts w:eastAsia="宋体"/>
          <w:b w:val="0"/>
          <w:snapToGrid w:val="0"/>
          <w:spacing w:val="-3"/>
          <w:kern w:val="0"/>
          <w:sz w:val="21"/>
          <w:szCs w:val="21"/>
        </w:rPr>
        <w:t>较稳定）；通过 Bootstrap 置信区间评估边权重估计误差，区间越窄准确性越高</w:t>
      </w:r>
      <w:r>
        <w:rPr>
          <w:rFonts w:eastAsia="宋体"/>
          <w:b w:val="0"/>
          <w:snapToGrid w:val="0"/>
          <w:spacing w:val="-3"/>
          <w:kern w:val="0"/>
          <w:sz w:val="21"/>
          <w:szCs w:val="21"/>
          <w:vertAlign w:val="superscript"/>
        </w:rPr>
        <w:t>[21]</w:t>
      </w:r>
      <w:r>
        <w:rPr>
          <w:rFonts w:eastAsia="宋体"/>
          <w:b w:val="0"/>
          <w:snapToGrid w:val="0"/>
          <w:spacing w:val="-3"/>
          <w:kern w:val="0"/>
          <w:sz w:val="21"/>
          <w:szCs w:val="21"/>
        </w:rPr>
        <w:t>。</w:t>
      </w:r>
    </w:p>
    <w:p w14:paraId="61E6B192">
      <w:pPr>
        <w:widowControl/>
        <w:kinsoku w:val="0"/>
        <w:autoSpaceDE w:val="0"/>
        <w:autoSpaceDN w:val="0"/>
        <w:adjustRightInd w:val="0"/>
        <w:snapToGrid w:val="0"/>
        <w:ind w:firstLine="402" w:firstLineChars="200"/>
        <w:textAlignment w:val="baseline"/>
        <w:outlineLvl w:val="0"/>
        <w:rPr>
          <w:rFonts w:ascii="Times New Roman" w:hAnsi="Times New Roman" w:eastAsia="宋体" w:cs="Times New Roman"/>
          <w:b/>
          <w:bCs/>
          <w:snapToGrid w:val="0"/>
          <w:spacing w:val="-5"/>
          <w:kern w:val="0"/>
          <w:szCs w:val="21"/>
        </w:rPr>
      </w:pPr>
      <w:bookmarkStart w:id="40" w:name="_Toc30180"/>
      <w:bookmarkStart w:id="41" w:name="_Toc5812"/>
      <w:r>
        <w:rPr>
          <w:rFonts w:hint="eastAsia" w:ascii="Times New Roman" w:hAnsi="Times New Roman" w:eastAsia="宋体" w:cs="Times New Roman"/>
          <w:b/>
          <w:bCs/>
          <w:snapToGrid w:val="0"/>
          <w:spacing w:val="-5"/>
          <w:kern w:val="0"/>
          <w:szCs w:val="21"/>
        </w:rPr>
        <w:t>二、结果</w:t>
      </w:r>
      <w:bookmarkEnd w:id="40"/>
      <w:bookmarkEnd w:id="41"/>
      <w:bookmarkStart w:id="42" w:name="pindex25"/>
      <w:bookmarkEnd w:id="42"/>
      <w:bookmarkStart w:id="43" w:name="_Toc19426"/>
      <w:bookmarkStart w:id="44" w:name="_Toc18380"/>
    </w:p>
    <w:p w14:paraId="6A370EC5">
      <w:pPr>
        <w:widowControl/>
        <w:kinsoku w:val="0"/>
        <w:autoSpaceDE w:val="0"/>
        <w:autoSpaceDN w:val="0"/>
        <w:adjustRightInd w:val="0"/>
        <w:snapToGrid w:val="0"/>
        <w:ind w:firstLine="410" w:firstLineChars="200"/>
        <w:jc w:val="left"/>
        <w:textAlignment w:val="baseline"/>
        <w:outlineLvl w:val="0"/>
        <w:rPr>
          <w:rFonts w:ascii="Times New Roman" w:hAnsi="Times New Roman" w:eastAsia="宋体" w:cs="Times New Roman"/>
          <w:snapToGrid w:val="0"/>
          <w:spacing w:val="-3"/>
          <w:kern w:val="0"/>
          <w:szCs w:val="21"/>
        </w:rPr>
      </w:pPr>
      <w:r>
        <w:rPr>
          <w:rFonts w:ascii="Times New Roman" w:hAnsi="Times New Roman" w:eastAsia="宋体" w:cs="Times New Roman"/>
          <w:b/>
          <w:bCs/>
          <w:snapToGrid w:val="0"/>
          <w:spacing w:val="-3"/>
          <w:kern w:val="0"/>
          <w:szCs w:val="21"/>
        </w:rPr>
        <w:t>1.</w:t>
      </w:r>
      <w:r>
        <w:rPr>
          <w:rFonts w:hint="eastAsia" w:ascii="Times New Roman" w:hAnsi="Times New Roman" w:eastAsia="宋体" w:cs="Times New Roman"/>
          <w:b/>
          <w:bCs/>
          <w:snapToGrid w:val="0"/>
          <w:spacing w:val="-3"/>
          <w:kern w:val="0"/>
          <w:szCs w:val="21"/>
        </w:rPr>
        <w:t>前列腺癌根治术后稳定期患者</w:t>
      </w:r>
      <w:r>
        <w:rPr>
          <w:rFonts w:ascii="Times New Roman" w:hAnsi="Times New Roman" w:eastAsia="宋体" w:cs="Times New Roman"/>
          <w:b/>
          <w:bCs/>
          <w:snapToGrid w:val="0"/>
          <w:spacing w:val="-3"/>
          <w:kern w:val="0"/>
          <w:szCs w:val="21"/>
        </w:rPr>
        <w:t>的一般资料</w:t>
      </w:r>
      <w:bookmarkEnd w:id="43"/>
      <w:bookmarkEnd w:id="44"/>
      <w:r>
        <w:rPr>
          <w:rFonts w:hint="eastAsia" w:ascii="Times New Roman" w:hAnsi="Times New Roman" w:eastAsia="宋体" w:cs="Times New Roman"/>
          <w:b/>
          <w:bCs/>
          <w:snapToGrid w:val="0"/>
          <w:spacing w:val="-3"/>
          <w:kern w:val="0"/>
          <w:szCs w:val="21"/>
        </w:rPr>
        <w:t>情况</w:t>
      </w:r>
      <w:r>
        <w:rPr>
          <w:rFonts w:ascii="Times New Roman" w:hAnsi="Times New Roman" w:eastAsia="宋体" w:cs="Times New Roman"/>
          <w:b/>
          <w:bCs/>
          <w:snapToGrid w:val="0"/>
          <w:spacing w:val="-3"/>
          <w:kern w:val="0"/>
          <w:szCs w:val="21"/>
        </w:rPr>
        <w:t>：</w:t>
      </w:r>
      <w:r>
        <w:rPr>
          <w:rFonts w:ascii="Times New Roman" w:hAnsi="Times New Roman" w:eastAsia="宋体" w:cs="Times New Roman"/>
          <w:snapToGrid w:val="0"/>
          <w:spacing w:val="-3"/>
          <w:kern w:val="0"/>
          <w:szCs w:val="21"/>
        </w:rPr>
        <w:t>579</w:t>
      </w:r>
      <w:r>
        <w:rPr>
          <w:rFonts w:hint="eastAsia" w:ascii="Times New Roman" w:hAnsi="Times New Roman" w:eastAsia="宋体" w:cs="Times New Roman"/>
          <w:snapToGrid w:val="0"/>
          <w:spacing w:val="-3"/>
          <w:kern w:val="0"/>
          <w:szCs w:val="21"/>
        </w:rPr>
        <w:t>例患者</w:t>
      </w:r>
      <w:r>
        <w:rPr>
          <w:rFonts w:ascii="Times New Roman" w:hAnsi="Times New Roman" w:eastAsia="宋体" w:cs="Times New Roman"/>
          <w:snapToGrid w:val="0"/>
          <w:spacing w:val="-3"/>
          <w:kern w:val="0"/>
          <w:szCs w:val="21"/>
        </w:rPr>
        <w:t>年龄</w:t>
      </w:r>
      <w:r>
        <w:rPr>
          <w:rFonts w:hint="eastAsia" w:ascii="Times New Roman" w:hAnsi="Times New Roman" w:eastAsia="宋体" w:cs="Times New Roman"/>
          <w:snapToGrid w:val="0"/>
          <w:spacing w:val="-3"/>
          <w:kern w:val="0"/>
          <w:szCs w:val="21"/>
        </w:rPr>
        <w:t>为（</w:t>
      </w:r>
      <w:r>
        <w:rPr>
          <w:rFonts w:ascii="Times New Roman" w:hAnsi="Times New Roman" w:eastAsia="宋体" w:cs="Times New Roman"/>
          <w:snapToGrid w:val="0"/>
          <w:spacing w:val="-3"/>
          <w:kern w:val="0"/>
          <w:szCs w:val="21"/>
        </w:rPr>
        <w:t>68.22±7.05</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岁，病理类型以腺泡腺癌为主，术式包括机器人辅助腹腔镜前列腺癌根治术和腹腔镜前列腺癌根治术</w:t>
      </w:r>
      <w:r>
        <w:rPr>
          <w:rFonts w:hint="eastAsia" w:ascii="Times New Roman" w:hAnsi="Times New Roman" w:eastAsia="宋体" w:cs="Times New Roman"/>
          <w:snapToGrid w:val="0"/>
          <w:spacing w:val="-3"/>
          <w:kern w:val="0"/>
          <w:szCs w:val="21"/>
        </w:rPr>
        <w:t>，其他一般资料</w:t>
      </w:r>
      <w:r>
        <w:rPr>
          <w:rFonts w:ascii="Times New Roman" w:hAnsi="Times New Roman" w:eastAsia="宋体" w:cs="Times New Roman"/>
          <w:snapToGrid w:val="0"/>
          <w:spacing w:val="-3"/>
          <w:kern w:val="0"/>
          <w:szCs w:val="21"/>
        </w:rPr>
        <w:t>见表1。</w:t>
      </w:r>
    </w:p>
    <w:p w14:paraId="5D3E8883">
      <w:pPr>
        <w:pStyle w:val="35"/>
        <w:snapToGrid w:val="0"/>
        <w:spacing w:before="0" w:line="240" w:lineRule="auto"/>
        <w:ind w:left="0" w:firstLine="416" w:firstLineChars="200"/>
        <w:jc w:val="center"/>
        <w:rPr>
          <w:rFonts w:ascii="Times New Roman" w:hAnsi="Times New Roman" w:cs="Times New Roman"/>
          <w:b w:val="0"/>
          <w:bCs w:val="0"/>
          <w:color w:val="auto"/>
        </w:rPr>
      </w:pPr>
      <w:r>
        <w:rPr>
          <w:rFonts w:ascii="Times New Roman" w:hAnsi="Times New Roman" w:cs="Times New Roman"/>
          <w:b w:val="0"/>
          <w:bCs w:val="0"/>
          <w:color w:val="auto"/>
        </w:rPr>
        <w:t xml:space="preserve">表1 </w:t>
      </w:r>
      <w:r>
        <w:rPr>
          <w:rFonts w:hint="eastAsia" w:ascii="Times New Roman" w:hAnsi="Times New Roman" w:cs="Times New Roman"/>
          <w:b w:val="0"/>
          <w:bCs w:val="0"/>
          <w:color w:val="auto"/>
        </w:rPr>
        <w:t xml:space="preserve">  </w:t>
      </w:r>
      <w:r>
        <w:rPr>
          <w:rFonts w:ascii="Times New Roman" w:hAnsi="Times New Roman" w:cs="Times New Roman"/>
          <w:b w:val="0"/>
          <w:bCs w:val="0"/>
          <w:snapToGrid w:val="0"/>
          <w:color w:val="auto"/>
          <w:spacing w:val="-3"/>
        </w:rPr>
        <w:t>579</w:t>
      </w:r>
      <w:r>
        <w:rPr>
          <w:rFonts w:hint="eastAsia" w:ascii="Times New Roman" w:hAnsi="Times New Roman" w:cs="Times New Roman"/>
          <w:b w:val="0"/>
          <w:bCs w:val="0"/>
          <w:snapToGrid w:val="0"/>
          <w:color w:val="auto"/>
          <w:spacing w:val="-3"/>
        </w:rPr>
        <w:t>例前列腺癌根治术后稳定期患者的一般资料</w:t>
      </w:r>
      <w:bookmarkStart w:id="45" w:name="pindex27"/>
      <w:bookmarkEnd w:id="45"/>
    </w:p>
    <w:tbl>
      <w:tblPr>
        <w:tblStyle w:val="2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556"/>
        <w:gridCol w:w="2631"/>
        <w:gridCol w:w="2284"/>
      </w:tblGrid>
      <w:tr w14:paraId="1CC587B3">
        <w:trPr>
          <w:trHeight w:val="90" w:hRule="atLeast"/>
          <w:tblHeader/>
          <w:jc w:val="center"/>
        </w:trPr>
        <w:tc>
          <w:tcPr>
            <w:tcW w:w="2099" w:type="pct"/>
            <w:shd w:val="clear" w:color="auto" w:fill="FFFFFF"/>
            <w:tcMar>
              <w:top w:w="42" w:type="dxa"/>
              <w:left w:w="84" w:type="dxa"/>
              <w:bottom w:w="42" w:type="dxa"/>
              <w:right w:w="84" w:type="dxa"/>
            </w:tcMar>
            <w:vAlign w:val="center"/>
          </w:tcPr>
          <w:p w14:paraId="4307E77A">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项目</w:t>
            </w:r>
          </w:p>
        </w:tc>
        <w:tc>
          <w:tcPr>
            <w:tcW w:w="1553" w:type="pct"/>
            <w:shd w:val="clear" w:color="auto" w:fill="FFFFFF"/>
            <w:tcMar>
              <w:top w:w="42" w:type="dxa"/>
              <w:left w:w="84" w:type="dxa"/>
              <w:bottom w:w="42" w:type="dxa"/>
              <w:right w:w="84" w:type="dxa"/>
            </w:tcMar>
            <w:vAlign w:val="center"/>
          </w:tcPr>
          <w:p w14:paraId="2147FDA7">
            <w:pPr>
              <w:adjustRightInd w:val="0"/>
              <w:snapToGrid w:val="0"/>
              <w:rPr>
                <w:rFonts w:ascii="Times New Roman" w:hAnsi="Times New Roman" w:eastAsia="宋体" w:cs="Times New Roman"/>
                <w:szCs w:val="21"/>
              </w:rPr>
            </w:pPr>
            <w:r>
              <w:rPr>
                <w:rFonts w:hint="eastAsia" w:ascii="Times New Roman" w:hAnsi="Times New Roman" w:eastAsia="宋体" w:cs="Times New Roman"/>
                <w:kern w:val="0"/>
                <w:szCs w:val="21"/>
                <w:lang w:bidi="ar"/>
              </w:rPr>
              <w:t>例</w:t>
            </w:r>
            <w:r>
              <w:rPr>
                <w:rStyle w:val="28"/>
                <w:rFonts w:hint="eastAsia" w:ascii="Times New Roman" w:hAnsi="Times New Roman" w:eastAsia="宋体" w:cs="Times New Roman"/>
              </w:rPr>
              <w:t>数</w:t>
            </w:r>
          </w:p>
        </w:tc>
        <w:tc>
          <w:tcPr>
            <w:tcW w:w="1348" w:type="pct"/>
            <w:shd w:val="clear" w:color="auto" w:fill="FFFFFF"/>
            <w:tcMar>
              <w:top w:w="42" w:type="dxa"/>
              <w:left w:w="84" w:type="dxa"/>
              <w:bottom w:w="42" w:type="dxa"/>
              <w:right w:w="84" w:type="dxa"/>
            </w:tcMar>
            <w:vAlign w:val="center"/>
          </w:tcPr>
          <w:p w14:paraId="61DAAA56">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构成比（%）</w:t>
            </w:r>
          </w:p>
        </w:tc>
      </w:tr>
      <w:tr w14:paraId="73134159">
        <w:trPr>
          <w:trHeight w:val="90" w:hRule="atLeast"/>
          <w:jc w:val="center"/>
        </w:trPr>
        <w:tc>
          <w:tcPr>
            <w:tcW w:w="2099" w:type="pct"/>
            <w:shd w:val="clear" w:color="auto" w:fill="FFFFFF"/>
            <w:tcMar>
              <w:top w:w="42" w:type="dxa"/>
              <w:left w:w="84" w:type="dxa"/>
              <w:bottom w:w="42" w:type="dxa"/>
              <w:right w:w="84" w:type="dxa"/>
            </w:tcMar>
            <w:vAlign w:val="center"/>
          </w:tcPr>
          <w:p w14:paraId="60F3AB6D">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年龄（岁）</w:t>
            </w:r>
          </w:p>
        </w:tc>
        <w:tc>
          <w:tcPr>
            <w:tcW w:w="1553" w:type="pct"/>
            <w:shd w:val="clear" w:color="auto" w:fill="FFFFFF"/>
            <w:tcMar>
              <w:top w:w="42" w:type="dxa"/>
              <w:left w:w="84" w:type="dxa"/>
              <w:bottom w:w="42" w:type="dxa"/>
              <w:right w:w="84" w:type="dxa"/>
            </w:tcMar>
            <w:vAlign w:val="center"/>
          </w:tcPr>
          <w:p w14:paraId="7F0466C9">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66E82654">
            <w:pPr>
              <w:widowControl/>
              <w:adjustRightInd w:val="0"/>
              <w:snapToGrid w:val="0"/>
              <w:jc w:val="left"/>
              <w:rPr>
                <w:rFonts w:ascii="Times New Roman" w:hAnsi="Times New Roman" w:eastAsia="宋体" w:cs="Times New Roman"/>
                <w:kern w:val="0"/>
                <w:szCs w:val="21"/>
                <w:lang w:bidi="ar"/>
              </w:rPr>
            </w:pPr>
          </w:p>
        </w:tc>
      </w:tr>
      <w:tr w14:paraId="37AF4EAF">
        <w:trPr>
          <w:jc w:val="center"/>
        </w:trPr>
        <w:tc>
          <w:tcPr>
            <w:tcW w:w="2099" w:type="pct"/>
            <w:shd w:val="clear" w:color="auto" w:fill="FFFFFF"/>
            <w:tcMar>
              <w:top w:w="42" w:type="dxa"/>
              <w:left w:w="84" w:type="dxa"/>
              <w:bottom w:w="42" w:type="dxa"/>
              <w:right w:w="84" w:type="dxa"/>
            </w:tcMar>
            <w:vAlign w:val="center"/>
          </w:tcPr>
          <w:p w14:paraId="44BEF58F">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60</w:t>
            </w:r>
          </w:p>
        </w:tc>
        <w:tc>
          <w:tcPr>
            <w:tcW w:w="1553" w:type="pct"/>
            <w:shd w:val="clear" w:color="auto" w:fill="FFFFFF"/>
            <w:tcMar>
              <w:top w:w="42" w:type="dxa"/>
              <w:left w:w="84" w:type="dxa"/>
              <w:bottom w:w="42" w:type="dxa"/>
              <w:right w:w="84" w:type="dxa"/>
            </w:tcMar>
            <w:vAlign w:val="center"/>
          </w:tcPr>
          <w:p w14:paraId="6CDF3D19">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522</w:t>
            </w:r>
          </w:p>
        </w:tc>
        <w:tc>
          <w:tcPr>
            <w:tcW w:w="1348" w:type="pct"/>
            <w:shd w:val="clear" w:color="auto" w:fill="FFFFFF"/>
            <w:tcMar>
              <w:top w:w="42" w:type="dxa"/>
              <w:left w:w="84" w:type="dxa"/>
              <w:bottom w:w="42" w:type="dxa"/>
              <w:right w:w="84" w:type="dxa"/>
            </w:tcMar>
            <w:vAlign w:val="center"/>
          </w:tcPr>
          <w:p w14:paraId="4B37D33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90.16</w:t>
            </w:r>
          </w:p>
        </w:tc>
      </w:tr>
      <w:tr w14:paraId="0E53DA9E">
        <w:trPr>
          <w:jc w:val="center"/>
        </w:trPr>
        <w:tc>
          <w:tcPr>
            <w:tcW w:w="2099" w:type="pct"/>
            <w:shd w:val="clear" w:color="auto" w:fill="FFFFFF"/>
            <w:tcMar>
              <w:top w:w="42" w:type="dxa"/>
              <w:left w:w="84" w:type="dxa"/>
              <w:bottom w:w="42" w:type="dxa"/>
              <w:right w:w="84" w:type="dxa"/>
            </w:tcMar>
            <w:vAlign w:val="center"/>
          </w:tcPr>
          <w:p w14:paraId="5B6A57A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＜60</w:t>
            </w:r>
          </w:p>
        </w:tc>
        <w:tc>
          <w:tcPr>
            <w:tcW w:w="1553" w:type="pct"/>
            <w:shd w:val="clear" w:color="auto" w:fill="FFFFFF"/>
            <w:tcMar>
              <w:top w:w="42" w:type="dxa"/>
              <w:left w:w="84" w:type="dxa"/>
              <w:bottom w:w="42" w:type="dxa"/>
              <w:right w:w="84" w:type="dxa"/>
            </w:tcMar>
            <w:vAlign w:val="center"/>
          </w:tcPr>
          <w:p w14:paraId="19B197D5">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57</w:t>
            </w:r>
          </w:p>
        </w:tc>
        <w:tc>
          <w:tcPr>
            <w:tcW w:w="1348" w:type="pct"/>
            <w:shd w:val="clear" w:color="auto" w:fill="FFFFFF"/>
            <w:tcMar>
              <w:top w:w="42" w:type="dxa"/>
              <w:left w:w="84" w:type="dxa"/>
              <w:bottom w:w="42" w:type="dxa"/>
              <w:right w:w="84" w:type="dxa"/>
            </w:tcMar>
            <w:vAlign w:val="center"/>
          </w:tcPr>
          <w:p w14:paraId="4D1A8B03">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9.84</w:t>
            </w:r>
          </w:p>
        </w:tc>
      </w:tr>
      <w:tr w14:paraId="61AF7253">
        <w:trPr>
          <w:trHeight w:val="90" w:hRule="atLeast"/>
          <w:jc w:val="center"/>
        </w:trPr>
        <w:tc>
          <w:tcPr>
            <w:tcW w:w="2099" w:type="pct"/>
            <w:shd w:val="clear" w:color="auto" w:fill="FFFFFF"/>
            <w:tcMar>
              <w:top w:w="42" w:type="dxa"/>
              <w:left w:w="84" w:type="dxa"/>
              <w:bottom w:w="42" w:type="dxa"/>
              <w:right w:w="84" w:type="dxa"/>
            </w:tcMar>
            <w:vAlign w:val="center"/>
          </w:tcPr>
          <w:p w14:paraId="41F6A1C9">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体重指数（kg/m²）</w:t>
            </w:r>
          </w:p>
        </w:tc>
        <w:tc>
          <w:tcPr>
            <w:tcW w:w="1553" w:type="pct"/>
            <w:shd w:val="clear" w:color="auto" w:fill="FFFFFF"/>
            <w:tcMar>
              <w:top w:w="42" w:type="dxa"/>
              <w:left w:w="84" w:type="dxa"/>
              <w:bottom w:w="42" w:type="dxa"/>
              <w:right w:w="84" w:type="dxa"/>
            </w:tcMar>
            <w:vAlign w:val="center"/>
          </w:tcPr>
          <w:p w14:paraId="2DA97350">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58B98EFD">
            <w:pPr>
              <w:widowControl/>
              <w:adjustRightInd w:val="0"/>
              <w:snapToGrid w:val="0"/>
              <w:jc w:val="left"/>
              <w:rPr>
                <w:rFonts w:ascii="Times New Roman" w:hAnsi="Times New Roman" w:eastAsia="宋体" w:cs="Times New Roman"/>
                <w:kern w:val="0"/>
                <w:szCs w:val="21"/>
                <w:lang w:bidi="ar"/>
              </w:rPr>
            </w:pPr>
          </w:p>
        </w:tc>
      </w:tr>
      <w:tr w14:paraId="03ACC57B">
        <w:trPr>
          <w:jc w:val="center"/>
        </w:trPr>
        <w:tc>
          <w:tcPr>
            <w:tcW w:w="2099" w:type="pct"/>
            <w:shd w:val="clear" w:color="auto" w:fill="FFFFFF"/>
            <w:tcMar>
              <w:top w:w="42" w:type="dxa"/>
              <w:left w:w="84" w:type="dxa"/>
              <w:bottom w:w="42" w:type="dxa"/>
              <w:right w:w="84" w:type="dxa"/>
            </w:tcMar>
            <w:vAlign w:val="center"/>
          </w:tcPr>
          <w:p w14:paraId="22C1C201">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＜18.5</w:t>
            </w:r>
          </w:p>
        </w:tc>
        <w:tc>
          <w:tcPr>
            <w:tcW w:w="1553" w:type="pct"/>
            <w:shd w:val="clear" w:color="auto" w:fill="FFFFFF"/>
            <w:tcMar>
              <w:top w:w="42" w:type="dxa"/>
              <w:left w:w="84" w:type="dxa"/>
              <w:bottom w:w="42" w:type="dxa"/>
              <w:right w:w="84" w:type="dxa"/>
            </w:tcMar>
            <w:vAlign w:val="center"/>
          </w:tcPr>
          <w:p w14:paraId="7E3C70C2">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9</w:t>
            </w:r>
          </w:p>
        </w:tc>
        <w:tc>
          <w:tcPr>
            <w:tcW w:w="1348" w:type="pct"/>
            <w:shd w:val="clear" w:color="auto" w:fill="FFFFFF"/>
            <w:tcMar>
              <w:top w:w="42" w:type="dxa"/>
              <w:left w:w="84" w:type="dxa"/>
              <w:bottom w:w="42" w:type="dxa"/>
              <w:right w:w="84" w:type="dxa"/>
            </w:tcMar>
            <w:vAlign w:val="center"/>
          </w:tcPr>
          <w:p w14:paraId="6FBEBED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1.55</w:t>
            </w:r>
          </w:p>
        </w:tc>
      </w:tr>
      <w:tr w14:paraId="7F1EF410">
        <w:trPr>
          <w:jc w:val="center"/>
        </w:trPr>
        <w:tc>
          <w:tcPr>
            <w:tcW w:w="2099" w:type="pct"/>
            <w:shd w:val="clear" w:color="auto" w:fill="FFFFFF"/>
            <w:tcMar>
              <w:top w:w="42" w:type="dxa"/>
              <w:left w:w="84" w:type="dxa"/>
              <w:bottom w:w="42" w:type="dxa"/>
              <w:right w:w="84" w:type="dxa"/>
            </w:tcMar>
            <w:vAlign w:val="center"/>
          </w:tcPr>
          <w:p w14:paraId="1620C525">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18.5</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23.9</w:t>
            </w:r>
          </w:p>
        </w:tc>
        <w:tc>
          <w:tcPr>
            <w:tcW w:w="1553" w:type="pct"/>
            <w:shd w:val="clear" w:color="auto" w:fill="FFFFFF"/>
            <w:tcMar>
              <w:top w:w="42" w:type="dxa"/>
              <w:left w:w="84" w:type="dxa"/>
              <w:bottom w:w="42" w:type="dxa"/>
              <w:right w:w="84" w:type="dxa"/>
            </w:tcMar>
            <w:vAlign w:val="center"/>
          </w:tcPr>
          <w:p w14:paraId="0237DE8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270</w:t>
            </w:r>
          </w:p>
        </w:tc>
        <w:tc>
          <w:tcPr>
            <w:tcW w:w="1348" w:type="pct"/>
            <w:shd w:val="clear" w:color="auto" w:fill="FFFFFF"/>
            <w:tcMar>
              <w:top w:w="42" w:type="dxa"/>
              <w:left w:w="84" w:type="dxa"/>
              <w:bottom w:w="42" w:type="dxa"/>
              <w:right w:w="84" w:type="dxa"/>
            </w:tcMar>
            <w:vAlign w:val="center"/>
          </w:tcPr>
          <w:p w14:paraId="3460C2D3">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46.63</w:t>
            </w:r>
          </w:p>
        </w:tc>
      </w:tr>
      <w:tr w14:paraId="172BA67F">
        <w:trPr>
          <w:jc w:val="center"/>
        </w:trPr>
        <w:tc>
          <w:tcPr>
            <w:tcW w:w="2099" w:type="pct"/>
            <w:shd w:val="clear" w:color="auto" w:fill="FFFFFF"/>
            <w:tcMar>
              <w:top w:w="42" w:type="dxa"/>
              <w:left w:w="84" w:type="dxa"/>
              <w:bottom w:w="42" w:type="dxa"/>
              <w:right w:w="84" w:type="dxa"/>
            </w:tcMar>
            <w:vAlign w:val="center"/>
          </w:tcPr>
          <w:p w14:paraId="618611B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24.0</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27.9</w:t>
            </w:r>
          </w:p>
        </w:tc>
        <w:tc>
          <w:tcPr>
            <w:tcW w:w="1553" w:type="pct"/>
            <w:shd w:val="clear" w:color="auto" w:fill="FFFFFF"/>
            <w:tcMar>
              <w:top w:w="42" w:type="dxa"/>
              <w:left w:w="84" w:type="dxa"/>
              <w:bottom w:w="42" w:type="dxa"/>
              <w:right w:w="84" w:type="dxa"/>
            </w:tcMar>
            <w:vAlign w:val="center"/>
          </w:tcPr>
          <w:p w14:paraId="6F631FF4">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251</w:t>
            </w:r>
          </w:p>
        </w:tc>
        <w:tc>
          <w:tcPr>
            <w:tcW w:w="1348" w:type="pct"/>
            <w:shd w:val="clear" w:color="auto" w:fill="FFFFFF"/>
            <w:tcMar>
              <w:top w:w="42" w:type="dxa"/>
              <w:left w:w="84" w:type="dxa"/>
              <w:bottom w:w="42" w:type="dxa"/>
              <w:right w:w="84" w:type="dxa"/>
            </w:tcMar>
            <w:vAlign w:val="center"/>
          </w:tcPr>
          <w:p w14:paraId="48CDB87E">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43.35</w:t>
            </w:r>
          </w:p>
        </w:tc>
      </w:tr>
      <w:tr w14:paraId="13C00967">
        <w:trPr>
          <w:jc w:val="center"/>
        </w:trPr>
        <w:tc>
          <w:tcPr>
            <w:tcW w:w="2099" w:type="pct"/>
            <w:shd w:val="clear" w:color="auto" w:fill="FFFFFF"/>
            <w:tcMar>
              <w:top w:w="42" w:type="dxa"/>
              <w:left w:w="84" w:type="dxa"/>
              <w:bottom w:w="42" w:type="dxa"/>
              <w:right w:w="84" w:type="dxa"/>
            </w:tcMar>
            <w:vAlign w:val="center"/>
          </w:tcPr>
          <w:p w14:paraId="009F1F1F">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28.0</w:t>
            </w:r>
          </w:p>
        </w:tc>
        <w:tc>
          <w:tcPr>
            <w:tcW w:w="1553" w:type="pct"/>
            <w:shd w:val="clear" w:color="auto" w:fill="FFFFFF"/>
            <w:tcMar>
              <w:top w:w="42" w:type="dxa"/>
              <w:left w:w="84" w:type="dxa"/>
              <w:bottom w:w="42" w:type="dxa"/>
              <w:right w:w="84" w:type="dxa"/>
            </w:tcMar>
            <w:vAlign w:val="center"/>
          </w:tcPr>
          <w:p w14:paraId="73799896">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49</w:t>
            </w:r>
          </w:p>
        </w:tc>
        <w:tc>
          <w:tcPr>
            <w:tcW w:w="1348" w:type="pct"/>
            <w:shd w:val="clear" w:color="auto" w:fill="FFFFFF"/>
            <w:tcMar>
              <w:top w:w="42" w:type="dxa"/>
              <w:left w:w="84" w:type="dxa"/>
              <w:bottom w:w="42" w:type="dxa"/>
              <w:right w:w="84" w:type="dxa"/>
            </w:tcMar>
            <w:vAlign w:val="center"/>
          </w:tcPr>
          <w:p w14:paraId="1ADFB8C4">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8.46</w:t>
            </w:r>
          </w:p>
        </w:tc>
      </w:tr>
      <w:tr w14:paraId="11C7D60B">
        <w:trPr>
          <w:jc w:val="center"/>
        </w:trPr>
        <w:tc>
          <w:tcPr>
            <w:tcW w:w="2099" w:type="pct"/>
            <w:shd w:val="clear" w:color="auto" w:fill="FFFFFF"/>
            <w:tcMar>
              <w:top w:w="42" w:type="dxa"/>
              <w:left w:w="84" w:type="dxa"/>
              <w:bottom w:w="42" w:type="dxa"/>
              <w:right w:w="84" w:type="dxa"/>
            </w:tcMar>
            <w:vAlign w:val="center"/>
          </w:tcPr>
          <w:p w14:paraId="493571DC">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婚姻状况</w:t>
            </w:r>
          </w:p>
        </w:tc>
        <w:tc>
          <w:tcPr>
            <w:tcW w:w="1553" w:type="pct"/>
            <w:shd w:val="clear" w:color="auto" w:fill="FFFFFF"/>
            <w:tcMar>
              <w:top w:w="42" w:type="dxa"/>
              <w:left w:w="84" w:type="dxa"/>
              <w:bottom w:w="42" w:type="dxa"/>
              <w:right w:w="84" w:type="dxa"/>
            </w:tcMar>
            <w:vAlign w:val="center"/>
          </w:tcPr>
          <w:p w14:paraId="225DDCAA">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05E73423">
            <w:pPr>
              <w:widowControl/>
              <w:adjustRightInd w:val="0"/>
              <w:snapToGrid w:val="0"/>
              <w:jc w:val="left"/>
              <w:rPr>
                <w:rFonts w:ascii="Times New Roman" w:hAnsi="Times New Roman" w:eastAsia="宋体" w:cs="Times New Roman"/>
                <w:kern w:val="0"/>
                <w:szCs w:val="21"/>
                <w:lang w:bidi="ar"/>
              </w:rPr>
            </w:pPr>
          </w:p>
        </w:tc>
      </w:tr>
      <w:tr w14:paraId="750634F6">
        <w:trPr>
          <w:jc w:val="center"/>
        </w:trPr>
        <w:tc>
          <w:tcPr>
            <w:tcW w:w="2099" w:type="pct"/>
            <w:shd w:val="clear" w:color="auto" w:fill="FFFFFF"/>
            <w:tcMar>
              <w:top w:w="42" w:type="dxa"/>
              <w:left w:w="84" w:type="dxa"/>
              <w:bottom w:w="42" w:type="dxa"/>
              <w:right w:w="84" w:type="dxa"/>
            </w:tcMar>
            <w:vAlign w:val="center"/>
          </w:tcPr>
          <w:p w14:paraId="3A6B27B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已婚/同居</w:t>
            </w:r>
          </w:p>
        </w:tc>
        <w:tc>
          <w:tcPr>
            <w:tcW w:w="1553" w:type="pct"/>
            <w:shd w:val="clear" w:color="auto" w:fill="FFFFFF"/>
            <w:tcMar>
              <w:top w:w="42" w:type="dxa"/>
              <w:left w:w="84" w:type="dxa"/>
              <w:bottom w:w="42" w:type="dxa"/>
              <w:right w:w="84" w:type="dxa"/>
            </w:tcMar>
            <w:vAlign w:val="center"/>
          </w:tcPr>
          <w:p w14:paraId="3BE01291">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569</w:t>
            </w:r>
          </w:p>
        </w:tc>
        <w:tc>
          <w:tcPr>
            <w:tcW w:w="1348" w:type="pct"/>
            <w:shd w:val="clear" w:color="auto" w:fill="FFFFFF"/>
            <w:tcMar>
              <w:top w:w="42" w:type="dxa"/>
              <w:left w:w="84" w:type="dxa"/>
              <w:bottom w:w="42" w:type="dxa"/>
              <w:right w:w="84" w:type="dxa"/>
            </w:tcMar>
            <w:vAlign w:val="center"/>
          </w:tcPr>
          <w:p w14:paraId="1E35122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98.27</w:t>
            </w:r>
          </w:p>
        </w:tc>
      </w:tr>
      <w:tr w14:paraId="6EC105A4">
        <w:trPr>
          <w:trHeight w:val="90" w:hRule="atLeast"/>
          <w:jc w:val="center"/>
        </w:trPr>
        <w:tc>
          <w:tcPr>
            <w:tcW w:w="2099" w:type="pct"/>
            <w:shd w:val="clear" w:color="auto" w:fill="FFFFFF"/>
            <w:tcMar>
              <w:top w:w="42" w:type="dxa"/>
              <w:left w:w="84" w:type="dxa"/>
              <w:bottom w:w="42" w:type="dxa"/>
              <w:right w:w="84" w:type="dxa"/>
            </w:tcMar>
            <w:vAlign w:val="center"/>
          </w:tcPr>
          <w:p w14:paraId="0A2AB68F">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单身/离异/丧偶</w:t>
            </w:r>
          </w:p>
        </w:tc>
        <w:tc>
          <w:tcPr>
            <w:tcW w:w="1553" w:type="pct"/>
            <w:shd w:val="clear" w:color="auto" w:fill="FFFFFF"/>
            <w:tcMar>
              <w:top w:w="42" w:type="dxa"/>
              <w:left w:w="84" w:type="dxa"/>
              <w:bottom w:w="42" w:type="dxa"/>
              <w:right w:w="84" w:type="dxa"/>
            </w:tcMar>
            <w:vAlign w:val="center"/>
          </w:tcPr>
          <w:p w14:paraId="23AA42B9">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10</w:t>
            </w:r>
          </w:p>
        </w:tc>
        <w:tc>
          <w:tcPr>
            <w:tcW w:w="1348" w:type="pct"/>
            <w:shd w:val="clear" w:color="auto" w:fill="FFFFFF"/>
            <w:tcMar>
              <w:top w:w="42" w:type="dxa"/>
              <w:left w:w="84" w:type="dxa"/>
              <w:bottom w:w="42" w:type="dxa"/>
              <w:right w:w="84" w:type="dxa"/>
            </w:tcMar>
            <w:vAlign w:val="center"/>
          </w:tcPr>
          <w:p w14:paraId="55CE8494">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1.73</w:t>
            </w:r>
          </w:p>
        </w:tc>
      </w:tr>
      <w:tr w14:paraId="7230B08E">
        <w:trPr>
          <w:trHeight w:val="90" w:hRule="atLeast"/>
          <w:jc w:val="center"/>
        </w:trPr>
        <w:tc>
          <w:tcPr>
            <w:tcW w:w="2099" w:type="pct"/>
            <w:shd w:val="clear" w:color="auto" w:fill="FFFFFF"/>
            <w:tcMar>
              <w:top w:w="42" w:type="dxa"/>
              <w:left w:w="84" w:type="dxa"/>
              <w:bottom w:w="42" w:type="dxa"/>
              <w:right w:w="84" w:type="dxa"/>
            </w:tcMar>
            <w:vAlign w:val="center"/>
          </w:tcPr>
          <w:p w14:paraId="7E0269A6">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文化程度</w:t>
            </w:r>
          </w:p>
        </w:tc>
        <w:tc>
          <w:tcPr>
            <w:tcW w:w="1553" w:type="pct"/>
            <w:shd w:val="clear" w:color="auto" w:fill="FFFFFF"/>
            <w:tcMar>
              <w:top w:w="42" w:type="dxa"/>
              <w:left w:w="84" w:type="dxa"/>
              <w:bottom w:w="42" w:type="dxa"/>
              <w:right w:w="84" w:type="dxa"/>
            </w:tcMar>
            <w:vAlign w:val="center"/>
          </w:tcPr>
          <w:p w14:paraId="3D9BF5EC">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233638E0">
            <w:pPr>
              <w:widowControl/>
              <w:adjustRightInd w:val="0"/>
              <w:snapToGrid w:val="0"/>
              <w:jc w:val="left"/>
              <w:rPr>
                <w:rFonts w:ascii="Times New Roman" w:hAnsi="Times New Roman" w:eastAsia="宋体" w:cs="Times New Roman"/>
                <w:kern w:val="0"/>
                <w:szCs w:val="21"/>
                <w:lang w:bidi="ar"/>
              </w:rPr>
            </w:pPr>
          </w:p>
        </w:tc>
      </w:tr>
      <w:tr w14:paraId="1EE3BE9D">
        <w:trPr>
          <w:jc w:val="center"/>
        </w:trPr>
        <w:tc>
          <w:tcPr>
            <w:tcW w:w="2099" w:type="pct"/>
            <w:shd w:val="clear" w:color="auto" w:fill="FFFFFF"/>
            <w:tcMar>
              <w:top w:w="42" w:type="dxa"/>
              <w:left w:w="84" w:type="dxa"/>
              <w:bottom w:w="42" w:type="dxa"/>
              <w:right w:w="84" w:type="dxa"/>
            </w:tcMar>
            <w:vAlign w:val="center"/>
          </w:tcPr>
          <w:p w14:paraId="50F226D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小学及以下</w:t>
            </w:r>
          </w:p>
        </w:tc>
        <w:tc>
          <w:tcPr>
            <w:tcW w:w="1553" w:type="pct"/>
            <w:shd w:val="clear" w:color="auto" w:fill="FFFFFF"/>
            <w:tcMar>
              <w:top w:w="42" w:type="dxa"/>
              <w:left w:w="84" w:type="dxa"/>
              <w:bottom w:w="42" w:type="dxa"/>
              <w:right w:w="84" w:type="dxa"/>
            </w:tcMar>
            <w:vAlign w:val="center"/>
          </w:tcPr>
          <w:p w14:paraId="74C96F5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88</w:t>
            </w:r>
          </w:p>
        </w:tc>
        <w:tc>
          <w:tcPr>
            <w:tcW w:w="1348" w:type="pct"/>
            <w:shd w:val="clear" w:color="auto" w:fill="FFFFFF"/>
            <w:tcMar>
              <w:top w:w="42" w:type="dxa"/>
              <w:left w:w="84" w:type="dxa"/>
              <w:bottom w:w="42" w:type="dxa"/>
              <w:right w:w="84" w:type="dxa"/>
            </w:tcMar>
            <w:vAlign w:val="center"/>
          </w:tcPr>
          <w:p w14:paraId="6EC1E10E">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15.20</w:t>
            </w:r>
          </w:p>
        </w:tc>
      </w:tr>
      <w:tr w14:paraId="36907EB7">
        <w:trPr>
          <w:jc w:val="center"/>
        </w:trPr>
        <w:tc>
          <w:tcPr>
            <w:tcW w:w="2099" w:type="pct"/>
            <w:shd w:val="clear" w:color="auto" w:fill="FFFFFF"/>
            <w:tcMar>
              <w:top w:w="42" w:type="dxa"/>
              <w:left w:w="84" w:type="dxa"/>
              <w:bottom w:w="42" w:type="dxa"/>
              <w:right w:w="84" w:type="dxa"/>
            </w:tcMar>
            <w:vAlign w:val="center"/>
          </w:tcPr>
          <w:p w14:paraId="22144F80">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初中</w:t>
            </w:r>
          </w:p>
        </w:tc>
        <w:tc>
          <w:tcPr>
            <w:tcW w:w="1553" w:type="pct"/>
            <w:shd w:val="clear" w:color="auto" w:fill="FFFFFF"/>
            <w:tcMar>
              <w:top w:w="42" w:type="dxa"/>
              <w:left w:w="84" w:type="dxa"/>
              <w:bottom w:w="42" w:type="dxa"/>
              <w:right w:w="84" w:type="dxa"/>
            </w:tcMar>
            <w:vAlign w:val="center"/>
          </w:tcPr>
          <w:p w14:paraId="003A996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148</w:t>
            </w:r>
          </w:p>
        </w:tc>
        <w:tc>
          <w:tcPr>
            <w:tcW w:w="1348" w:type="pct"/>
            <w:shd w:val="clear" w:color="auto" w:fill="FFFFFF"/>
            <w:tcMar>
              <w:top w:w="42" w:type="dxa"/>
              <w:left w:w="84" w:type="dxa"/>
              <w:bottom w:w="42" w:type="dxa"/>
              <w:right w:w="84" w:type="dxa"/>
            </w:tcMar>
            <w:vAlign w:val="center"/>
          </w:tcPr>
          <w:p w14:paraId="631BA4DC">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25.56</w:t>
            </w:r>
          </w:p>
        </w:tc>
      </w:tr>
      <w:tr w14:paraId="3F7D24C7">
        <w:trPr>
          <w:jc w:val="center"/>
        </w:trPr>
        <w:tc>
          <w:tcPr>
            <w:tcW w:w="2099" w:type="pct"/>
            <w:shd w:val="clear" w:color="auto" w:fill="FFFFFF"/>
            <w:tcMar>
              <w:top w:w="42" w:type="dxa"/>
              <w:left w:w="84" w:type="dxa"/>
              <w:bottom w:w="42" w:type="dxa"/>
              <w:right w:w="84" w:type="dxa"/>
            </w:tcMar>
            <w:vAlign w:val="center"/>
          </w:tcPr>
          <w:p w14:paraId="6059FED5">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高中/中专</w:t>
            </w:r>
          </w:p>
        </w:tc>
        <w:tc>
          <w:tcPr>
            <w:tcW w:w="1553" w:type="pct"/>
            <w:shd w:val="clear" w:color="auto" w:fill="FFFFFF"/>
            <w:tcMar>
              <w:top w:w="42" w:type="dxa"/>
              <w:left w:w="84" w:type="dxa"/>
              <w:bottom w:w="42" w:type="dxa"/>
              <w:right w:w="84" w:type="dxa"/>
            </w:tcMar>
            <w:vAlign w:val="center"/>
          </w:tcPr>
          <w:p w14:paraId="77920EBD">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165</w:t>
            </w:r>
          </w:p>
        </w:tc>
        <w:tc>
          <w:tcPr>
            <w:tcW w:w="1348" w:type="pct"/>
            <w:shd w:val="clear" w:color="auto" w:fill="FFFFFF"/>
            <w:tcMar>
              <w:top w:w="42" w:type="dxa"/>
              <w:left w:w="84" w:type="dxa"/>
              <w:bottom w:w="42" w:type="dxa"/>
              <w:right w:w="84" w:type="dxa"/>
            </w:tcMar>
            <w:vAlign w:val="center"/>
          </w:tcPr>
          <w:p w14:paraId="394C4EF0">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28.50</w:t>
            </w:r>
          </w:p>
        </w:tc>
      </w:tr>
      <w:tr w14:paraId="15BBBF59">
        <w:trPr>
          <w:jc w:val="center"/>
        </w:trPr>
        <w:tc>
          <w:tcPr>
            <w:tcW w:w="2099" w:type="pct"/>
            <w:shd w:val="clear" w:color="auto" w:fill="FFFFFF"/>
            <w:tcMar>
              <w:top w:w="42" w:type="dxa"/>
              <w:left w:w="84" w:type="dxa"/>
              <w:bottom w:w="42" w:type="dxa"/>
              <w:right w:w="84" w:type="dxa"/>
            </w:tcMar>
            <w:vAlign w:val="center"/>
          </w:tcPr>
          <w:p w14:paraId="3EF8CD1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大专、本科及以上</w:t>
            </w:r>
          </w:p>
        </w:tc>
        <w:tc>
          <w:tcPr>
            <w:tcW w:w="1553" w:type="pct"/>
            <w:shd w:val="clear" w:color="auto" w:fill="FFFFFF"/>
            <w:tcMar>
              <w:top w:w="42" w:type="dxa"/>
              <w:left w:w="84" w:type="dxa"/>
              <w:bottom w:w="42" w:type="dxa"/>
              <w:right w:w="84" w:type="dxa"/>
            </w:tcMar>
            <w:vAlign w:val="center"/>
          </w:tcPr>
          <w:p w14:paraId="69E0F3A6">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178</w:t>
            </w:r>
          </w:p>
        </w:tc>
        <w:tc>
          <w:tcPr>
            <w:tcW w:w="1348" w:type="pct"/>
            <w:shd w:val="clear" w:color="auto" w:fill="FFFFFF"/>
            <w:tcMar>
              <w:top w:w="42" w:type="dxa"/>
              <w:left w:w="84" w:type="dxa"/>
              <w:bottom w:w="42" w:type="dxa"/>
              <w:right w:w="84" w:type="dxa"/>
            </w:tcMar>
            <w:vAlign w:val="center"/>
          </w:tcPr>
          <w:p w14:paraId="75F010A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30.74</w:t>
            </w:r>
          </w:p>
        </w:tc>
      </w:tr>
      <w:tr w14:paraId="07869A2C">
        <w:trPr>
          <w:jc w:val="center"/>
        </w:trPr>
        <w:tc>
          <w:tcPr>
            <w:tcW w:w="2099" w:type="pct"/>
            <w:shd w:val="clear" w:color="auto" w:fill="FFFFFF"/>
            <w:tcMar>
              <w:top w:w="42" w:type="dxa"/>
              <w:left w:w="84" w:type="dxa"/>
              <w:bottom w:w="42" w:type="dxa"/>
              <w:right w:w="84" w:type="dxa"/>
            </w:tcMar>
            <w:vAlign w:val="center"/>
          </w:tcPr>
          <w:p w14:paraId="5EA8635E">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居住地</w:t>
            </w:r>
          </w:p>
        </w:tc>
        <w:tc>
          <w:tcPr>
            <w:tcW w:w="1553" w:type="pct"/>
            <w:shd w:val="clear" w:color="auto" w:fill="FFFFFF"/>
            <w:tcMar>
              <w:top w:w="42" w:type="dxa"/>
              <w:left w:w="84" w:type="dxa"/>
              <w:bottom w:w="42" w:type="dxa"/>
              <w:right w:w="84" w:type="dxa"/>
            </w:tcMar>
            <w:vAlign w:val="center"/>
          </w:tcPr>
          <w:p w14:paraId="7CF8E32A">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732FB02D">
            <w:pPr>
              <w:widowControl/>
              <w:adjustRightInd w:val="0"/>
              <w:snapToGrid w:val="0"/>
              <w:jc w:val="left"/>
              <w:rPr>
                <w:rFonts w:ascii="Times New Roman" w:hAnsi="Times New Roman" w:eastAsia="宋体" w:cs="Times New Roman"/>
                <w:kern w:val="0"/>
                <w:szCs w:val="21"/>
                <w:lang w:bidi="ar"/>
              </w:rPr>
            </w:pPr>
          </w:p>
        </w:tc>
      </w:tr>
      <w:tr w14:paraId="3E0B06B9">
        <w:trPr>
          <w:jc w:val="center"/>
        </w:trPr>
        <w:tc>
          <w:tcPr>
            <w:tcW w:w="2099" w:type="pct"/>
            <w:shd w:val="clear" w:color="auto" w:fill="FFFFFF"/>
            <w:tcMar>
              <w:top w:w="42" w:type="dxa"/>
              <w:left w:w="84" w:type="dxa"/>
              <w:bottom w:w="42" w:type="dxa"/>
              <w:right w:w="84" w:type="dxa"/>
            </w:tcMar>
            <w:vAlign w:val="center"/>
          </w:tcPr>
          <w:p w14:paraId="51D54C25">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城市</w:t>
            </w:r>
          </w:p>
        </w:tc>
        <w:tc>
          <w:tcPr>
            <w:tcW w:w="1553" w:type="pct"/>
            <w:shd w:val="clear" w:color="auto" w:fill="FFFFFF"/>
            <w:tcMar>
              <w:top w:w="42" w:type="dxa"/>
              <w:left w:w="84" w:type="dxa"/>
              <w:bottom w:w="42" w:type="dxa"/>
              <w:right w:w="84" w:type="dxa"/>
            </w:tcMar>
            <w:vAlign w:val="center"/>
          </w:tcPr>
          <w:p w14:paraId="7ED71030">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557</w:t>
            </w:r>
          </w:p>
        </w:tc>
        <w:tc>
          <w:tcPr>
            <w:tcW w:w="1348" w:type="pct"/>
            <w:shd w:val="clear" w:color="auto" w:fill="FFFFFF"/>
            <w:tcMar>
              <w:top w:w="42" w:type="dxa"/>
              <w:left w:w="84" w:type="dxa"/>
              <w:bottom w:w="42" w:type="dxa"/>
              <w:right w:w="84" w:type="dxa"/>
            </w:tcMar>
            <w:vAlign w:val="center"/>
          </w:tcPr>
          <w:p w14:paraId="1B94FF1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96.20</w:t>
            </w:r>
          </w:p>
        </w:tc>
      </w:tr>
      <w:tr w14:paraId="7E06DE61">
        <w:trPr>
          <w:jc w:val="center"/>
        </w:trPr>
        <w:tc>
          <w:tcPr>
            <w:tcW w:w="2099" w:type="pct"/>
            <w:shd w:val="clear" w:color="auto" w:fill="FFFFFF"/>
            <w:tcMar>
              <w:top w:w="42" w:type="dxa"/>
              <w:left w:w="84" w:type="dxa"/>
              <w:bottom w:w="42" w:type="dxa"/>
              <w:right w:w="84" w:type="dxa"/>
            </w:tcMar>
            <w:vAlign w:val="center"/>
          </w:tcPr>
          <w:p w14:paraId="480DBA3A">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农村</w:t>
            </w:r>
          </w:p>
        </w:tc>
        <w:tc>
          <w:tcPr>
            <w:tcW w:w="1553" w:type="pct"/>
            <w:shd w:val="clear" w:color="auto" w:fill="FFFFFF"/>
            <w:tcMar>
              <w:top w:w="42" w:type="dxa"/>
              <w:left w:w="84" w:type="dxa"/>
              <w:bottom w:w="42" w:type="dxa"/>
              <w:right w:w="84" w:type="dxa"/>
            </w:tcMar>
            <w:vAlign w:val="center"/>
          </w:tcPr>
          <w:p w14:paraId="51AE26CD">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22</w:t>
            </w:r>
          </w:p>
        </w:tc>
        <w:tc>
          <w:tcPr>
            <w:tcW w:w="1348" w:type="pct"/>
            <w:shd w:val="clear" w:color="auto" w:fill="FFFFFF"/>
            <w:tcMar>
              <w:top w:w="42" w:type="dxa"/>
              <w:left w:w="84" w:type="dxa"/>
              <w:bottom w:w="42" w:type="dxa"/>
              <w:right w:w="84" w:type="dxa"/>
            </w:tcMar>
            <w:vAlign w:val="center"/>
          </w:tcPr>
          <w:p w14:paraId="2113573F">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3.80</w:t>
            </w:r>
          </w:p>
        </w:tc>
      </w:tr>
      <w:tr w14:paraId="45113F63">
        <w:trPr>
          <w:jc w:val="center"/>
        </w:trPr>
        <w:tc>
          <w:tcPr>
            <w:tcW w:w="2099" w:type="pct"/>
            <w:shd w:val="clear" w:color="auto" w:fill="FFFFFF"/>
            <w:tcMar>
              <w:top w:w="42" w:type="dxa"/>
              <w:left w:w="84" w:type="dxa"/>
              <w:bottom w:w="42" w:type="dxa"/>
              <w:right w:w="84" w:type="dxa"/>
            </w:tcMar>
            <w:vAlign w:val="center"/>
          </w:tcPr>
          <w:p w14:paraId="688E2EEA">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医保类型</w:t>
            </w:r>
          </w:p>
        </w:tc>
        <w:tc>
          <w:tcPr>
            <w:tcW w:w="1553" w:type="pct"/>
            <w:shd w:val="clear" w:color="auto" w:fill="FFFFFF"/>
            <w:tcMar>
              <w:top w:w="42" w:type="dxa"/>
              <w:left w:w="84" w:type="dxa"/>
              <w:bottom w:w="42" w:type="dxa"/>
              <w:right w:w="84" w:type="dxa"/>
            </w:tcMar>
            <w:vAlign w:val="center"/>
          </w:tcPr>
          <w:p w14:paraId="31AAB4A1">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7CE0545C">
            <w:pPr>
              <w:widowControl/>
              <w:adjustRightInd w:val="0"/>
              <w:snapToGrid w:val="0"/>
              <w:jc w:val="left"/>
              <w:rPr>
                <w:rFonts w:ascii="Times New Roman" w:hAnsi="Times New Roman" w:eastAsia="宋体" w:cs="Times New Roman"/>
                <w:kern w:val="0"/>
                <w:szCs w:val="21"/>
                <w:lang w:bidi="ar"/>
              </w:rPr>
            </w:pPr>
          </w:p>
        </w:tc>
      </w:tr>
      <w:tr w14:paraId="159C866B">
        <w:trPr>
          <w:jc w:val="center"/>
        </w:trPr>
        <w:tc>
          <w:tcPr>
            <w:tcW w:w="2099" w:type="pct"/>
            <w:shd w:val="clear" w:color="auto" w:fill="FFFFFF"/>
            <w:tcMar>
              <w:top w:w="42" w:type="dxa"/>
              <w:left w:w="84" w:type="dxa"/>
              <w:bottom w:w="42" w:type="dxa"/>
              <w:right w:w="84" w:type="dxa"/>
            </w:tcMar>
            <w:vAlign w:val="center"/>
          </w:tcPr>
          <w:p w14:paraId="41B99D72">
            <w:pPr>
              <w:widowControl/>
              <w:adjustRightInd w:val="0"/>
              <w:snapToGrid w:val="0"/>
              <w:jc w:val="left"/>
              <w:rPr>
                <w:rFonts w:ascii="Times New Roman" w:hAnsi="Times New Roman" w:eastAsia="宋体" w:cs="Times New Roman"/>
                <w:b/>
                <w:bCs/>
                <w:kern w:val="0"/>
                <w:szCs w:val="21"/>
                <w:lang w:bidi="ar"/>
              </w:rPr>
            </w:pPr>
            <w:r>
              <w:rPr>
                <w:rFonts w:ascii="Times New Roman" w:hAnsi="Times New Roman" w:eastAsia="宋体" w:cs="Times New Roman"/>
                <w:kern w:val="0"/>
                <w:szCs w:val="21"/>
                <w:lang w:bidi="ar"/>
              </w:rPr>
              <w:t>有医保</w:t>
            </w:r>
          </w:p>
        </w:tc>
        <w:tc>
          <w:tcPr>
            <w:tcW w:w="1553" w:type="pct"/>
            <w:shd w:val="clear" w:color="auto" w:fill="FFFFFF"/>
            <w:tcMar>
              <w:top w:w="42" w:type="dxa"/>
              <w:left w:w="84" w:type="dxa"/>
              <w:bottom w:w="42" w:type="dxa"/>
              <w:right w:w="84" w:type="dxa"/>
            </w:tcMar>
            <w:vAlign w:val="center"/>
          </w:tcPr>
          <w:p w14:paraId="08D9E826">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475</w:t>
            </w:r>
          </w:p>
        </w:tc>
        <w:tc>
          <w:tcPr>
            <w:tcW w:w="1348" w:type="pct"/>
            <w:shd w:val="clear" w:color="auto" w:fill="FFFFFF"/>
            <w:tcMar>
              <w:top w:w="42" w:type="dxa"/>
              <w:left w:w="84" w:type="dxa"/>
              <w:bottom w:w="42" w:type="dxa"/>
              <w:right w:w="84" w:type="dxa"/>
            </w:tcMar>
            <w:vAlign w:val="center"/>
          </w:tcPr>
          <w:p w14:paraId="2AABA31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82.04</w:t>
            </w:r>
          </w:p>
        </w:tc>
      </w:tr>
      <w:tr w14:paraId="0A28B563">
        <w:trPr>
          <w:trHeight w:val="90" w:hRule="atLeast"/>
          <w:jc w:val="center"/>
        </w:trPr>
        <w:tc>
          <w:tcPr>
            <w:tcW w:w="2099" w:type="pct"/>
            <w:shd w:val="clear" w:color="auto" w:fill="FFFFFF"/>
            <w:tcMar>
              <w:top w:w="42" w:type="dxa"/>
              <w:left w:w="84" w:type="dxa"/>
              <w:bottom w:w="42" w:type="dxa"/>
              <w:right w:w="84" w:type="dxa"/>
            </w:tcMar>
            <w:vAlign w:val="center"/>
          </w:tcPr>
          <w:p w14:paraId="30DD814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无医保</w:t>
            </w:r>
          </w:p>
        </w:tc>
        <w:tc>
          <w:tcPr>
            <w:tcW w:w="1553" w:type="pct"/>
            <w:shd w:val="clear" w:color="auto" w:fill="FFFFFF"/>
            <w:tcMar>
              <w:top w:w="42" w:type="dxa"/>
              <w:left w:w="84" w:type="dxa"/>
              <w:bottom w:w="42" w:type="dxa"/>
              <w:right w:w="84" w:type="dxa"/>
            </w:tcMar>
            <w:vAlign w:val="center"/>
          </w:tcPr>
          <w:p w14:paraId="3CB5426E">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59</w:t>
            </w:r>
          </w:p>
        </w:tc>
        <w:tc>
          <w:tcPr>
            <w:tcW w:w="1348" w:type="pct"/>
            <w:shd w:val="clear" w:color="auto" w:fill="FFFFFF"/>
            <w:tcMar>
              <w:top w:w="42" w:type="dxa"/>
              <w:left w:w="84" w:type="dxa"/>
              <w:bottom w:w="42" w:type="dxa"/>
              <w:right w:w="84" w:type="dxa"/>
            </w:tcMar>
            <w:vAlign w:val="center"/>
          </w:tcPr>
          <w:p w14:paraId="10C2544D">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10.19</w:t>
            </w:r>
          </w:p>
        </w:tc>
      </w:tr>
      <w:tr w14:paraId="5628102D">
        <w:trPr>
          <w:trHeight w:val="90" w:hRule="atLeast"/>
          <w:jc w:val="center"/>
        </w:trPr>
        <w:tc>
          <w:tcPr>
            <w:tcW w:w="2099" w:type="pct"/>
            <w:shd w:val="clear" w:color="auto" w:fill="FFFFFF"/>
            <w:tcMar>
              <w:top w:w="42" w:type="dxa"/>
              <w:left w:w="84" w:type="dxa"/>
              <w:bottom w:w="42" w:type="dxa"/>
              <w:right w:w="84" w:type="dxa"/>
            </w:tcMar>
            <w:vAlign w:val="center"/>
          </w:tcPr>
          <w:p w14:paraId="56C35F45">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其他</w:t>
            </w:r>
          </w:p>
        </w:tc>
        <w:tc>
          <w:tcPr>
            <w:tcW w:w="1553" w:type="pct"/>
            <w:shd w:val="clear" w:color="auto" w:fill="FFFFFF"/>
            <w:tcMar>
              <w:top w:w="42" w:type="dxa"/>
              <w:left w:w="84" w:type="dxa"/>
              <w:bottom w:w="42" w:type="dxa"/>
              <w:right w:w="84" w:type="dxa"/>
            </w:tcMar>
            <w:vAlign w:val="center"/>
          </w:tcPr>
          <w:p w14:paraId="202ABEC6">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45</w:t>
            </w:r>
          </w:p>
        </w:tc>
        <w:tc>
          <w:tcPr>
            <w:tcW w:w="1348" w:type="pct"/>
            <w:shd w:val="clear" w:color="auto" w:fill="FFFFFF"/>
            <w:tcMar>
              <w:top w:w="42" w:type="dxa"/>
              <w:left w:w="84" w:type="dxa"/>
              <w:bottom w:w="42" w:type="dxa"/>
              <w:right w:w="84" w:type="dxa"/>
            </w:tcMar>
            <w:vAlign w:val="center"/>
          </w:tcPr>
          <w:p w14:paraId="22E56A34">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7.77</w:t>
            </w:r>
          </w:p>
        </w:tc>
      </w:tr>
      <w:tr w14:paraId="1073F04D">
        <w:trPr>
          <w:trHeight w:val="90" w:hRule="atLeast"/>
          <w:jc w:val="center"/>
        </w:trPr>
        <w:tc>
          <w:tcPr>
            <w:tcW w:w="2099" w:type="pct"/>
            <w:shd w:val="clear" w:color="auto" w:fill="FFFFFF"/>
            <w:tcMar>
              <w:top w:w="42" w:type="dxa"/>
              <w:left w:w="84" w:type="dxa"/>
              <w:bottom w:w="42" w:type="dxa"/>
              <w:right w:w="84" w:type="dxa"/>
            </w:tcMar>
            <w:vAlign w:val="center"/>
          </w:tcPr>
          <w:p w14:paraId="5A016C88">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肿瘤</w:t>
            </w:r>
            <w:r>
              <w:rPr>
                <w:rFonts w:ascii="Times New Roman" w:hAnsi="Times New Roman" w:eastAsia="宋体" w:cs="Times New Roman"/>
                <w:kern w:val="0"/>
                <w:szCs w:val="21"/>
                <w:lang w:bidi="ar"/>
              </w:rPr>
              <w:t>分期</w:t>
            </w:r>
            <w:r>
              <w:rPr>
                <w:rFonts w:hint="eastAsia" w:ascii="Times New Roman" w:hAnsi="Times New Roman" w:eastAsia="宋体" w:cs="Times New Roman"/>
                <w:kern w:val="0"/>
                <w:szCs w:val="21"/>
                <w:lang w:bidi="ar"/>
              </w:rPr>
              <w:t>（期）</w:t>
            </w:r>
          </w:p>
        </w:tc>
        <w:tc>
          <w:tcPr>
            <w:tcW w:w="1553" w:type="pct"/>
            <w:shd w:val="clear" w:color="auto" w:fill="FFFFFF"/>
            <w:tcMar>
              <w:top w:w="42" w:type="dxa"/>
              <w:left w:w="84" w:type="dxa"/>
              <w:bottom w:w="42" w:type="dxa"/>
              <w:right w:w="84" w:type="dxa"/>
            </w:tcMar>
            <w:vAlign w:val="center"/>
          </w:tcPr>
          <w:p w14:paraId="03AD839D">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329EC839">
            <w:pPr>
              <w:widowControl/>
              <w:adjustRightInd w:val="0"/>
              <w:snapToGrid w:val="0"/>
              <w:jc w:val="left"/>
              <w:rPr>
                <w:rFonts w:ascii="Times New Roman" w:hAnsi="Times New Roman" w:eastAsia="宋体" w:cs="Times New Roman"/>
                <w:kern w:val="0"/>
                <w:szCs w:val="21"/>
                <w:lang w:bidi="ar"/>
              </w:rPr>
            </w:pPr>
          </w:p>
        </w:tc>
      </w:tr>
      <w:tr w14:paraId="74C1B6E1">
        <w:trPr>
          <w:jc w:val="center"/>
        </w:trPr>
        <w:tc>
          <w:tcPr>
            <w:tcW w:w="2099" w:type="pct"/>
            <w:shd w:val="clear" w:color="auto" w:fill="FFFFFF"/>
            <w:tcMar>
              <w:top w:w="42" w:type="dxa"/>
              <w:left w:w="84" w:type="dxa"/>
              <w:bottom w:w="42" w:type="dxa"/>
              <w:right w:w="84" w:type="dxa"/>
            </w:tcMar>
            <w:vAlign w:val="center"/>
          </w:tcPr>
          <w:p w14:paraId="4AD67949">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fldChar w:fldCharType="begin"/>
            </w:r>
            <w:r>
              <w:rPr>
                <w:rFonts w:ascii="Times New Roman" w:hAnsi="Times New Roman" w:eastAsia="宋体" w:cs="Times New Roman"/>
                <w:kern w:val="0"/>
                <w:szCs w:val="21"/>
                <w:highlight w:val="yellow"/>
                <w:lang w:bidi="ar"/>
              </w:rPr>
              <w:instrText xml:space="preserve"> </w:instrText>
            </w:r>
            <w:r>
              <w:rPr>
                <w:rFonts w:hint="eastAsia" w:ascii="Times New Roman" w:hAnsi="Times New Roman" w:eastAsia="宋体" w:cs="Times New Roman"/>
                <w:kern w:val="0"/>
                <w:szCs w:val="21"/>
                <w:highlight w:val="yellow"/>
                <w:lang w:bidi="ar"/>
              </w:rPr>
              <w:instrText xml:space="preserve">= 1 \* ROMAN</w:instrText>
            </w:r>
            <w:r>
              <w:rPr>
                <w:rFonts w:ascii="Times New Roman" w:hAnsi="Times New Roman" w:eastAsia="宋体" w:cs="Times New Roman"/>
                <w:kern w:val="0"/>
                <w:szCs w:val="21"/>
                <w:highlight w:val="yellow"/>
                <w:lang w:bidi="ar"/>
              </w:rPr>
              <w:instrText xml:space="preserve"> </w:instrText>
            </w:r>
            <w:r>
              <w:rPr>
                <w:rFonts w:ascii="Times New Roman" w:hAnsi="Times New Roman" w:eastAsia="宋体" w:cs="Times New Roman"/>
                <w:kern w:val="0"/>
                <w:szCs w:val="21"/>
                <w:highlight w:val="yellow"/>
                <w:lang w:bidi="ar"/>
              </w:rPr>
              <w:fldChar w:fldCharType="separate"/>
            </w:r>
            <w:r>
              <w:rPr>
                <w:rFonts w:ascii="Times New Roman" w:hAnsi="Times New Roman" w:eastAsia="宋体" w:cs="Times New Roman"/>
                <w:kern w:val="0"/>
                <w:szCs w:val="21"/>
                <w:highlight w:val="yellow"/>
                <w:lang w:bidi="ar"/>
              </w:rPr>
              <w:t>I</w:t>
            </w:r>
            <w:r>
              <w:rPr>
                <w:rFonts w:ascii="Times New Roman" w:hAnsi="Times New Roman" w:eastAsia="宋体" w:cs="Times New Roman"/>
                <w:kern w:val="0"/>
                <w:szCs w:val="21"/>
                <w:highlight w:val="yellow"/>
                <w:lang w:bidi="ar"/>
              </w:rPr>
              <w:fldChar w:fldCharType="end"/>
            </w:r>
          </w:p>
        </w:tc>
        <w:tc>
          <w:tcPr>
            <w:tcW w:w="1553" w:type="pct"/>
            <w:shd w:val="clear" w:color="auto" w:fill="FFFFFF"/>
            <w:tcMar>
              <w:top w:w="42" w:type="dxa"/>
              <w:left w:w="84" w:type="dxa"/>
              <w:bottom w:w="42" w:type="dxa"/>
              <w:right w:w="84" w:type="dxa"/>
            </w:tcMar>
            <w:vAlign w:val="center"/>
          </w:tcPr>
          <w:p w14:paraId="20F7D205">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t>15</w:t>
            </w:r>
          </w:p>
        </w:tc>
        <w:tc>
          <w:tcPr>
            <w:tcW w:w="1348" w:type="pct"/>
            <w:shd w:val="clear" w:color="auto" w:fill="FFFFFF"/>
            <w:tcMar>
              <w:top w:w="42" w:type="dxa"/>
              <w:left w:w="84" w:type="dxa"/>
              <w:bottom w:w="42" w:type="dxa"/>
              <w:right w:w="84" w:type="dxa"/>
            </w:tcMar>
            <w:vAlign w:val="center"/>
          </w:tcPr>
          <w:p w14:paraId="5E40BDE4">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t>2.59</w:t>
            </w:r>
          </w:p>
        </w:tc>
      </w:tr>
      <w:tr w14:paraId="0FC0C895">
        <w:trPr>
          <w:trHeight w:val="144" w:hRule="atLeast"/>
          <w:jc w:val="center"/>
        </w:trPr>
        <w:tc>
          <w:tcPr>
            <w:tcW w:w="2099" w:type="pct"/>
            <w:shd w:val="clear" w:color="auto" w:fill="FFFFFF"/>
            <w:tcMar>
              <w:top w:w="42" w:type="dxa"/>
              <w:left w:w="84" w:type="dxa"/>
              <w:bottom w:w="42" w:type="dxa"/>
              <w:right w:w="84" w:type="dxa"/>
            </w:tcMar>
            <w:vAlign w:val="center"/>
          </w:tcPr>
          <w:p w14:paraId="4691DAE3">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fldChar w:fldCharType="begin"/>
            </w:r>
            <w:r>
              <w:rPr>
                <w:rFonts w:ascii="Times New Roman" w:hAnsi="Times New Roman" w:eastAsia="宋体" w:cs="Times New Roman"/>
                <w:kern w:val="0"/>
                <w:szCs w:val="21"/>
                <w:highlight w:val="yellow"/>
                <w:lang w:bidi="ar"/>
              </w:rPr>
              <w:instrText xml:space="preserve"> </w:instrText>
            </w:r>
            <w:r>
              <w:rPr>
                <w:rFonts w:hint="eastAsia" w:ascii="Times New Roman" w:hAnsi="Times New Roman" w:eastAsia="宋体" w:cs="Times New Roman"/>
                <w:kern w:val="0"/>
                <w:szCs w:val="21"/>
                <w:highlight w:val="yellow"/>
                <w:lang w:bidi="ar"/>
              </w:rPr>
              <w:instrText xml:space="preserve">= 2 \* ROMAN</w:instrText>
            </w:r>
            <w:r>
              <w:rPr>
                <w:rFonts w:ascii="Times New Roman" w:hAnsi="Times New Roman" w:eastAsia="宋体" w:cs="Times New Roman"/>
                <w:kern w:val="0"/>
                <w:szCs w:val="21"/>
                <w:highlight w:val="yellow"/>
                <w:lang w:bidi="ar"/>
              </w:rPr>
              <w:instrText xml:space="preserve"> </w:instrText>
            </w:r>
            <w:r>
              <w:rPr>
                <w:rFonts w:ascii="Times New Roman" w:hAnsi="Times New Roman" w:eastAsia="宋体" w:cs="Times New Roman"/>
                <w:kern w:val="0"/>
                <w:szCs w:val="21"/>
                <w:highlight w:val="yellow"/>
                <w:lang w:bidi="ar"/>
              </w:rPr>
              <w:fldChar w:fldCharType="separate"/>
            </w:r>
            <w:r>
              <w:rPr>
                <w:rFonts w:hint="eastAsia" w:ascii="Times New Roman" w:hAnsi="Times New Roman" w:eastAsia="宋体" w:cs="Times New Roman"/>
                <w:kern w:val="0"/>
                <w:szCs w:val="21"/>
                <w:highlight w:val="yellow"/>
                <w:lang w:bidi="ar"/>
              </w:rPr>
              <w:t>Ⅱ</w:t>
            </w:r>
            <w:r>
              <w:rPr>
                <w:rFonts w:ascii="Times New Roman" w:hAnsi="Times New Roman" w:eastAsia="宋体" w:cs="Times New Roman"/>
                <w:kern w:val="0"/>
                <w:szCs w:val="21"/>
                <w:highlight w:val="yellow"/>
                <w:lang w:bidi="ar"/>
              </w:rPr>
              <w:fldChar w:fldCharType="end"/>
            </w:r>
          </w:p>
        </w:tc>
        <w:tc>
          <w:tcPr>
            <w:tcW w:w="1553" w:type="pct"/>
            <w:shd w:val="clear" w:color="auto" w:fill="FFFFFF"/>
            <w:tcMar>
              <w:top w:w="42" w:type="dxa"/>
              <w:left w:w="84" w:type="dxa"/>
              <w:bottom w:w="42" w:type="dxa"/>
              <w:right w:w="84" w:type="dxa"/>
            </w:tcMar>
            <w:vAlign w:val="center"/>
          </w:tcPr>
          <w:p w14:paraId="648707C3">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t>329</w:t>
            </w:r>
          </w:p>
        </w:tc>
        <w:tc>
          <w:tcPr>
            <w:tcW w:w="1348" w:type="pct"/>
            <w:shd w:val="clear" w:color="auto" w:fill="FFFFFF"/>
            <w:tcMar>
              <w:top w:w="42" w:type="dxa"/>
              <w:left w:w="84" w:type="dxa"/>
              <w:bottom w:w="42" w:type="dxa"/>
              <w:right w:w="84" w:type="dxa"/>
            </w:tcMar>
            <w:vAlign w:val="center"/>
          </w:tcPr>
          <w:p w14:paraId="2B41A0C1">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t>56.82</w:t>
            </w:r>
          </w:p>
        </w:tc>
      </w:tr>
      <w:tr w14:paraId="0B8E4E21">
        <w:trPr>
          <w:trHeight w:val="144" w:hRule="atLeast"/>
          <w:jc w:val="center"/>
        </w:trPr>
        <w:tc>
          <w:tcPr>
            <w:tcW w:w="2099" w:type="pct"/>
            <w:shd w:val="clear" w:color="auto" w:fill="FFFFFF"/>
            <w:tcMar>
              <w:top w:w="42" w:type="dxa"/>
              <w:left w:w="84" w:type="dxa"/>
              <w:bottom w:w="42" w:type="dxa"/>
              <w:right w:w="84" w:type="dxa"/>
            </w:tcMar>
            <w:vAlign w:val="center"/>
          </w:tcPr>
          <w:p w14:paraId="71DBC601">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fldChar w:fldCharType="begin"/>
            </w:r>
            <w:r>
              <w:rPr>
                <w:rFonts w:ascii="Times New Roman" w:hAnsi="Times New Roman" w:eastAsia="宋体" w:cs="Times New Roman"/>
                <w:kern w:val="0"/>
                <w:szCs w:val="21"/>
                <w:highlight w:val="yellow"/>
                <w:lang w:bidi="ar"/>
              </w:rPr>
              <w:instrText xml:space="preserve"> </w:instrText>
            </w:r>
            <w:r>
              <w:rPr>
                <w:rFonts w:hint="eastAsia" w:ascii="Times New Roman" w:hAnsi="Times New Roman" w:eastAsia="宋体" w:cs="Times New Roman"/>
                <w:kern w:val="0"/>
                <w:szCs w:val="21"/>
                <w:highlight w:val="yellow"/>
                <w:lang w:bidi="ar"/>
              </w:rPr>
              <w:instrText xml:space="preserve">= 3 \* ROMAN</w:instrText>
            </w:r>
            <w:r>
              <w:rPr>
                <w:rFonts w:ascii="Times New Roman" w:hAnsi="Times New Roman" w:eastAsia="宋体" w:cs="Times New Roman"/>
                <w:kern w:val="0"/>
                <w:szCs w:val="21"/>
                <w:highlight w:val="yellow"/>
                <w:lang w:bidi="ar"/>
              </w:rPr>
              <w:instrText xml:space="preserve"> </w:instrText>
            </w:r>
            <w:r>
              <w:rPr>
                <w:rFonts w:ascii="Times New Roman" w:hAnsi="Times New Roman" w:eastAsia="宋体" w:cs="Times New Roman"/>
                <w:kern w:val="0"/>
                <w:szCs w:val="21"/>
                <w:highlight w:val="yellow"/>
                <w:lang w:bidi="ar"/>
              </w:rPr>
              <w:fldChar w:fldCharType="separate"/>
            </w:r>
            <w:r>
              <w:rPr>
                <w:rFonts w:hint="eastAsia" w:ascii="Times New Roman" w:hAnsi="Times New Roman" w:eastAsia="宋体" w:cs="Times New Roman"/>
                <w:kern w:val="0"/>
                <w:szCs w:val="21"/>
                <w:highlight w:val="yellow"/>
                <w:lang w:bidi="ar"/>
              </w:rPr>
              <w:t>Ⅲ</w:t>
            </w:r>
            <w:r>
              <w:rPr>
                <w:rFonts w:ascii="Times New Roman" w:hAnsi="Times New Roman" w:eastAsia="宋体" w:cs="Times New Roman"/>
                <w:kern w:val="0"/>
                <w:szCs w:val="21"/>
                <w:highlight w:val="yellow"/>
                <w:lang w:bidi="ar"/>
              </w:rPr>
              <w:fldChar w:fldCharType="end"/>
            </w:r>
          </w:p>
        </w:tc>
        <w:tc>
          <w:tcPr>
            <w:tcW w:w="1553" w:type="pct"/>
            <w:shd w:val="clear" w:color="auto" w:fill="FFFFFF"/>
            <w:tcMar>
              <w:top w:w="42" w:type="dxa"/>
              <w:left w:w="84" w:type="dxa"/>
              <w:bottom w:w="42" w:type="dxa"/>
              <w:right w:w="84" w:type="dxa"/>
            </w:tcMar>
            <w:vAlign w:val="center"/>
          </w:tcPr>
          <w:p w14:paraId="17481851">
            <w:pPr>
              <w:widowControl/>
              <w:adjustRightInd w:val="0"/>
              <w:snapToGrid w:val="0"/>
              <w:jc w:val="left"/>
              <w:rPr>
                <w:rFonts w:ascii="Times New Roman" w:hAnsi="Times New Roman" w:eastAsia="宋体" w:cs="Times New Roman"/>
                <w:color w:val="FF0000"/>
                <w:kern w:val="0"/>
                <w:szCs w:val="21"/>
                <w:highlight w:val="yellow"/>
                <w:lang w:bidi="ar"/>
              </w:rPr>
            </w:pPr>
            <w:r>
              <w:rPr>
                <w:rFonts w:ascii="Times New Roman" w:hAnsi="Times New Roman" w:eastAsia="宋体" w:cs="Times New Roman"/>
                <w:color w:val="FF0000"/>
                <w:kern w:val="0"/>
                <w:szCs w:val="21"/>
                <w:highlight w:val="yellow"/>
                <w:lang w:bidi="ar"/>
              </w:rPr>
              <w:t>22</w:t>
            </w:r>
            <w:r>
              <w:rPr>
                <w:rFonts w:hint="eastAsia" w:ascii="Times New Roman" w:hAnsi="Times New Roman" w:eastAsia="宋体" w:cs="Times New Roman"/>
                <w:color w:val="FF0000"/>
                <w:kern w:val="0"/>
                <w:szCs w:val="21"/>
                <w:highlight w:val="yellow"/>
                <w:lang w:bidi="ar"/>
              </w:rPr>
              <w:t>6</w:t>
            </w:r>
          </w:p>
        </w:tc>
        <w:tc>
          <w:tcPr>
            <w:tcW w:w="1348" w:type="pct"/>
            <w:shd w:val="clear" w:color="auto" w:fill="FFFFFF"/>
            <w:tcMar>
              <w:top w:w="42" w:type="dxa"/>
              <w:left w:w="84" w:type="dxa"/>
              <w:bottom w:w="42" w:type="dxa"/>
              <w:right w:w="84" w:type="dxa"/>
            </w:tcMar>
            <w:vAlign w:val="center"/>
          </w:tcPr>
          <w:p w14:paraId="43D989F5">
            <w:pPr>
              <w:widowControl/>
              <w:adjustRightInd w:val="0"/>
              <w:snapToGrid w:val="0"/>
              <w:jc w:val="left"/>
              <w:rPr>
                <w:rFonts w:ascii="Times New Roman" w:hAnsi="Times New Roman" w:eastAsia="宋体" w:cs="Times New Roman"/>
                <w:color w:val="FF0000"/>
                <w:kern w:val="0"/>
                <w:szCs w:val="21"/>
                <w:highlight w:val="yellow"/>
                <w:lang w:bidi="ar"/>
              </w:rPr>
            </w:pPr>
            <w:r>
              <w:rPr>
                <w:rFonts w:ascii="Times New Roman" w:hAnsi="Times New Roman" w:eastAsia="宋体" w:cs="Times New Roman"/>
                <w:color w:val="FF0000"/>
                <w:kern w:val="0"/>
                <w:szCs w:val="21"/>
                <w:highlight w:val="yellow"/>
                <w:lang w:bidi="ar"/>
              </w:rPr>
              <w:t>3</w:t>
            </w:r>
            <w:r>
              <w:rPr>
                <w:rFonts w:hint="eastAsia" w:ascii="Times New Roman" w:hAnsi="Times New Roman" w:eastAsia="宋体" w:cs="Times New Roman"/>
                <w:color w:val="FF0000"/>
                <w:kern w:val="0"/>
                <w:szCs w:val="21"/>
                <w:highlight w:val="yellow"/>
                <w:lang w:bidi="ar"/>
              </w:rPr>
              <w:t>9.03</w:t>
            </w:r>
          </w:p>
        </w:tc>
      </w:tr>
      <w:tr w14:paraId="106164C8">
        <w:trPr>
          <w:trHeight w:val="144" w:hRule="atLeast"/>
          <w:jc w:val="center"/>
        </w:trPr>
        <w:tc>
          <w:tcPr>
            <w:tcW w:w="2099" w:type="pct"/>
            <w:shd w:val="clear" w:color="auto" w:fill="FFFFFF"/>
            <w:tcMar>
              <w:top w:w="42" w:type="dxa"/>
              <w:left w:w="84" w:type="dxa"/>
              <w:bottom w:w="42" w:type="dxa"/>
              <w:right w:w="84" w:type="dxa"/>
            </w:tcMar>
            <w:vAlign w:val="center"/>
          </w:tcPr>
          <w:p w14:paraId="6D57FE75">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fldChar w:fldCharType="begin"/>
            </w:r>
            <w:r>
              <w:rPr>
                <w:rFonts w:ascii="Times New Roman" w:hAnsi="Times New Roman" w:eastAsia="宋体" w:cs="Times New Roman"/>
                <w:kern w:val="0"/>
                <w:szCs w:val="21"/>
                <w:highlight w:val="yellow"/>
                <w:lang w:bidi="ar"/>
              </w:rPr>
              <w:instrText xml:space="preserve"> </w:instrText>
            </w:r>
            <w:r>
              <w:rPr>
                <w:rFonts w:hint="eastAsia" w:ascii="Times New Roman" w:hAnsi="Times New Roman" w:eastAsia="宋体" w:cs="Times New Roman"/>
                <w:kern w:val="0"/>
                <w:szCs w:val="21"/>
                <w:highlight w:val="yellow"/>
                <w:lang w:bidi="ar"/>
              </w:rPr>
              <w:instrText xml:space="preserve">= 4 \* ROMAN</w:instrText>
            </w:r>
            <w:r>
              <w:rPr>
                <w:rFonts w:ascii="Times New Roman" w:hAnsi="Times New Roman" w:eastAsia="宋体" w:cs="Times New Roman"/>
                <w:kern w:val="0"/>
                <w:szCs w:val="21"/>
                <w:highlight w:val="yellow"/>
                <w:lang w:bidi="ar"/>
              </w:rPr>
              <w:instrText xml:space="preserve"> </w:instrText>
            </w:r>
            <w:r>
              <w:rPr>
                <w:rFonts w:ascii="Times New Roman" w:hAnsi="Times New Roman" w:eastAsia="宋体" w:cs="Times New Roman"/>
                <w:kern w:val="0"/>
                <w:szCs w:val="21"/>
                <w:highlight w:val="yellow"/>
                <w:lang w:bidi="ar"/>
              </w:rPr>
              <w:fldChar w:fldCharType="separate"/>
            </w:r>
            <w:r>
              <w:rPr>
                <w:rFonts w:hint="eastAsia" w:ascii="Times New Roman" w:hAnsi="Times New Roman" w:eastAsia="宋体" w:cs="Times New Roman"/>
                <w:kern w:val="0"/>
                <w:szCs w:val="21"/>
                <w:highlight w:val="yellow"/>
                <w:lang w:bidi="ar"/>
              </w:rPr>
              <w:t>Ⅳ</w:t>
            </w:r>
            <w:r>
              <w:rPr>
                <w:rFonts w:ascii="Times New Roman" w:hAnsi="Times New Roman" w:eastAsia="宋体" w:cs="Times New Roman"/>
                <w:kern w:val="0"/>
                <w:szCs w:val="21"/>
                <w:highlight w:val="yellow"/>
                <w:lang w:bidi="ar"/>
              </w:rPr>
              <w:fldChar w:fldCharType="end"/>
            </w:r>
          </w:p>
        </w:tc>
        <w:tc>
          <w:tcPr>
            <w:tcW w:w="1553" w:type="pct"/>
            <w:shd w:val="clear" w:color="auto" w:fill="FFFFFF"/>
            <w:tcMar>
              <w:top w:w="42" w:type="dxa"/>
              <w:left w:w="84" w:type="dxa"/>
              <w:bottom w:w="42" w:type="dxa"/>
              <w:right w:w="84" w:type="dxa"/>
            </w:tcMar>
            <w:vAlign w:val="center"/>
          </w:tcPr>
          <w:p w14:paraId="63C9D0BA">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t>9</w:t>
            </w:r>
          </w:p>
        </w:tc>
        <w:tc>
          <w:tcPr>
            <w:tcW w:w="1348" w:type="pct"/>
            <w:shd w:val="clear" w:color="auto" w:fill="FFFFFF"/>
            <w:tcMar>
              <w:top w:w="42" w:type="dxa"/>
              <w:left w:w="84" w:type="dxa"/>
              <w:bottom w:w="42" w:type="dxa"/>
              <w:right w:w="84" w:type="dxa"/>
            </w:tcMar>
            <w:vAlign w:val="center"/>
          </w:tcPr>
          <w:p w14:paraId="50596415">
            <w:pPr>
              <w:widowControl/>
              <w:adjustRightInd w:val="0"/>
              <w:snapToGrid w:val="0"/>
              <w:jc w:val="left"/>
              <w:rPr>
                <w:rFonts w:ascii="Times New Roman" w:hAnsi="Times New Roman" w:eastAsia="宋体" w:cs="Times New Roman"/>
                <w:kern w:val="0"/>
                <w:szCs w:val="21"/>
                <w:highlight w:val="yellow"/>
                <w:lang w:bidi="ar"/>
              </w:rPr>
            </w:pPr>
            <w:r>
              <w:rPr>
                <w:rFonts w:ascii="Times New Roman" w:hAnsi="Times New Roman" w:eastAsia="宋体" w:cs="Times New Roman"/>
                <w:kern w:val="0"/>
                <w:szCs w:val="21"/>
                <w:highlight w:val="yellow"/>
                <w:lang w:bidi="ar"/>
              </w:rPr>
              <w:t>1.55</w:t>
            </w:r>
          </w:p>
        </w:tc>
      </w:tr>
      <w:tr w14:paraId="0E8111E8">
        <w:trPr>
          <w:jc w:val="center"/>
        </w:trPr>
        <w:tc>
          <w:tcPr>
            <w:tcW w:w="2099" w:type="pct"/>
            <w:shd w:val="clear" w:color="auto" w:fill="FFFFFF"/>
            <w:tcMar>
              <w:top w:w="42" w:type="dxa"/>
              <w:left w:w="84" w:type="dxa"/>
              <w:bottom w:w="42" w:type="dxa"/>
              <w:right w:w="84" w:type="dxa"/>
            </w:tcMar>
            <w:vAlign w:val="center"/>
          </w:tcPr>
          <w:p w14:paraId="0363F665">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病理类型</w:t>
            </w:r>
          </w:p>
        </w:tc>
        <w:tc>
          <w:tcPr>
            <w:tcW w:w="1553" w:type="pct"/>
            <w:shd w:val="clear" w:color="auto" w:fill="FFFFFF"/>
            <w:tcMar>
              <w:top w:w="42" w:type="dxa"/>
              <w:left w:w="84" w:type="dxa"/>
              <w:bottom w:w="42" w:type="dxa"/>
              <w:right w:w="84" w:type="dxa"/>
            </w:tcMar>
            <w:vAlign w:val="center"/>
          </w:tcPr>
          <w:p w14:paraId="2CF03AD6">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170DFBC9">
            <w:pPr>
              <w:widowControl/>
              <w:adjustRightInd w:val="0"/>
              <w:snapToGrid w:val="0"/>
              <w:jc w:val="left"/>
              <w:rPr>
                <w:rFonts w:ascii="Times New Roman" w:hAnsi="Times New Roman" w:eastAsia="宋体" w:cs="Times New Roman"/>
                <w:kern w:val="0"/>
                <w:szCs w:val="21"/>
                <w:lang w:bidi="ar"/>
              </w:rPr>
            </w:pPr>
          </w:p>
        </w:tc>
      </w:tr>
      <w:tr w14:paraId="6238DE31">
        <w:trPr>
          <w:jc w:val="center"/>
        </w:trPr>
        <w:tc>
          <w:tcPr>
            <w:tcW w:w="2099" w:type="pct"/>
            <w:shd w:val="clear" w:color="auto" w:fill="FFFFFF"/>
            <w:tcMar>
              <w:top w:w="42" w:type="dxa"/>
              <w:left w:w="84" w:type="dxa"/>
              <w:bottom w:w="42" w:type="dxa"/>
              <w:right w:w="84" w:type="dxa"/>
            </w:tcMar>
            <w:vAlign w:val="center"/>
          </w:tcPr>
          <w:p w14:paraId="0898BA7D">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腺泡腺癌</w:t>
            </w:r>
          </w:p>
        </w:tc>
        <w:tc>
          <w:tcPr>
            <w:tcW w:w="1553" w:type="pct"/>
            <w:shd w:val="clear" w:color="auto" w:fill="FFFFFF"/>
            <w:tcMar>
              <w:top w:w="42" w:type="dxa"/>
              <w:left w:w="84" w:type="dxa"/>
              <w:bottom w:w="42" w:type="dxa"/>
              <w:right w:w="84" w:type="dxa"/>
            </w:tcMar>
            <w:vAlign w:val="center"/>
          </w:tcPr>
          <w:p w14:paraId="663712A4">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496</w:t>
            </w:r>
          </w:p>
        </w:tc>
        <w:tc>
          <w:tcPr>
            <w:tcW w:w="1348" w:type="pct"/>
            <w:shd w:val="clear" w:color="auto" w:fill="FFFFFF"/>
            <w:tcMar>
              <w:top w:w="42" w:type="dxa"/>
              <w:left w:w="84" w:type="dxa"/>
              <w:bottom w:w="42" w:type="dxa"/>
              <w:right w:w="84" w:type="dxa"/>
            </w:tcMar>
            <w:vAlign w:val="center"/>
          </w:tcPr>
          <w:p w14:paraId="69D3177C">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85.66</w:t>
            </w:r>
          </w:p>
        </w:tc>
      </w:tr>
      <w:tr w14:paraId="240F7306">
        <w:trPr>
          <w:jc w:val="center"/>
        </w:trPr>
        <w:tc>
          <w:tcPr>
            <w:tcW w:w="2099" w:type="pct"/>
            <w:shd w:val="clear" w:color="auto" w:fill="FFFFFF"/>
            <w:tcMar>
              <w:top w:w="42" w:type="dxa"/>
              <w:left w:w="84" w:type="dxa"/>
              <w:bottom w:w="42" w:type="dxa"/>
              <w:right w:w="84" w:type="dxa"/>
            </w:tcMar>
            <w:vAlign w:val="center"/>
          </w:tcPr>
          <w:p w14:paraId="3AB0D81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其他</w:t>
            </w:r>
          </w:p>
        </w:tc>
        <w:tc>
          <w:tcPr>
            <w:tcW w:w="1553" w:type="pct"/>
            <w:shd w:val="clear" w:color="auto" w:fill="FFFFFF"/>
            <w:tcMar>
              <w:top w:w="42" w:type="dxa"/>
              <w:left w:w="84" w:type="dxa"/>
              <w:bottom w:w="42" w:type="dxa"/>
              <w:right w:w="84" w:type="dxa"/>
            </w:tcMar>
            <w:vAlign w:val="center"/>
          </w:tcPr>
          <w:p w14:paraId="2D5EBF7A">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83</w:t>
            </w:r>
          </w:p>
        </w:tc>
        <w:tc>
          <w:tcPr>
            <w:tcW w:w="1348" w:type="pct"/>
            <w:shd w:val="clear" w:color="auto" w:fill="FFFFFF"/>
            <w:tcMar>
              <w:top w:w="42" w:type="dxa"/>
              <w:left w:w="84" w:type="dxa"/>
              <w:bottom w:w="42" w:type="dxa"/>
              <w:right w:w="84" w:type="dxa"/>
            </w:tcMar>
            <w:vAlign w:val="center"/>
          </w:tcPr>
          <w:p w14:paraId="26E46BFC">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14.34</w:t>
            </w:r>
          </w:p>
        </w:tc>
      </w:tr>
      <w:tr w14:paraId="155B877A">
        <w:trPr>
          <w:jc w:val="center"/>
        </w:trPr>
        <w:tc>
          <w:tcPr>
            <w:tcW w:w="2099" w:type="pct"/>
            <w:shd w:val="clear" w:color="auto" w:fill="FFFFFF"/>
            <w:tcMar>
              <w:top w:w="42" w:type="dxa"/>
              <w:left w:w="84" w:type="dxa"/>
              <w:bottom w:w="42" w:type="dxa"/>
              <w:right w:w="84" w:type="dxa"/>
            </w:tcMar>
            <w:vAlign w:val="center"/>
          </w:tcPr>
          <w:p w14:paraId="7FBC63CD">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术式</w:t>
            </w:r>
          </w:p>
        </w:tc>
        <w:tc>
          <w:tcPr>
            <w:tcW w:w="1553" w:type="pct"/>
            <w:shd w:val="clear" w:color="auto" w:fill="FFFFFF"/>
            <w:tcMar>
              <w:top w:w="42" w:type="dxa"/>
              <w:left w:w="84" w:type="dxa"/>
              <w:bottom w:w="42" w:type="dxa"/>
              <w:right w:w="84" w:type="dxa"/>
            </w:tcMar>
            <w:vAlign w:val="center"/>
          </w:tcPr>
          <w:p w14:paraId="794D9945">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30FDD830">
            <w:pPr>
              <w:widowControl/>
              <w:adjustRightInd w:val="0"/>
              <w:snapToGrid w:val="0"/>
              <w:jc w:val="left"/>
              <w:rPr>
                <w:rFonts w:ascii="Times New Roman" w:hAnsi="Times New Roman" w:eastAsia="宋体" w:cs="Times New Roman"/>
                <w:kern w:val="0"/>
                <w:szCs w:val="21"/>
                <w:lang w:bidi="ar"/>
              </w:rPr>
            </w:pPr>
          </w:p>
        </w:tc>
      </w:tr>
      <w:tr w14:paraId="096E0933">
        <w:trPr>
          <w:jc w:val="center"/>
        </w:trPr>
        <w:tc>
          <w:tcPr>
            <w:tcW w:w="2099" w:type="pct"/>
            <w:shd w:val="clear" w:color="auto" w:fill="FFFFFF"/>
            <w:tcMar>
              <w:top w:w="42" w:type="dxa"/>
              <w:left w:w="84" w:type="dxa"/>
              <w:bottom w:w="42" w:type="dxa"/>
              <w:right w:w="84" w:type="dxa"/>
            </w:tcMar>
            <w:vAlign w:val="center"/>
          </w:tcPr>
          <w:p w14:paraId="7369053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机器人辅助腹腔镜前列腺癌根治术</w:t>
            </w:r>
          </w:p>
        </w:tc>
        <w:tc>
          <w:tcPr>
            <w:tcW w:w="1553" w:type="pct"/>
            <w:shd w:val="clear" w:color="auto" w:fill="FFFFFF"/>
            <w:tcMar>
              <w:top w:w="42" w:type="dxa"/>
              <w:left w:w="84" w:type="dxa"/>
              <w:bottom w:w="42" w:type="dxa"/>
              <w:right w:w="84" w:type="dxa"/>
            </w:tcMar>
            <w:vAlign w:val="center"/>
          </w:tcPr>
          <w:p w14:paraId="1EFA3480">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386</w:t>
            </w:r>
          </w:p>
        </w:tc>
        <w:tc>
          <w:tcPr>
            <w:tcW w:w="1348" w:type="pct"/>
            <w:shd w:val="clear" w:color="auto" w:fill="FFFFFF"/>
            <w:tcMar>
              <w:top w:w="42" w:type="dxa"/>
              <w:left w:w="84" w:type="dxa"/>
              <w:bottom w:w="42" w:type="dxa"/>
              <w:right w:w="84" w:type="dxa"/>
            </w:tcMar>
            <w:vAlign w:val="center"/>
          </w:tcPr>
          <w:p w14:paraId="7FBCCF6A">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66.67</w:t>
            </w:r>
          </w:p>
        </w:tc>
      </w:tr>
      <w:tr w14:paraId="6CC3C3A9">
        <w:trPr>
          <w:jc w:val="center"/>
        </w:trPr>
        <w:tc>
          <w:tcPr>
            <w:tcW w:w="2099" w:type="pct"/>
            <w:shd w:val="clear" w:color="auto" w:fill="FFFFFF"/>
            <w:tcMar>
              <w:top w:w="42" w:type="dxa"/>
              <w:left w:w="84" w:type="dxa"/>
              <w:bottom w:w="42" w:type="dxa"/>
              <w:right w:w="84" w:type="dxa"/>
            </w:tcMar>
            <w:vAlign w:val="center"/>
          </w:tcPr>
          <w:p w14:paraId="5D63AE63">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腹腔镜前列腺癌根治术</w:t>
            </w:r>
          </w:p>
        </w:tc>
        <w:tc>
          <w:tcPr>
            <w:tcW w:w="1553" w:type="pct"/>
            <w:shd w:val="clear" w:color="auto" w:fill="FFFFFF"/>
            <w:tcMar>
              <w:top w:w="42" w:type="dxa"/>
              <w:left w:w="84" w:type="dxa"/>
              <w:bottom w:w="42" w:type="dxa"/>
              <w:right w:w="84" w:type="dxa"/>
            </w:tcMar>
            <w:vAlign w:val="center"/>
          </w:tcPr>
          <w:p w14:paraId="5425E30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193</w:t>
            </w:r>
          </w:p>
        </w:tc>
        <w:tc>
          <w:tcPr>
            <w:tcW w:w="1348" w:type="pct"/>
            <w:shd w:val="clear" w:color="auto" w:fill="FFFFFF"/>
            <w:tcMar>
              <w:top w:w="42" w:type="dxa"/>
              <w:left w:w="84" w:type="dxa"/>
              <w:bottom w:w="42" w:type="dxa"/>
              <w:right w:w="84" w:type="dxa"/>
            </w:tcMar>
            <w:vAlign w:val="center"/>
          </w:tcPr>
          <w:p w14:paraId="4C83864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33.33</w:t>
            </w:r>
          </w:p>
        </w:tc>
      </w:tr>
      <w:tr w14:paraId="5E8A7D89">
        <w:trPr>
          <w:jc w:val="center"/>
        </w:trPr>
        <w:tc>
          <w:tcPr>
            <w:tcW w:w="2099" w:type="pct"/>
            <w:shd w:val="clear" w:color="auto" w:fill="FFFFFF"/>
            <w:tcMar>
              <w:top w:w="42" w:type="dxa"/>
              <w:left w:w="84" w:type="dxa"/>
              <w:bottom w:w="42" w:type="dxa"/>
              <w:right w:w="84" w:type="dxa"/>
            </w:tcMar>
            <w:vAlign w:val="center"/>
          </w:tcPr>
          <w:p w14:paraId="2D36111F">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有无慢性病</w:t>
            </w:r>
          </w:p>
        </w:tc>
        <w:tc>
          <w:tcPr>
            <w:tcW w:w="1553" w:type="pct"/>
            <w:shd w:val="clear" w:color="auto" w:fill="FFFFFF"/>
            <w:tcMar>
              <w:top w:w="42" w:type="dxa"/>
              <w:left w:w="84" w:type="dxa"/>
              <w:bottom w:w="42" w:type="dxa"/>
              <w:right w:w="84" w:type="dxa"/>
            </w:tcMar>
            <w:vAlign w:val="center"/>
          </w:tcPr>
          <w:p w14:paraId="0E3BAD4E">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2274310D">
            <w:pPr>
              <w:widowControl/>
              <w:adjustRightInd w:val="0"/>
              <w:snapToGrid w:val="0"/>
              <w:jc w:val="left"/>
              <w:rPr>
                <w:rFonts w:ascii="Times New Roman" w:hAnsi="Times New Roman" w:eastAsia="宋体" w:cs="Times New Roman"/>
                <w:kern w:val="0"/>
                <w:szCs w:val="21"/>
                <w:lang w:bidi="ar"/>
              </w:rPr>
            </w:pPr>
          </w:p>
        </w:tc>
      </w:tr>
      <w:tr w14:paraId="5E4A1042">
        <w:trPr>
          <w:jc w:val="center"/>
        </w:trPr>
        <w:tc>
          <w:tcPr>
            <w:tcW w:w="2099" w:type="pct"/>
            <w:shd w:val="clear" w:color="auto" w:fill="FFFFFF"/>
            <w:tcMar>
              <w:top w:w="42" w:type="dxa"/>
              <w:left w:w="84" w:type="dxa"/>
              <w:bottom w:w="42" w:type="dxa"/>
              <w:right w:w="84" w:type="dxa"/>
            </w:tcMar>
            <w:vAlign w:val="center"/>
          </w:tcPr>
          <w:p w14:paraId="01FEEB5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有</w:t>
            </w:r>
          </w:p>
        </w:tc>
        <w:tc>
          <w:tcPr>
            <w:tcW w:w="1553" w:type="pct"/>
            <w:shd w:val="clear" w:color="auto" w:fill="FFFFFF"/>
            <w:tcMar>
              <w:top w:w="42" w:type="dxa"/>
              <w:left w:w="84" w:type="dxa"/>
              <w:bottom w:w="42" w:type="dxa"/>
              <w:right w:w="84" w:type="dxa"/>
            </w:tcMar>
            <w:vAlign w:val="center"/>
          </w:tcPr>
          <w:p w14:paraId="2B97BBD4">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428</w:t>
            </w:r>
          </w:p>
        </w:tc>
        <w:tc>
          <w:tcPr>
            <w:tcW w:w="1348" w:type="pct"/>
            <w:shd w:val="clear" w:color="auto" w:fill="FFFFFF"/>
            <w:tcMar>
              <w:top w:w="42" w:type="dxa"/>
              <w:left w:w="84" w:type="dxa"/>
              <w:bottom w:w="42" w:type="dxa"/>
              <w:right w:w="84" w:type="dxa"/>
            </w:tcMar>
            <w:vAlign w:val="center"/>
          </w:tcPr>
          <w:p w14:paraId="770D8F94">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73.92</w:t>
            </w:r>
          </w:p>
        </w:tc>
      </w:tr>
      <w:tr w14:paraId="030165F6">
        <w:trPr>
          <w:jc w:val="center"/>
        </w:trPr>
        <w:tc>
          <w:tcPr>
            <w:tcW w:w="2099" w:type="pct"/>
            <w:shd w:val="clear" w:color="auto" w:fill="FFFFFF"/>
            <w:tcMar>
              <w:top w:w="42" w:type="dxa"/>
              <w:left w:w="84" w:type="dxa"/>
              <w:bottom w:w="42" w:type="dxa"/>
              <w:right w:w="84" w:type="dxa"/>
            </w:tcMar>
            <w:vAlign w:val="center"/>
          </w:tcPr>
          <w:p w14:paraId="5A5E989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无</w:t>
            </w:r>
          </w:p>
        </w:tc>
        <w:tc>
          <w:tcPr>
            <w:tcW w:w="1553" w:type="pct"/>
            <w:shd w:val="clear" w:color="auto" w:fill="FFFFFF"/>
            <w:tcMar>
              <w:top w:w="42" w:type="dxa"/>
              <w:left w:w="84" w:type="dxa"/>
              <w:bottom w:w="42" w:type="dxa"/>
              <w:right w:w="84" w:type="dxa"/>
            </w:tcMar>
            <w:vAlign w:val="center"/>
          </w:tcPr>
          <w:p w14:paraId="7A1149F9">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151</w:t>
            </w:r>
          </w:p>
        </w:tc>
        <w:tc>
          <w:tcPr>
            <w:tcW w:w="1348" w:type="pct"/>
            <w:shd w:val="clear" w:color="auto" w:fill="FFFFFF"/>
            <w:tcMar>
              <w:top w:w="42" w:type="dxa"/>
              <w:left w:w="84" w:type="dxa"/>
              <w:bottom w:w="42" w:type="dxa"/>
              <w:right w:w="84" w:type="dxa"/>
            </w:tcMar>
            <w:vAlign w:val="center"/>
          </w:tcPr>
          <w:p w14:paraId="044FC33B">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26.0</w:t>
            </w:r>
            <w:r>
              <w:rPr>
                <w:rFonts w:hint="eastAsia" w:ascii="Times New Roman" w:hAnsi="Times New Roman" w:eastAsia="宋体" w:cs="Times New Roman"/>
                <w:kern w:val="0"/>
                <w:szCs w:val="21"/>
                <w:lang w:bidi="ar"/>
              </w:rPr>
              <w:t>8</w:t>
            </w:r>
          </w:p>
        </w:tc>
      </w:tr>
      <w:tr w14:paraId="15D9E325">
        <w:trPr>
          <w:jc w:val="center"/>
        </w:trPr>
        <w:tc>
          <w:tcPr>
            <w:tcW w:w="2099" w:type="pct"/>
            <w:shd w:val="clear" w:color="auto" w:fill="FFFFFF"/>
            <w:tcMar>
              <w:top w:w="42" w:type="dxa"/>
              <w:left w:w="84" w:type="dxa"/>
              <w:bottom w:w="42" w:type="dxa"/>
              <w:right w:w="84" w:type="dxa"/>
            </w:tcMar>
            <w:vAlign w:val="center"/>
          </w:tcPr>
          <w:p w14:paraId="67B13255">
            <w:pPr>
              <w:widowControl/>
              <w:adjustRightInd w:val="0"/>
              <w:snapToGrid w:val="0"/>
              <w:jc w:val="left"/>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术后时长（月）</w:t>
            </w:r>
          </w:p>
        </w:tc>
        <w:tc>
          <w:tcPr>
            <w:tcW w:w="1553" w:type="pct"/>
            <w:shd w:val="clear" w:color="auto" w:fill="FFFFFF"/>
            <w:tcMar>
              <w:top w:w="42" w:type="dxa"/>
              <w:left w:w="84" w:type="dxa"/>
              <w:bottom w:w="42" w:type="dxa"/>
              <w:right w:w="84" w:type="dxa"/>
            </w:tcMar>
            <w:vAlign w:val="center"/>
          </w:tcPr>
          <w:p w14:paraId="13E4C7EB">
            <w:pPr>
              <w:widowControl/>
              <w:adjustRightInd w:val="0"/>
              <w:snapToGrid w:val="0"/>
              <w:jc w:val="left"/>
              <w:rPr>
                <w:rFonts w:ascii="Times New Roman" w:hAnsi="Times New Roman" w:eastAsia="宋体" w:cs="Times New Roman"/>
                <w:kern w:val="0"/>
                <w:szCs w:val="21"/>
                <w:lang w:bidi="ar"/>
              </w:rPr>
            </w:pPr>
          </w:p>
        </w:tc>
        <w:tc>
          <w:tcPr>
            <w:tcW w:w="1348" w:type="pct"/>
            <w:shd w:val="clear" w:color="auto" w:fill="FFFFFF"/>
            <w:tcMar>
              <w:top w:w="42" w:type="dxa"/>
              <w:left w:w="84" w:type="dxa"/>
              <w:bottom w:w="42" w:type="dxa"/>
              <w:right w:w="84" w:type="dxa"/>
            </w:tcMar>
            <w:vAlign w:val="center"/>
          </w:tcPr>
          <w:p w14:paraId="4AD62F1A">
            <w:pPr>
              <w:widowControl/>
              <w:adjustRightInd w:val="0"/>
              <w:snapToGrid w:val="0"/>
              <w:jc w:val="left"/>
              <w:rPr>
                <w:rFonts w:ascii="Times New Roman" w:hAnsi="Times New Roman" w:eastAsia="宋体" w:cs="Times New Roman"/>
                <w:kern w:val="0"/>
                <w:szCs w:val="21"/>
                <w:lang w:bidi="ar"/>
              </w:rPr>
            </w:pPr>
          </w:p>
        </w:tc>
      </w:tr>
      <w:tr w14:paraId="33C1A552">
        <w:trPr>
          <w:jc w:val="center"/>
        </w:trPr>
        <w:tc>
          <w:tcPr>
            <w:tcW w:w="2099" w:type="pct"/>
            <w:shd w:val="clear" w:color="auto" w:fill="FFFFFF"/>
            <w:tcMar>
              <w:top w:w="42" w:type="dxa"/>
              <w:left w:w="84" w:type="dxa"/>
              <w:bottom w:w="42" w:type="dxa"/>
              <w:right w:w="84" w:type="dxa"/>
            </w:tcMar>
            <w:vAlign w:val="center"/>
          </w:tcPr>
          <w:p w14:paraId="62EBCF1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3</w:t>
            </w:r>
          </w:p>
        </w:tc>
        <w:tc>
          <w:tcPr>
            <w:tcW w:w="1553" w:type="pct"/>
            <w:shd w:val="clear" w:color="auto" w:fill="FFFFFF"/>
            <w:tcMar>
              <w:top w:w="42" w:type="dxa"/>
              <w:left w:w="84" w:type="dxa"/>
              <w:bottom w:w="42" w:type="dxa"/>
              <w:right w:w="84" w:type="dxa"/>
            </w:tcMar>
            <w:vAlign w:val="center"/>
          </w:tcPr>
          <w:p w14:paraId="0B749E9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194</w:t>
            </w:r>
          </w:p>
        </w:tc>
        <w:tc>
          <w:tcPr>
            <w:tcW w:w="1348" w:type="pct"/>
            <w:shd w:val="clear" w:color="auto" w:fill="FFFFFF"/>
            <w:tcMar>
              <w:top w:w="42" w:type="dxa"/>
              <w:left w:w="84" w:type="dxa"/>
              <w:bottom w:w="42" w:type="dxa"/>
              <w:right w:w="84" w:type="dxa"/>
            </w:tcMar>
            <w:vAlign w:val="center"/>
          </w:tcPr>
          <w:p w14:paraId="13F4DCA7">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33.51</w:t>
            </w:r>
          </w:p>
        </w:tc>
      </w:tr>
      <w:tr w14:paraId="517C94D8">
        <w:trPr>
          <w:jc w:val="center"/>
        </w:trPr>
        <w:tc>
          <w:tcPr>
            <w:tcW w:w="2099" w:type="pct"/>
            <w:shd w:val="clear" w:color="auto" w:fill="FFFFFF"/>
            <w:tcMar>
              <w:top w:w="42" w:type="dxa"/>
              <w:left w:w="84" w:type="dxa"/>
              <w:bottom w:w="42" w:type="dxa"/>
              <w:right w:w="84" w:type="dxa"/>
            </w:tcMar>
            <w:vAlign w:val="center"/>
          </w:tcPr>
          <w:p w14:paraId="26F00C8A">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6</w:t>
            </w:r>
          </w:p>
        </w:tc>
        <w:tc>
          <w:tcPr>
            <w:tcW w:w="1553" w:type="pct"/>
            <w:shd w:val="clear" w:color="auto" w:fill="FFFFFF"/>
            <w:tcMar>
              <w:top w:w="42" w:type="dxa"/>
              <w:left w:w="84" w:type="dxa"/>
              <w:bottom w:w="42" w:type="dxa"/>
              <w:right w:w="84" w:type="dxa"/>
            </w:tcMar>
            <w:vAlign w:val="center"/>
          </w:tcPr>
          <w:p w14:paraId="621DC420">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123</w:t>
            </w:r>
          </w:p>
        </w:tc>
        <w:tc>
          <w:tcPr>
            <w:tcW w:w="1348" w:type="pct"/>
            <w:shd w:val="clear" w:color="auto" w:fill="FFFFFF"/>
            <w:tcMar>
              <w:top w:w="42" w:type="dxa"/>
              <w:left w:w="84" w:type="dxa"/>
              <w:bottom w:w="42" w:type="dxa"/>
              <w:right w:w="84" w:type="dxa"/>
            </w:tcMar>
            <w:vAlign w:val="center"/>
          </w:tcPr>
          <w:p w14:paraId="2AF9F018">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21.24</w:t>
            </w:r>
          </w:p>
        </w:tc>
      </w:tr>
      <w:tr w14:paraId="10E299EC">
        <w:trPr>
          <w:jc w:val="center"/>
        </w:trPr>
        <w:tc>
          <w:tcPr>
            <w:tcW w:w="2099" w:type="pct"/>
            <w:shd w:val="clear" w:color="auto" w:fill="FFFFFF"/>
            <w:tcMar>
              <w:top w:w="42" w:type="dxa"/>
              <w:left w:w="84" w:type="dxa"/>
              <w:bottom w:w="42" w:type="dxa"/>
              <w:right w:w="84" w:type="dxa"/>
            </w:tcMar>
            <w:vAlign w:val="center"/>
          </w:tcPr>
          <w:p w14:paraId="3367114A">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7</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9</w:t>
            </w:r>
          </w:p>
        </w:tc>
        <w:tc>
          <w:tcPr>
            <w:tcW w:w="1553" w:type="pct"/>
            <w:shd w:val="clear" w:color="auto" w:fill="FFFFFF"/>
            <w:tcMar>
              <w:top w:w="42" w:type="dxa"/>
              <w:left w:w="84" w:type="dxa"/>
              <w:bottom w:w="42" w:type="dxa"/>
              <w:right w:w="84" w:type="dxa"/>
            </w:tcMar>
            <w:vAlign w:val="center"/>
          </w:tcPr>
          <w:p w14:paraId="140F102A">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136</w:t>
            </w:r>
          </w:p>
        </w:tc>
        <w:tc>
          <w:tcPr>
            <w:tcW w:w="1348" w:type="pct"/>
            <w:shd w:val="clear" w:color="auto" w:fill="FFFFFF"/>
            <w:tcMar>
              <w:top w:w="42" w:type="dxa"/>
              <w:left w:w="84" w:type="dxa"/>
              <w:bottom w:w="42" w:type="dxa"/>
              <w:right w:w="84" w:type="dxa"/>
            </w:tcMar>
            <w:vAlign w:val="center"/>
          </w:tcPr>
          <w:p w14:paraId="20EBCB4A">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23.49</w:t>
            </w:r>
          </w:p>
        </w:tc>
      </w:tr>
      <w:tr w14:paraId="40E4635B">
        <w:trPr>
          <w:jc w:val="center"/>
        </w:trPr>
        <w:tc>
          <w:tcPr>
            <w:tcW w:w="2099" w:type="pct"/>
            <w:shd w:val="clear" w:color="auto" w:fill="FFFFFF"/>
            <w:tcMar>
              <w:top w:w="42" w:type="dxa"/>
              <w:left w:w="84" w:type="dxa"/>
              <w:bottom w:w="42" w:type="dxa"/>
              <w:right w:w="84" w:type="dxa"/>
            </w:tcMar>
            <w:vAlign w:val="center"/>
          </w:tcPr>
          <w:p w14:paraId="6037A383">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10</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1</w:t>
            </w:r>
            <w:r>
              <w:rPr>
                <w:rFonts w:hint="eastAsia" w:ascii="Times New Roman" w:hAnsi="Times New Roman" w:eastAsia="宋体" w:cs="Times New Roman"/>
                <w:kern w:val="0"/>
                <w:szCs w:val="21"/>
                <w:lang w:bidi="ar"/>
              </w:rPr>
              <w:t>2</w:t>
            </w:r>
          </w:p>
        </w:tc>
        <w:tc>
          <w:tcPr>
            <w:tcW w:w="1553" w:type="pct"/>
            <w:shd w:val="clear" w:color="auto" w:fill="FFFFFF"/>
            <w:tcMar>
              <w:top w:w="42" w:type="dxa"/>
              <w:left w:w="84" w:type="dxa"/>
              <w:bottom w:w="42" w:type="dxa"/>
              <w:right w:w="84" w:type="dxa"/>
            </w:tcMar>
            <w:vAlign w:val="center"/>
          </w:tcPr>
          <w:p w14:paraId="5188BBF2">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99</w:t>
            </w:r>
          </w:p>
        </w:tc>
        <w:tc>
          <w:tcPr>
            <w:tcW w:w="1348" w:type="pct"/>
            <w:shd w:val="clear" w:color="auto" w:fill="FFFFFF"/>
            <w:tcMar>
              <w:top w:w="42" w:type="dxa"/>
              <w:left w:w="84" w:type="dxa"/>
              <w:bottom w:w="42" w:type="dxa"/>
              <w:right w:w="84" w:type="dxa"/>
            </w:tcMar>
            <w:vAlign w:val="center"/>
          </w:tcPr>
          <w:p w14:paraId="059F0736">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17.10</w:t>
            </w:r>
          </w:p>
        </w:tc>
      </w:tr>
      <w:tr w14:paraId="1D97289B">
        <w:trPr>
          <w:jc w:val="center"/>
        </w:trPr>
        <w:tc>
          <w:tcPr>
            <w:tcW w:w="2099" w:type="pct"/>
            <w:shd w:val="clear" w:color="auto" w:fill="FFFFFF"/>
            <w:tcMar>
              <w:top w:w="42" w:type="dxa"/>
              <w:left w:w="84" w:type="dxa"/>
              <w:bottom w:w="42" w:type="dxa"/>
              <w:right w:w="84" w:type="dxa"/>
            </w:tcMar>
            <w:vAlign w:val="center"/>
          </w:tcPr>
          <w:p w14:paraId="14C47181">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 xml:space="preserve">＞12 </w:t>
            </w:r>
          </w:p>
        </w:tc>
        <w:tc>
          <w:tcPr>
            <w:tcW w:w="1553" w:type="pct"/>
            <w:shd w:val="clear" w:color="auto" w:fill="FFFFFF"/>
            <w:tcMar>
              <w:top w:w="42" w:type="dxa"/>
              <w:left w:w="84" w:type="dxa"/>
              <w:bottom w:w="42" w:type="dxa"/>
              <w:right w:w="84" w:type="dxa"/>
            </w:tcMar>
            <w:vAlign w:val="center"/>
          </w:tcPr>
          <w:p w14:paraId="4F43145D">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27</w:t>
            </w:r>
          </w:p>
        </w:tc>
        <w:tc>
          <w:tcPr>
            <w:tcW w:w="1348" w:type="pct"/>
            <w:shd w:val="clear" w:color="auto" w:fill="FFFFFF"/>
            <w:tcMar>
              <w:top w:w="42" w:type="dxa"/>
              <w:left w:w="84" w:type="dxa"/>
              <w:bottom w:w="42" w:type="dxa"/>
              <w:right w:w="84" w:type="dxa"/>
            </w:tcMar>
            <w:vAlign w:val="center"/>
          </w:tcPr>
          <w:p w14:paraId="5B711DF5">
            <w:pPr>
              <w:widowControl/>
              <w:adjustRightInd w:val="0"/>
              <w:snapToGrid w:val="0"/>
              <w:jc w:val="left"/>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4.66</w:t>
            </w:r>
          </w:p>
        </w:tc>
      </w:tr>
    </w:tbl>
    <w:p w14:paraId="4AFD8BAA">
      <w:pPr>
        <w:pStyle w:val="3"/>
        <w:keepNext/>
        <w:snapToGrid w:val="0"/>
        <w:spacing w:before="0" w:beforeLines="0" w:after="0" w:afterLines="0" w:line="240" w:lineRule="auto"/>
        <w:ind w:firstLine="424" w:firstLineChars="200"/>
        <w:rPr>
          <w:rFonts w:eastAsia="宋体"/>
          <w:b w:val="0"/>
          <w:spacing w:val="1"/>
          <w:sz w:val="21"/>
          <w:szCs w:val="21"/>
        </w:rPr>
      </w:pPr>
      <w:bookmarkStart w:id="46" w:name="_Toc12618"/>
      <w:bookmarkStart w:id="47" w:name="_Toc1157"/>
      <w:r>
        <w:rPr>
          <w:rFonts w:eastAsia="宋体"/>
          <w:b w:val="0"/>
          <w:spacing w:val="1"/>
          <w:sz w:val="21"/>
          <w:szCs w:val="21"/>
        </w:rPr>
        <w:t>注：由于修约，部分构成比之和非100.0</w:t>
      </w:r>
      <w:r>
        <w:rPr>
          <w:rFonts w:hint="eastAsia" w:eastAsia="宋体"/>
          <w:b w:val="0"/>
          <w:spacing w:val="1"/>
          <w:sz w:val="21"/>
          <w:szCs w:val="21"/>
        </w:rPr>
        <w:t>0</w:t>
      </w:r>
      <w:r>
        <w:rPr>
          <w:rFonts w:eastAsia="宋体"/>
          <w:b w:val="0"/>
          <w:spacing w:val="1"/>
          <w:sz w:val="21"/>
          <w:szCs w:val="21"/>
        </w:rPr>
        <w:t>%</w:t>
      </w:r>
      <w:r>
        <w:rPr>
          <w:rFonts w:hint="eastAsia" w:eastAsia="宋体"/>
          <w:b w:val="0"/>
          <w:spacing w:val="1"/>
          <w:sz w:val="21"/>
          <w:szCs w:val="21"/>
        </w:rPr>
        <w:t>。</w:t>
      </w:r>
    </w:p>
    <w:p w14:paraId="7BE3CBED">
      <w:pPr>
        <w:pStyle w:val="3"/>
        <w:keepNext/>
        <w:snapToGrid w:val="0"/>
        <w:spacing w:before="0" w:beforeLines="0" w:after="0" w:afterLines="0" w:line="240" w:lineRule="auto"/>
        <w:ind w:firstLine="426" w:firstLineChars="200"/>
        <w:rPr>
          <w:rFonts w:eastAsia="宋体"/>
          <w:b w:val="0"/>
          <w:spacing w:val="1"/>
          <w:sz w:val="21"/>
          <w:szCs w:val="21"/>
        </w:rPr>
      </w:pPr>
      <w:r>
        <w:rPr>
          <w:rFonts w:eastAsia="宋体"/>
          <w:bCs/>
          <w:spacing w:val="1"/>
          <w:sz w:val="21"/>
          <w:szCs w:val="21"/>
        </w:rPr>
        <w:t>2.前列腺癌根治术后稳定期患者症状发生情况及症状群分析</w:t>
      </w:r>
      <w:r>
        <w:rPr>
          <w:rFonts w:hint="eastAsia" w:eastAsia="宋体"/>
          <w:bCs/>
          <w:spacing w:val="1"/>
          <w:sz w:val="21"/>
          <w:szCs w:val="21"/>
        </w:rPr>
        <w:t>：</w:t>
      </w:r>
      <w:r>
        <w:rPr>
          <w:rFonts w:eastAsia="宋体"/>
          <w:b w:val="0"/>
          <w:snapToGrid w:val="0"/>
          <w:spacing w:val="-3"/>
          <w:kern w:val="0"/>
          <w:sz w:val="21"/>
          <w:szCs w:val="21"/>
        </w:rPr>
        <w:t>579</w:t>
      </w:r>
      <w:r>
        <w:rPr>
          <w:rFonts w:hint="eastAsia" w:eastAsia="宋体"/>
          <w:b w:val="0"/>
          <w:bCs/>
          <w:snapToGrid w:val="0"/>
          <w:spacing w:val="-3"/>
          <w:kern w:val="0"/>
          <w:sz w:val="21"/>
          <w:szCs w:val="21"/>
        </w:rPr>
        <w:t>例</w:t>
      </w:r>
      <w:r>
        <w:rPr>
          <w:rFonts w:eastAsia="宋体"/>
          <w:b w:val="0"/>
          <w:spacing w:val="1"/>
          <w:sz w:val="21"/>
          <w:szCs w:val="21"/>
        </w:rPr>
        <w:t>前列腺癌根治术后稳定期患者常见的症状是勃起功能障碍（98.79%）、尿急（53.37%）、夜尿（52.33%）和尿失禁（</w:t>
      </w:r>
      <w:bookmarkStart w:id="48" w:name="OLE_LINK4"/>
      <w:r>
        <w:rPr>
          <w:rFonts w:eastAsia="宋体"/>
          <w:b w:val="0"/>
          <w:spacing w:val="1"/>
          <w:sz w:val="21"/>
          <w:szCs w:val="21"/>
        </w:rPr>
        <w:t>51.64</w:t>
      </w:r>
      <w:bookmarkEnd w:id="48"/>
      <w:r>
        <w:rPr>
          <w:rFonts w:eastAsia="宋体"/>
          <w:b w:val="0"/>
          <w:spacing w:val="1"/>
          <w:sz w:val="21"/>
          <w:szCs w:val="21"/>
        </w:rPr>
        <w:t>%）</w:t>
      </w:r>
      <w:r>
        <w:rPr>
          <w:rFonts w:hint="eastAsia" w:eastAsia="宋体"/>
          <w:b w:val="0"/>
          <w:spacing w:val="1"/>
          <w:sz w:val="21"/>
          <w:szCs w:val="21"/>
        </w:rPr>
        <w:t>，</w:t>
      </w:r>
      <w:r>
        <w:rPr>
          <w:rFonts w:eastAsia="宋体"/>
          <w:b w:val="0"/>
          <w:spacing w:val="1"/>
          <w:sz w:val="21"/>
          <w:szCs w:val="21"/>
        </w:rPr>
        <w:t>见表2。</w:t>
      </w:r>
    </w:p>
    <w:p w14:paraId="6D1334C3">
      <w:pPr>
        <w:pStyle w:val="3"/>
        <w:keepNext/>
        <w:snapToGrid w:val="0"/>
        <w:spacing w:before="0" w:beforeLines="0" w:after="0" w:afterLines="0" w:line="240" w:lineRule="auto"/>
        <w:ind w:firstLine="416" w:firstLineChars="200"/>
        <w:jc w:val="center"/>
        <w:rPr>
          <w:rFonts w:eastAsia="宋体"/>
          <w:b w:val="0"/>
          <w:spacing w:val="-1"/>
          <w:kern w:val="0"/>
          <w:sz w:val="21"/>
          <w:szCs w:val="21"/>
        </w:rPr>
      </w:pPr>
      <w:r>
        <w:rPr>
          <w:rFonts w:eastAsia="宋体"/>
          <w:b w:val="0"/>
          <w:spacing w:val="-1"/>
          <w:kern w:val="0"/>
          <w:sz w:val="21"/>
          <w:szCs w:val="21"/>
        </w:rPr>
        <w:t xml:space="preserve">表2 </w:t>
      </w:r>
      <w:r>
        <w:rPr>
          <w:rFonts w:hint="eastAsia" w:eastAsia="宋体"/>
          <w:b w:val="0"/>
          <w:spacing w:val="-1"/>
          <w:kern w:val="0"/>
          <w:sz w:val="21"/>
          <w:szCs w:val="21"/>
        </w:rPr>
        <w:t xml:space="preserve"> </w:t>
      </w:r>
      <w:r>
        <w:rPr>
          <w:rFonts w:eastAsia="宋体"/>
          <w:b w:val="0"/>
          <w:spacing w:val="-1"/>
          <w:kern w:val="0"/>
          <w:sz w:val="21"/>
          <w:szCs w:val="21"/>
        </w:rPr>
        <w:t xml:space="preserve"> </w:t>
      </w:r>
      <w:r>
        <w:rPr>
          <w:rFonts w:eastAsia="宋体"/>
          <w:b w:val="0"/>
          <w:snapToGrid w:val="0"/>
          <w:spacing w:val="-3"/>
          <w:kern w:val="0"/>
          <w:sz w:val="21"/>
          <w:szCs w:val="21"/>
        </w:rPr>
        <w:t>579</w:t>
      </w:r>
      <w:r>
        <w:rPr>
          <w:rFonts w:hint="eastAsia" w:eastAsia="宋体"/>
          <w:b w:val="0"/>
          <w:snapToGrid w:val="0"/>
          <w:spacing w:val="-3"/>
          <w:kern w:val="0"/>
          <w:sz w:val="21"/>
          <w:szCs w:val="21"/>
        </w:rPr>
        <w:t>例</w:t>
      </w:r>
      <w:r>
        <w:rPr>
          <w:rFonts w:eastAsia="宋体"/>
          <w:b w:val="0"/>
          <w:spacing w:val="1"/>
          <w:sz w:val="21"/>
          <w:szCs w:val="21"/>
        </w:rPr>
        <w:t>前列腺癌根治术后稳定期患者</w:t>
      </w:r>
      <w:r>
        <w:rPr>
          <w:rFonts w:hint="eastAsia" w:eastAsia="宋体"/>
          <w:b w:val="0"/>
          <w:spacing w:val="-1"/>
          <w:kern w:val="0"/>
          <w:sz w:val="21"/>
          <w:szCs w:val="21"/>
        </w:rPr>
        <w:t>症状发生情况</w:t>
      </w:r>
      <w:bookmarkStart w:id="49" w:name="pindex162"/>
      <w:bookmarkEnd w:id="49"/>
    </w:p>
    <w:tbl>
      <w:tblPr>
        <w:tblStyle w:val="23"/>
        <w:tblW w:w="8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874"/>
        <w:gridCol w:w="1978"/>
        <w:gridCol w:w="3603"/>
      </w:tblGrid>
      <w:tr w14:paraId="75624302">
        <w:trPr>
          <w:tblHeader/>
          <w:jc w:val="center"/>
        </w:trPr>
        <w:tc>
          <w:tcPr>
            <w:tcW w:w="2016" w:type="dxa"/>
            <w:tcBorders>
              <w:left w:val="nil"/>
              <w:bottom w:val="single" w:color="auto" w:sz="4" w:space="0"/>
              <w:right w:val="nil"/>
            </w:tcBorders>
            <w:vAlign w:val="center"/>
          </w:tcPr>
          <w:p w14:paraId="14DC0BD0">
            <w:pPr>
              <w:pStyle w:val="3"/>
              <w:keepNext/>
              <w:snapToGrid w:val="0"/>
              <w:spacing w:before="0" w:beforeLines="0" w:after="0" w:afterLines="0" w:line="240" w:lineRule="auto"/>
              <w:jc w:val="center"/>
              <w:rPr>
                <w:rFonts w:eastAsia="宋体"/>
                <w:b w:val="0"/>
                <w:bCs/>
                <w:sz w:val="21"/>
                <w:szCs w:val="21"/>
              </w:rPr>
            </w:pPr>
            <w:bookmarkStart w:id="50" w:name="OLE_LINK3"/>
            <w:r>
              <w:rPr>
                <w:rFonts w:hint="eastAsia" w:eastAsia="宋体"/>
                <w:b w:val="0"/>
                <w:bCs/>
                <w:sz w:val="21"/>
                <w:szCs w:val="21"/>
              </w:rPr>
              <w:t>症状</w:t>
            </w:r>
          </w:p>
        </w:tc>
        <w:tc>
          <w:tcPr>
            <w:tcW w:w="874" w:type="dxa"/>
            <w:tcBorders>
              <w:left w:val="nil"/>
              <w:bottom w:val="single" w:color="auto" w:sz="4" w:space="0"/>
              <w:right w:val="nil"/>
            </w:tcBorders>
            <w:vAlign w:val="center"/>
          </w:tcPr>
          <w:p w14:paraId="58BDDE7D">
            <w:pPr>
              <w:pStyle w:val="3"/>
              <w:keepNext/>
              <w:snapToGrid w:val="0"/>
              <w:spacing w:before="0" w:beforeLines="0" w:after="0" w:afterLines="0" w:line="240" w:lineRule="auto"/>
              <w:jc w:val="center"/>
              <w:rPr>
                <w:rFonts w:eastAsia="宋体"/>
                <w:b w:val="0"/>
                <w:bCs/>
                <w:sz w:val="21"/>
                <w:szCs w:val="21"/>
              </w:rPr>
            </w:pPr>
            <w:r>
              <w:rPr>
                <w:rFonts w:hint="eastAsia" w:eastAsia="宋体"/>
                <w:b w:val="0"/>
                <w:bCs/>
                <w:sz w:val="21"/>
                <w:szCs w:val="21"/>
              </w:rPr>
              <w:t>例数</w:t>
            </w:r>
          </w:p>
        </w:tc>
        <w:tc>
          <w:tcPr>
            <w:tcW w:w="1978" w:type="dxa"/>
            <w:tcBorders>
              <w:left w:val="nil"/>
              <w:bottom w:val="single" w:color="auto" w:sz="4" w:space="0"/>
              <w:right w:val="nil"/>
            </w:tcBorders>
            <w:vAlign w:val="center"/>
          </w:tcPr>
          <w:p w14:paraId="070D3688">
            <w:pPr>
              <w:pStyle w:val="3"/>
              <w:keepNext/>
              <w:snapToGrid w:val="0"/>
              <w:spacing w:before="0" w:beforeLines="0" w:after="0" w:afterLines="0" w:line="240" w:lineRule="auto"/>
              <w:jc w:val="center"/>
              <w:rPr>
                <w:rFonts w:eastAsia="宋体"/>
                <w:b w:val="0"/>
                <w:bCs/>
                <w:sz w:val="21"/>
                <w:szCs w:val="21"/>
              </w:rPr>
            </w:pPr>
            <w:r>
              <w:rPr>
                <w:rFonts w:hint="eastAsia" w:eastAsia="宋体"/>
                <w:b w:val="0"/>
                <w:bCs/>
                <w:sz w:val="21"/>
                <w:szCs w:val="21"/>
              </w:rPr>
              <w:t>发生率（%）</w:t>
            </w:r>
          </w:p>
        </w:tc>
        <w:tc>
          <w:tcPr>
            <w:tcW w:w="3603" w:type="dxa"/>
            <w:tcBorders>
              <w:left w:val="nil"/>
              <w:bottom w:val="single" w:color="auto" w:sz="4" w:space="0"/>
              <w:right w:val="nil"/>
            </w:tcBorders>
            <w:vAlign w:val="center"/>
          </w:tcPr>
          <w:p w14:paraId="20F1C012">
            <w:pPr>
              <w:pStyle w:val="3"/>
              <w:keepNext/>
              <w:snapToGrid w:val="0"/>
              <w:spacing w:before="0" w:beforeLines="0" w:after="0" w:afterLines="0" w:line="240" w:lineRule="auto"/>
              <w:jc w:val="center"/>
              <w:rPr>
                <w:rFonts w:eastAsia="宋体"/>
                <w:b w:val="0"/>
                <w:bCs/>
                <w:sz w:val="21"/>
                <w:szCs w:val="21"/>
              </w:rPr>
            </w:pPr>
            <w:r>
              <w:rPr>
                <w:rFonts w:hint="eastAsia" w:eastAsia="宋体"/>
                <w:b w:val="0"/>
                <w:bCs/>
                <w:sz w:val="21"/>
                <w:szCs w:val="21"/>
              </w:rPr>
              <w:t>严重程度[分，</w:t>
            </w:r>
            <w:r>
              <w:rPr>
                <w:rFonts w:eastAsia="宋体"/>
                <w:b w:val="0"/>
                <w:bCs/>
                <w:i/>
                <w:iCs/>
                <w:sz w:val="21"/>
                <w:szCs w:val="21"/>
              </w:rPr>
              <w:t>M</w:t>
            </w:r>
            <w:r>
              <w:rPr>
                <w:rFonts w:hint="eastAsia" w:eastAsia="宋体"/>
                <w:b w:val="0"/>
                <w:bCs/>
                <w:sz w:val="21"/>
                <w:szCs w:val="21"/>
              </w:rPr>
              <w:t>（</w:t>
            </w:r>
            <w:r>
              <w:rPr>
                <w:rFonts w:eastAsia="宋体"/>
                <w:b w:val="0"/>
                <w:bCs/>
                <w:i/>
                <w:iCs/>
                <w:sz w:val="21"/>
                <w:szCs w:val="21"/>
              </w:rPr>
              <w:t>Q</w:t>
            </w:r>
            <w:r>
              <w:rPr>
                <w:rFonts w:hint="eastAsia" w:eastAsia="宋体"/>
                <w:b w:val="0"/>
                <w:bCs/>
                <w:sz w:val="21"/>
                <w:szCs w:val="21"/>
                <w:vertAlign w:val="subscript"/>
              </w:rPr>
              <w:t>1</w:t>
            </w:r>
            <w:r>
              <w:rPr>
                <w:rFonts w:hint="eastAsia" w:eastAsia="宋体"/>
                <w:b w:val="0"/>
                <w:bCs/>
                <w:sz w:val="21"/>
                <w:szCs w:val="21"/>
              </w:rPr>
              <w:t>，</w:t>
            </w:r>
            <w:r>
              <w:rPr>
                <w:rFonts w:hint="eastAsia" w:eastAsia="宋体"/>
                <w:b w:val="0"/>
                <w:bCs/>
                <w:i/>
                <w:iCs/>
                <w:sz w:val="21"/>
                <w:szCs w:val="21"/>
              </w:rPr>
              <w:t>Q</w:t>
            </w:r>
            <w:r>
              <w:rPr>
                <w:rFonts w:hint="eastAsia" w:eastAsia="宋体"/>
                <w:b w:val="0"/>
                <w:bCs/>
                <w:sz w:val="21"/>
                <w:szCs w:val="21"/>
                <w:vertAlign w:val="subscript"/>
              </w:rPr>
              <w:t>3</w:t>
            </w:r>
            <w:r>
              <w:rPr>
                <w:rFonts w:hint="eastAsia" w:eastAsia="宋体"/>
                <w:b w:val="0"/>
                <w:bCs/>
                <w:sz w:val="21"/>
                <w:szCs w:val="21"/>
              </w:rPr>
              <w:t>）]</w:t>
            </w:r>
          </w:p>
        </w:tc>
      </w:tr>
      <w:tr w14:paraId="6DBF8BB3">
        <w:trPr>
          <w:jc w:val="center"/>
        </w:trPr>
        <w:tc>
          <w:tcPr>
            <w:tcW w:w="2016" w:type="dxa"/>
            <w:tcBorders>
              <w:top w:val="single" w:color="auto" w:sz="4" w:space="0"/>
              <w:left w:val="nil"/>
              <w:bottom w:val="nil"/>
              <w:right w:val="nil"/>
            </w:tcBorders>
            <w:vAlign w:val="center"/>
          </w:tcPr>
          <w:p w14:paraId="55B1A713">
            <w:pPr>
              <w:pStyle w:val="3"/>
              <w:keepNext/>
              <w:snapToGrid w:val="0"/>
              <w:spacing w:before="0" w:beforeLines="0" w:after="0" w:afterLines="0" w:line="240" w:lineRule="auto"/>
              <w:jc w:val="left"/>
              <w:rPr>
                <w:rFonts w:eastAsia="宋体"/>
                <w:b w:val="0"/>
                <w:bCs/>
                <w:sz w:val="21"/>
                <w:szCs w:val="21"/>
              </w:rPr>
            </w:pPr>
            <w:r>
              <w:rPr>
                <w:rFonts w:hint="eastAsia" w:eastAsia="宋体"/>
                <w:b w:val="0"/>
                <w:bCs/>
                <w:sz w:val="21"/>
                <w:szCs w:val="21"/>
              </w:rPr>
              <w:t>尿急</w:t>
            </w:r>
          </w:p>
        </w:tc>
        <w:tc>
          <w:tcPr>
            <w:tcW w:w="874" w:type="dxa"/>
            <w:tcBorders>
              <w:top w:val="single" w:color="auto" w:sz="4" w:space="0"/>
              <w:left w:val="nil"/>
              <w:bottom w:val="nil"/>
              <w:right w:val="nil"/>
            </w:tcBorders>
            <w:vAlign w:val="center"/>
          </w:tcPr>
          <w:p w14:paraId="1B636DC7">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309</w:t>
            </w:r>
          </w:p>
        </w:tc>
        <w:tc>
          <w:tcPr>
            <w:tcW w:w="1978" w:type="dxa"/>
            <w:tcBorders>
              <w:top w:val="single" w:color="auto" w:sz="4" w:space="0"/>
              <w:left w:val="nil"/>
              <w:bottom w:val="nil"/>
              <w:right w:val="nil"/>
            </w:tcBorders>
            <w:vAlign w:val="center"/>
          </w:tcPr>
          <w:p w14:paraId="50773805">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53.37</w:t>
            </w:r>
          </w:p>
        </w:tc>
        <w:tc>
          <w:tcPr>
            <w:tcW w:w="3603" w:type="dxa"/>
            <w:tcBorders>
              <w:top w:val="single" w:color="auto" w:sz="4" w:space="0"/>
              <w:left w:val="nil"/>
              <w:bottom w:val="nil"/>
              <w:right w:val="nil"/>
            </w:tcBorders>
            <w:vAlign w:val="center"/>
          </w:tcPr>
          <w:p w14:paraId="08ACF1A9">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1.00（0.00，2.00）</w:t>
            </w:r>
          </w:p>
        </w:tc>
      </w:tr>
      <w:tr w14:paraId="78A371DA">
        <w:trPr>
          <w:jc w:val="center"/>
        </w:trPr>
        <w:tc>
          <w:tcPr>
            <w:tcW w:w="2016" w:type="dxa"/>
            <w:tcBorders>
              <w:top w:val="nil"/>
              <w:left w:val="nil"/>
              <w:bottom w:val="nil"/>
              <w:right w:val="nil"/>
            </w:tcBorders>
            <w:vAlign w:val="center"/>
          </w:tcPr>
          <w:p w14:paraId="685F51C7">
            <w:pPr>
              <w:pStyle w:val="3"/>
              <w:keepNext/>
              <w:snapToGrid w:val="0"/>
              <w:spacing w:before="0" w:beforeLines="0" w:after="0" w:afterLines="0" w:line="240" w:lineRule="auto"/>
              <w:jc w:val="left"/>
              <w:rPr>
                <w:rFonts w:eastAsia="宋体"/>
                <w:b w:val="0"/>
                <w:bCs/>
                <w:sz w:val="21"/>
                <w:szCs w:val="21"/>
              </w:rPr>
            </w:pPr>
            <w:r>
              <w:rPr>
                <w:rFonts w:hint="eastAsia" w:eastAsia="宋体"/>
                <w:b w:val="0"/>
                <w:bCs/>
                <w:sz w:val="21"/>
                <w:szCs w:val="21"/>
              </w:rPr>
              <w:t>尿不尽感</w:t>
            </w:r>
          </w:p>
        </w:tc>
        <w:tc>
          <w:tcPr>
            <w:tcW w:w="874" w:type="dxa"/>
            <w:tcBorders>
              <w:top w:val="nil"/>
              <w:left w:val="nil"/>
              <w:bottom w:val="nil"/>
              <w:right w:val="nil"/>
            </w:tcBorders>
            <w:vAlign w:val="center"/>
          </w:tcPr>
          <w:p w14:paraId="2BD133F5">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44</w:t>
            </w:r>
          </w:p>
        </w:tc>
        <w:tc>
          <w:tcPr>
            <w:tcW w:w="1978" w:type="dxa"/>
            <w:tcBorders>
              <w:top w:val="nil"/>
              <w:left w:val="nil"/>
              <w:bottom w:val="nil"/>
              <w:right w:val="nil"/>
            </w:tcBorders>
            <w:vAlign w:val="center"/>
          </w:tcPr>
          <w:p w14:paraId="13C310BA">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7.60</w:t>
            </w:r>
          </w:p>
        </w:tc>
        <w:tc>
          <w:tcPr>
            <w:tcW w:w="3603" w:type="dxa"/>
            <w:tcBorders>
              <w:top w:val="nil"/>
              <w:left w:val="nil"/>
              <w:bottom w:val="nil"/>
              <w:right w:val="nil"/>
            </w:tcBorders>
            <w:vAlign w:val="center"/>
          </w:tcPr>
          <w:p w14:paraId="3D65776D">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59C7EEA2">
        <w:trPr>
          <w:jc w:val="center"/>
        </w:trPr>
        <w:tc>
          <w:tcPr>
            <w:tcW w:w="2016" w:type="dxa"/>
            <w:tcBorders>
              <w:top w:val="nil"/>
              <w:left w:val="nil"/>
              <w:bottom w:val="nil"/>
              <w:right w:val="nil"/>
            </w:tcBorders>
            <w:vAlign w:val="center"/>
          </w:tcPr>
          <w:p w14:paraId="3153AF8F">
            <w:pPr>
              <w:pStyle w:val="3"/>
              <w:keepNext/>
              <w:snapToGrid w:val="0"/>
              <w:spacing w:before="0" w:beforeLines="0" w:after="0" w:afterLines="0" w:line="240" w:lineRule="auto"/>
              <w:jc w:val="left"/>
              <w:rPr>
                <w:rFonts w:eastAsia="宋体"/>
                <w:b w:val="0"/>
                <w:bCs/>
                <w:sz w:val="21"/>
                <w:szCs w:val="21"/>
              </w:rPr>
            </w:pPr>
            <w:r>
              <w:rPr>
                <w:rFonts w:hint="eastAsia" w:eastAsia="宋体"/>
                <w:b w:val="0"/>
                <w:bCs/>
                <w:sz w:val="21"/>
                <w:szCs w:val="21"/>
              </w:rPr>
              <w:t>间歇性排尿</w:t>
            </w:r>
          </w:p>
        </w:tc>
        <w:tc>
          <w:tcPr>
            <w:tcW w:w="874" w:type="dxa"/>
            <w:tcBorders>
              <w:top w:val="nil"/>
              <w:left w:val="nil"/>
              <w:bottom w:val="nil"/>
              <w:right w:val="nil"/>
            </w:tcBorders>
            <w:vAlign w:val="center"/>
          </w:tcPr>
          <w:p w14:paraId="7282C20F">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27</w:t>
            </w:r>
          </w:p>
        </w:tc>
        <w:tc>
          <w:tcPr>
            <w:tcW w:w="1978" w:type="dxa"/>
            <w:tcBorders>
              <w:top w:val="nil"/>
              <w:left w:val="nil"/>
              <w:bottom w:val="nil"/>
              <w:right w:val="nil"/>
            </w:tcBorders>
            <w:vAlign w:val="center"/>
          </w:tcPr>
          <w:p w14:paraId="1D5BB3BC">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4.66</w:t>
            </w:r>
          </w:p>
        </w:tc>
        <w:tc>
          <w:tcPr>
            <w:tcW w:w="3603" w:type="dxa"/>
            <w:tcBorders>
              <w:top w:val="nil"/>
              <w:left w:val="nil"/>
              <w:bottom w:val="nil"/>
              <w:right w:val="nil"/>
            </w:tcBorders>
            <w:vAlign w:val="center"/>
          </w:tcPr>
          <w:p w14:paraId="620AF78E">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796A942D">
        <w:trPr>
          <w:jc w:val="center"/>
        </w:trPr>
        <w:tc>
          <w:tcPr>
            <w:tcW w:w="2016" w:type="dxa"/>
            <w:tcBorders>
              <w:top w:val="nil"/>
              <w:left w:val="nil"/>
              <w:bottom w:val="nil"/>
              <w:right w:val="nil"/>
            </w:tcBorders>
            <w:vAlign w:val="center"/>
          </w:tcPr>
          <w:p w14:paraId="661A93D7">
            <w:pPr>
              <w:pStyle w:val="3"/>
              <w:keepNext/>
              <w:snapToGrid w:val="0"/>
              <w:spacing w:before="0" w:beforeLines="0" w:after="0" w:afterLines="0" w:line="240" w:lineRule="auto"/>
              <w:jc w:val="left"/>
              <w:rPr>
                <w:rFonts w:eastAsia="宋体"/>
                <w:b w:val="0"/>
                <w:bCs/>
                <w:sz w:val="21"/>
                <w:szCs w:val="21"/>
              </w:rPr>
            </w:pPr>
            <w:r>
              <w:rPr>
                <w:rFonts w:hint="eastAsia" w:eastAsia="宋体"/>
                <w:b w:val="0"/>
                <w:bCs/>
                <w:sz w:val="21"/>
                <w:szCs w:val="21"/>
              </w:rPr>
              <w:t>尿频</w:t>
            </w:r>
          </w:p>
        </w:tc>
        <w:tc>
          <w:tcPr>
            <w:tcW w:w="874" w:type="dxa"/>
            <w:tcBorders>
              <w:top w:val="nil"/>
              <w:left w:val="nil"/>
              <w:bottom w:val="nil"/>
              <w:right w:val="nil"/>
            </w:tcBorders>
            <w:vAlign w:val="center"/>
          </w:tcPr>
          <w:p w14:paraId="24A69AE4">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217</w:t>
            </w:r>
          </w:p>
        </w:tc>
        <w:tc>
          <w:tcPr>
            <w:tcW w:w="1978" w:type="dxa"/>
            <w:tcBorders>
              <w:top w:val="nil"/>
              <w:left w:val="nil"/>
              <w:bottom w:val="nil"/>
              <w:right w:val="nil"/>
            </w:tcBorders>
            <w:vAlign w:val="center"/>
          </w:tcPr>
          <w:p w14:paraId="2690D301">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37.48</w:t>
            </w:r>
          </w:p>
        </w:tc>
        <w:tc>
          <w:tcPr>
            <w:tcW w:w="3603" w:type="dxa"/>
            <w:tcBorders>
              <w:top w:val="nil"/>
              <w:left w:val="nil"/>
              <w:bottom w:val="nil"/>
              <w:right w:val="nil"/>
            </w:tcBorders>
            <w:vAlign w:val="center"/>
          </w:tcPr>
          <w:p w14:paraId="1CFB8D5B">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0（0，1.00）</w:t>
            </w:r>
          </w:p>
        </w:tc>
      </w:tr>
      <w:tr w14:paraId="674DA71C">
        <w:trPr>
          <w:jc w:val="center"/>
        </w:trPr>
        <w:tc>
          <w:tcPr>
            <w:tcW w:w="2016" w:type="dxa"/>
            <w:tcBorders>
              <w:top w:val="nil"/>
              <w:left w:val="nil"/>
              <w:bottom w:val="nil"/>
              <w:right w:val="nil"/>
            </w:tcBorders>
            <w:vAlign w:val="center"/>
          </w:tcPr>
          <w:p w14:paraId="08C3846D">
            <w:pPr>
              <w:pStyle w:val="3"/>
              <w:keepNext/>
              <w:snapToGrid w:val="0"/>
              <w:spacing w:before="0" w:beforeLines="0" w:after="0" w:afterLines="0" w:line="240" w:lineRule="auto"/>
              <w:jc w:val="left"/>
              <w:rPr>
                <w:rFonts w:eastAsia="宋体"/>
                <w:b w:val="0"/>
                <w:bCs/>
                <w:sz w:val="21"/>
                <w:szCs w:val="21"/>
              </w:rPr>
            </w:pPr>
            <w:r>
              <w:rPr>
                <w:rFonts w:hint="eastAsia" w:eastAsia="宋体"/>
                <w:b w:val="0"/>
                <w:bCs/>
                <w:sz w:val="21"/>
                <w:szCs w:val="21"/>
              </w:rPr>
              <w:t>夜尿</w:t>
            </w:r>
          </w:p>
        </w:tc>
        <w:tc>
          <w:tcPr>
            <w:tcW w:w="874" w:type="dxa"/>
            <w:tcBorders>
              <w:top w:val="nil"/>
              <w:left w:val="nil"/>
              <w:bottom w:val="nil"/>
              <w:right w:val="nil"/>
            </w:tcBorders>
            <w:vAlign w:val="center"/>
          </w:tcPr>
          <w:p w14:paraId="4FBC09A9">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303</w:t>
            </w:r>
          </w:p>
        </w:tc>
        <w:tc>
          <w:tcPr>
            <w:tcW w:w="1978" w:type="dxa"/>
            <w:tcBorders>
              <w:top w:val="nil"/>
              <w:left w:val="nil"/>
              <w:bottom w:val="nil"/>
              <w:right w:val="nil"/>
            </w:tcBorders>
            <w:vAlign w:val="center"/>
          </w:tcPr>
          <w:p w14:paraId="7BCB7DD8">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52.33</w:t>
            </w:r>
          </w:p>
        </w:tc>
        <w:tc>
          <w:tcPr>
            <w:tcW w:w="3603" w:type="dxa"/>
            <w:tcBorders>
              <w:top w:val="nil"/>
              <w:left w:val="nil"/>
              <w:bottom w:val="nil"/>
              <w:right w:val="nil"/>
            </w:tcBorders>
            <w:vAlign w:val="center"/>
          </w:tcPr>
          <w:p w14:paraId="48A7C56C">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2.00（0，2.00）</w:t>
            </w:r>
          </w:p>
        </w:tc>
      </w:tr>
      <w:tr w14:paraId="3EC50651">
        <w:trPr>
          <w:jc w:val="center"/>
        </w:trPr>
        <w:tc>
          <w:tcPr>
            <w:tcW w:w="2016" w:type="dxa"/>
            <w:tcBorders>
              <w:top w:val="nil"/>
              <w:left w:val="nil"/>
              <w:bottom w:val="nil"/>
              <w:right w:val="nil"/>
            </w:tcBorders>
            <w:vAlign w:val="center"/>
          </w:tcPr>
          <w:p w14:paraId="2910C613">
            <w:pPr>
              <w:pStyle w:val="3"/>
              <w:keepNext/>
              <w:snapToGrid w:val="0"/>
              <w:spacing w:before="0" w:beforeLines="0" w:after="0" w:afterLines="0" w:line="240" w:lineRule="auto"/>
              <w:jc w:val="left"/>
              <w:rPr>
                <w:rFonts w:eastAsia="宋体"/>
                <w:b w:val="0"/>
                <w:bCs/>
                <w:sz w:val="21"/>
                <w:szCs w:val="21"/>
              </w:rPr>
            </w:pPr>
            <w:r>
              <w:rPr>
                <w:rFonts w:hint="eastAsia" w:eastAsia="宋体"/>
                <w:b w:val="0"/>
                <w:bCs/>
                <w:sz w:val="21"/>
                <w:szCs w:val="21"/>
              </w:rPr>
              <w:t>排尿困难</w:t>
            </w:r>
          </w:p>
        </w:tc>
        <w:tc>
          <w:tcPr>
            <w:tcW w:w="874" w:type="dxa"/>
            <w:tcBorders>
              <w:top w:val="nil"/>
              <w:left w:val="nil"/>
              <w:bottom w:val="nil"/>
              <w:right w:val="nil"/>
            </w:tcBorders>
            <w:vAlign w:val="center"/>
          </w:tcPr>
          <w:p w14:paraId="038B85C5">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36</w:t>
            </w:r>
          </w:p>
        </w:tc>
        <w:tc>
          <w:tcPr>
            <w:tcW w:w="1978" w:type="dxa"/>
            <w:tcBorders>
              <w:top w:val="nil"/>
              <w:left w:val="nil"/>
              <w:bottom w:val="nil"/>
              <w:right w:val="nil"/>
            </w:tcBorders>
            <w:vAlign w:val="center"/>
          </w:tcPr>
          <w:p w14:paraId="1A979941">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6.22</w:t>
            </w:r>
          </w:p>
        </w:tc>
        <w:tc>
          <w:tcPr>
            <w:tcW w:w="3603" w:type="dxa"/>
            <w:tcBorders>
              <w:top w:val="nil"/>
              <w:left w:val="nil"/>
              <w:bottom w:val="nil"/>
              <w:right w:val="nil"/>
            </w:tcBorders>
            <w:vAlign w:val="center"/>
          </w:tcPr>
          <w:p w14:paraId="44DF1F6A">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19E604B3">
        <w:trPr>
          <w:jc w:val="center"/>
        </w:trPr>
        <w:tc>
          <w:tcPr>
            <w:tcW w:w="2016" w:type="dxa"/>
            <w:tcBorders>
              <w:top w:val="nil"/>
              <w:left w:val="nil"/>
              <w:bottom w:val="nil"/>
              <w:right w:val="nil"/>
            </w:tcBorders>
            <w:vAlign w:val="center"/>
          </w:tcPr>
          <w:p w14:paraId="27901EFA">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尿流弱</w:t>
            </w:r>
          </w:p>
        </w:tc>
        <w:tc>
          <w:tcPr>
            <w:tcW w:w="874" w:type="dxa"/>
            <w:tcBorders>
              <w:top w:val="nil"/>
              <w:left w:val="nil"/>
              <w:bottom w:val="nil"/>
              <w:right w:val="nil"/>
            </w:tcBorders>
            <w:vAlign w:val="center"/>
          </w:tcPr>
          <w:p w14:paraId="5F013695">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17</w:t>
            </w:r>
          </w:p>
        </w:tc>
        <w:tc>
          <w:tcPr>
            <w:tcW w:w="1978" w:type="dxa"/>
            <w:tcBorders>
              <w:top w:val="nil"/>
              <w:left w:val="nil"/>
              <w:bottom w:val="nil"/>
              <w:right w:val="nil"/>
            </w:tcBorders>
            <w:vAlign w:val="center"/>
          </w:tcPr>
          <w:p w14:paraId="4C97E332">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2.94</w:t>
            </w:r>
          </w:p>
        </w:tc>
        <w:tc>
          <w:tcPr>
            <w:tcW w:w="3603" w:type="dxa"/>
            <w:tcBorders>
              <w:top w:val="nil"/>
              <w:left w:val="nil"/>
              <w:bottom w:val="nil"/>
              <w:right w:val="nil"/>
            </w:tcBorders>
            <w:vAlign w:val="center"/>
          </w:tcPr>
          <w:p w14:paraId="79F3D2AC">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19F48E3B">
        <w:trPr>
          <w:jc w:val="center"/>
        </w:trPr>
        <w:tc>
          <w:tcPr>
            <w:tcW w:w="2016" w:type="dxa"/>
            <w:tcBorders>
              <w:top w:val="nil"/>
              <w:left w:val="nil"/>
              <w:bottom w:val="nil"/>
              <w:right w:val="nil"/>
            </w:tcBorders>
            <w:vAlign w:val="center"/>
          </w:tcPr>
          <w:p w14:paraId="284F1661">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尿失禁</w:t>
            </w:r>
          </w:p>
        </w:tc>
        <w:tc>
          <w:tcPr>
            <w:tcW w:w="874" w:type="dxa"/>
            <w:tcBorders>
              <w:top w:val="nil"/>
              <w:left w:val="nil"/>
              <w:bottom w:val="nil"/>
              <w:right w:val="nil"/>
            </w:tcBorders>
            <w:vAlign w:val="center"/>
          </w:tcPr>
          <w:p w14:paraId="7D1A486C">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299</w:t>
            </w:r>
          </w:p>
        </w:tc>
        <w:tc>
          <w:tcPr>
            <w:tcW w:w="1978" w:type="dxa"/>
            <w:tcBorders>
              <w:top w:val="nil"/>
              <w:left w:val="nil"/>
              <w:bottom w:val="nil"/>
              <w:right w:val="nil"/>
            </w:tcBorders>
            <w:vAlign w:val="center"/>
          </w:tcPr>
          <w:p w14:paraId="7459587C">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51.64</w:t>
            </w:r>
          </w:p>
        </w:tc>
        <w:tc>
          <w:tcPr>
            <w:tcW w:w="3603" w:type="dxa"/>
            <w:tcBorders>
              <w:top w:val="nil"/>
              <w:left w:val="nil"/>
              <w:bottom w:val="nil"/>
              <w:right w:val="nil"/>
            </w:tcBorders>
            <w:vAlign w:val="center"/>
          </w:tcPr>
          <w:p w14:paraId="22A473A0">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2.00（1.00，2.00）</w:t>
            </w:r>
          </w:p>
        </w:tc>
      </w:tr>
      <w:tr w14:paraId="7D966193">
        <w:trPr>
          <w:jc w:val="center"/>
        </w:trPr>
        <w:tc>
          <w:tcPr>
            <w:tcW w:w="2016" w:type="dxa"/>
            <w:tcBorders>
              <w:top w:val="nil"/>
              <w:left w:val="nil"/>
              <w:bottom w:val="nil"/>
              <w:right w:val="nil"/>
            </w:tcBorders>
            <w:vAlign w:val="center"/>
          </w:tcPr>
          <w:p w14:paraId="56011D63">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勃起功能障碍</w:t>
            </w:r>
          </w:p>
        </w:tc>
        <w:tc>
          <w:tcPr>
            <w:tcW w:w="874" w:type="dxa"/>
            <w:tcBorders>
              <w:top w:val="nil"/>
              <w:left w:val="nil"/>
              <w:bottom w:val="nil"/>
              <w:right w:val="nil"/>
            </w:tcBorders>
            <w:vAlign w:val="center"/>
          </w:tcPr>
          <w:p w14:paraId="03D14266">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572</w:t>
            </w:r>
          </w:p>
        </w:tc>
        <w:tc>
          <w:tcPr>
            <w:tcW w:w="1978" w:type="dxa"/>
            <w:tcBorders>
              <w:top w:val="nil"/>
              <w:left w:val="nil"/>
              <w:bottom w:val="nil"/>
              <w:right w:val="nil"/>
            </w:tcBorders>
            <w:vAlign w:val="center"/>
          </w:tcPr>
          <w:p w14:paraId="0DECF7F5">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98.79</w:t>
            </w:r>
          </w:p>
        </w:tc>
        <w:tc>
          <w:tcPr>
            <w:tcW w:w="3603" w:type="dxa"/>
            <w:tcBorders>
              <w:top w:val="nil"/>
              <w:left w:val="nil"/>
              <w:bottom w:val="nil"/>
              <w:right w:val="nil"/>
            </w:tcBorders>
            <w:vAlign w:val="center"/>
          </w:tcPr>
          <w:p w14:paraId="56F12E9F">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24.00（24.00，24.00）</w:t>
            </w:r>
          </w:p>
        </w:tc>
      </w:tr>
      <w:tr w14:paraId="3FEA844E">
        <w:trPr>
          <w:jc w:val="center"/>
        </w:trPr>
        <w:tc>
          <w:tcPr>
            <w:tcW w:w="2016" w:type="dxa"/>
            <w:tcBorders>
              <w:top w:val="nil"/>
              <w:left w:val="nil"/>
              <w:bottom w:val="nil"/>
              <w:right w:val="nil"/>
            </w:tcBorders>
            <w:vAlign w:val="center"/>
          </w:tcPr>
          <w:p w14:paraId="0D2A401D">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大便失禁</w:t>
            </w:r>
          </w:p>
        </w:tc>
        <w:tc>
          <w:tcPr>
            <w:tcW w:w="874" w:type="dxa"/>
            <w:tcBorders>
              <w:top w:val="nil"/>
              <w:left w:val="nil"/>
              <w:bottom w:val="nil"/>
              <w:right w:val="nil"/>
            </w:tcBorders>
            <w:vAlign w:val="center"/>
          </w:tcPr>
          <w:p w14:paraId="28EA47D1">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3</w:t>
            </w:r>
          </w:p>
        </w:tc>
        <w:tc>
          <w:tcPr>
            <w:tcW w:w="1978" w:type="dxa"/>
            <w:tcBorders>
              <w:top w:val="nil"/>
              <w:left w:val="nil"/>
              <w:bottom w:val="nil"/>
              <w:right w:val="nil"/>
            </w:tcBorders>
            <w:vAlign w:val="center"/>
          </w:tcPr>
          <w:p w14:paraId="3ED1E801">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0.52</w:t>
            </w:r>
          </w:p>
        </w:tc>
        <w:tc>
          <w:tcPr>
            <w:tcW w:w="3603" w:type="dxa"/>
            <w:tcBorders>
              <w:top w:val="nil"/>
              <w:left w:val="nil"/>
              <w:bottom w:val="nil"/>
              <w:right w:val="nil"/>
            </w:tcBorders>
            <w:vAlign w:val="center"/>
          </w:tcPr>
          <w:p w14:paraId="15BE485B">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4F3FD5A2">
        <w:trPr>
          <w:trHeight w:val="165" w:hRule="atLeast"/>
          <w:jc w:val="center"/>
        </w:trPr>
        <w:tc>
          <w:tcPr>
            <w:tcW w:w="2016" w:type="dxa"/>
            <w:tcBorders>
              <w:top w:val="nil"/>
              <w:left w:val="nil"/>
              <w:bottom w:val="nil"/>
              <w:right w:val="nil"/>
            </w:tcBorders>
            <w:vAlign w:val="center"/>
          </w:tcPr>
          <w:p w14:paraId="22E2757C">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便血</w:t>
            </w:r>
          </w:p>
        </w:tc>
        <w:tc>
          <w:tcPr>
            <w:tcW w:w="874" w:type="dxa"/>
            <w:tcBorders>
              <w:top w:val="nil"/>
              <w:left w:val="nil"/>
              <w:bottom w:val="nil"/>
              <w:right w:val="nil"/>
            </w:tcBorders>
            <w:vAlign w:val="center"/>
          </w:tcPr>
          <w:p w14:paraId="64C1E505">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2</w:t>
            </w:r>
          </w:p>
        </w:tc>
        <w:tc>
          <w:tcPr>
            <w:tcW w:w="1978" w:type="dxa"/>
            <w:tcBorders>
              <w:top w:val="nil"/>
              <w:left w:val="nil"/>
              <w:bottom w:val="nil"/>
              <w:right w:val="nil"/>
            </w:tcBorders>
            <w:vAlign w:val="center"/>
          </w:tcPr>
          <w:p w14:paraId="7D7BDBE3">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0.35</w:t>
            </w:r>
          </w:p>
        </w:tc>
        <w:tc>
          <w:tcPr>
            <w:tcW w:w="3603" w:type="dxa"/>
            <w:tcBorders>
              <w:top w:val="nil"/>
              <w:left w:val="nil"/>
              <w:bottom w:val="nil"/>
              <w:right w:val="nil"/>
            </w:tcBorders>
            <w:vAlign w:val="center"/>
          </w:tcPr>
          <w:p w14:paraId="13AF82F6">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04B70181">
        <w:trPr>
          <w:jc w:val="center"/>
        </w:trPr>
        <w:tc>
          <w:tcPr>
            <w:tcW w:w="2016" w:type="dxa"/>
            <w:tcBorders>
              <w:top w:val="nil"/>
              <w:left w:val="nil"/>
              <w:bottom w:val="nil"/>
              <w:right w:val="nil"/>
            </w:tcBorders>
            <w:vAlign w:val="center"/>
          </w:tcPr>
          <w:p w14:paraId="5EF37F84">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腹胀</w:t>
            </w:r>
          </w:p>
        </w:tc>
        <w:tc>
          <w:tcPr>
            <w:tcW w:w="874" w:type="dxa"/>
            <w:tcBorders>
              <w:top w:val="nil"/>
              <w:left w:val="nil"/>
              <w:bottom w:val="nil"/>
              <w:right w:val="nil"/>
            </w:tcBorders>
            <w:vAlign w:val="center"/>
          </w:tcPr>
          <w:p w14:paraId="3E6FD8B9">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9</w:t>
            </w:r>
          </w:p>
        </w:tc>
        <w:tc>
          <w:tcPr>
            <w:tcW w:w="1978" w:type="dxa"/>
            <w:tcBorders>
              <w:top w:val="nil"/>
              <w:left w:val="nil"/>
              <w:bottom w:val="nil"/>
              <w:right w:val="nil"/>
            </w:tcBorders>
            <w:vAlign w:val="center"/>
          </w:tcPr>
          <w:p w14:paraId="63DA0F04">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1.55</w:t>
            </w:r>
          </w:p>
        </w:tc>
        <w:tc>
          <w:tcPr>
            <w:tcW w:w="3603" w:type="dxa"/>
            <w:tcBorders>
              <w:top w:val="nil"/>
              <w:left w:val="nil"/>
              <w:bottom w:val="nil"/>
              <w:right w:val="nil"/>
            </w:tcBorders>
            <w:vAlign w:val="center"/>
          </w:tcPr>
          <w:p w14:paraId="3F7EF62D">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507A9677">
        <w:trPr>
          <w:jc w:val="center"/>
        </w:trPr>
        <w:tc>
          <w:tcPr>
            <w:tcW w:w="2016" w:type="dxa"/>
            <w:tcBorders>
              <w:top w:val="nil"/>
              <w:left w:val="nil"/>
              <w:bottom w:val="nil"/>
              <w:right w:val="nil"/>
            </w:tcBorders>
            <w:vAlign w:val="center"/>
          </w:tcPr>
          <w:p w14:paraId="7BC16D94">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腹泻</w:t>
            </w:r>
          </w:p>
        </w:tc>
        <w:tc>
          <w:tcPr>
            <w:tcW w:w="874" w:type="dxa"/>
            <w:tcBorders>
              <w:top w:val="nil"/>
              <w:left w:val="nil"/>
              <w:bottom w:val="nil"/>
              <w:right w:val="nil"/>
            </w:tcBorders>
            <w:vAlign w:val="center"/>
          </w:tcPr>
          <w:p w14:paraId="4695BE0D">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9</w:t>
            </w:r>
          </w:p>
        </w:tc>
        <w:tc>
          <w:tcPr>
            <w:tcW w:w="1978" w:type="dxa"/>
            <w:tcBorders>
              <w:top w:val="nil"/>
              <w:left w:val="nil"/>
              <w:bottom w:val="nil"/>
              <w:right w:val="nil"/>
            </w:tcBorders>
            <w:vAlign w:val="center"/>
          </w:tcPr>
          <w:p w14:paraId="79A8D927">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1.55</w:t>
            </w:r>
          </w:p>
        </w:tc>
        <w:tc>
          <w:tcPr>
            <w:tcW w:w="3603" w:type="dxa"/>
            <w:tcBorders>
              <w:top w:val="nil"/>
              <w:left w:val="nil"/>
              <w:bottom w:val="nil"/>
              <w:right w:val="nil"/>
            </w:tcBorders>
            <w:vAlign w:val="center"/>
          </w:tcPr>
          <w:p w14:paraId="5D9FA49A">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23F3DA44">
        <w:trPr>
          <w:trHeight w:val="90" w:hRule="atLeast"/>
          <w:jc w:val="center"/>
        </w:trPr>
        <w:tc>
          <w:tcPr>
            <w:tcW w:w="2016" w:type="dxa"/>
            <w:tcBorders>
              <w:top w:val="nil"/>
              <w:left w:val="nil"/>
              <w:bottom w:val="nil"/>
              <w:right w:val="nil"/>
            </w:tcBorders>
            <w:vAlign w:val="center"/>
          </w:tcPr>
          <w:p w14:paraId="09EB2A00">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便秘</w:t>
            </w:r>
          </w:p>
        </w:tc>
        <w:tc>
          <w:tcPr>
            <w:tcW w:w="874" w:type="dxa"/>
            <w:tcBorders>
              <w:top w:val="nil"/>
              <w:left w:val="nil"/>
              <w:bottom w:val="nil"/>
              <w:right w:val="nil"/>
            </w:tcBorders>
            <w:vAlign w:val="center"/>
          </w:tcPr>
          <w:p w14:paraId="1DB70284">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11</w:t>
            </w:r>
          </w:p>
        </w:tc>
        <w:tc>
          <w:tcPr>
            <w:tcW w:w="1978" w:type="dxa"/>
            <w:tcBorders>
              <w:top w:val="nil"/>
              <w:left w:val="nil"/>
              <w:bottom w:val="nil"/>
              <w:right w:val="nil"/>
            </w:tcBorders>
            <w:vAlign w:val="center"/>
          </w:tcPr>
          <w:p w14:paraId="10E8447E">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1.90</w:t>
            </w:r>
          </w:p>
        </w:tc>
        <w:tc>
          <w:tcPr>
            <w:tcW w:w="3603" w:type="dxa"/>
            <w:tcBorders>
              <w:top w:val="nil"/>
              <w:left w:val="nil"/>
              <w:bottom w:val="nil"/>
              <w:right w:val="nil"/>
            </w:tcBorders>
            <w:vAlign w:val="center"/>
          </w:tcPr>
          <w:p w14:paraId="399854A4">
            <w:pPr>
              <w:pStyle w:val="3"/>
              <w:keepNext/>
              <w:snapToGrid w:val="0"/>
              <w:spacing w:before="0" w:beforeLines="0" w:after="0" w:afterLines="0" w:line="240" w:lineRule="auto"/>
              <w:jc w:val="center"/>
              <w:rPr>
                <w:rFonts w:eastAsia="宋体"/>
                <w:b w:val="0"/>
                <w:bCs/>
                <w:spacing w:val="-1"/>
                <w:kern w:val="0"/>
                <w:sz w:val="21"/>
                <w:szCs w:val="21"/>
              </w:rPr>
            </w:pPr>
            <w:r>
              <w:rPr>
                <w:rFonts w:hint="eastAsia" w:eastAsia="宋体"/>
                <w:b w:val="0"/>
                <w:bCs/>
                <w:sz w:val="21"/>
                <w:szCs w:val="21"/>
              </w:rPr>
              <w:t>0（0，0）</w:t>
            </w:r>
          </w:p>
        </w:tc>
      </w:tr>
      <w:tr w14:paraId="29C846FA">
        <w:trPr>
          <w:jc w:val="center"/>
        </w:trPr>
        <w:tc>
          <w:tcPr>
            <w:tcW w:w="2016" w:type="dxa"/>
            <w:tcBorders>
              <w:top w:val="nil"/>
              <w:left w:val="nil"/>
              <w:bottom w:val="nil"/>
              <w:right w:val="nil"/>
            </w:tcBorders>
            <w:vAlign w:val="center"/>
          </w:tcPr>
          <w:p w14:paraId="5D092F81">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治疗相关症状</w:t>
            </w:r>
          </w:p>
        </w:tc>
        <w:tc>
          <w:tcPr>
            <w:tcW w:w="874" w:type="dxa"/>
            <w:tcBorders>
              <w:top w:val="nil"/>
              <w:left w:val="nil"/>
              <w:bottom w:val="nil"/>
              <w:right w:val="nil"/>
            </w:tcBorders>
            <w:vAlign w:val="center"/>
          </w:tcPr>
          <w:p w14:paraId="447048AC">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20</w:t>
            </w:r>
          </w:p>
        </w:tc>
        <w:tc>
          <w:tcPr>
            <w:tcW w:w="1978" w:type="dxa"/>
            <w:tcBorders>
              <w:top w:val="nil"/>
              <w:left w:val="nil"/>
              <w:bottom w:val="nil"/>
              <w:right w:val="nil"/>
            </w:tcBorders>
            <w:vAlign w:val="center"/>
          </w:tcPr>
          <w:p w14:paraId="22A0BC0A">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3.45</w:t>
            </w:r>
          </w:p>
        </w:tc>
        <w:tc>
          <w:tcPr>
            <w:tcW w:w="3603" w:type="dxa"/>
            <w:tcBorders>
              <w:top w:val="nil"/>
              <w:left w:val="nil"/>
              <w:bottom w:val="nil"/>
              <w:right w:val="nil"/>
            </w:tcBorders>
            <w:vAlign w:val="center"/>
          </w:tcPr>
          <w:p w14:paraId="0B5A7F0A">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0（0</w:t>
            </w:r>
            <w:r>
              <w:rPr>
                <w:rFonts w:hint="eastAsia" w:eastAsia="宋体"/>
                <w:b w:val="0"/>
                <w:bCs/>
                <w:sz w:val="21"/>
                <w:szCs w:val="21"/>
              </w:rPr>
              <w:t>，</w:t>
            </w:r>
            <w:r>
              <w:rPr>
                <w:rFonts w:eastAsia="宋体"/>
                <w:b w:val="0"/>
                <w:bCs/>
                <w:sz w:val="21"/>
                <w:szCs w:val="21"/>
              </w:rPr>
              <w:t>0）</w:t>
            </w:r>
          </w:p>
        </w:tc>
      </w:tr>
      <w:tr w14:paraId="2D6771D4">
        <w:trPr>
          <w:jc w:val="center"/>
        </w:trPr>
        <w:tc>
          <w:tcPr>
            <w:tcW w:w="2016" w:type="dxa"/>
            <w:tcBorders>
              <w:top w:val="nil"/>
              <w:left w:val="nil"/>
              <w:bottom w:val="nil"/>
              <w:right w:val="nil"/>
            </w:tcBorders>
            <w:vAlign w:val="center"/>
          </w:tcPr>
          <w:p w14:paraId="03579BF9">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疲倦</w:t>
            </w:r>
          </w:p>
        </w:tc>
        <w:tc>
          <w:tcPr>
            <w:tcW w:w="874" w:type="dxa"/>
            <w:tcBorders>
              <w:top w:val="nil"/>
              <w:left w:val="nil"/>
              <w:bottom w:val="nil"/>
              <w:right w:val="nil"/>
            </w:tcBorders>
            <w:vAlign w:val="center"/>
          </w:tcPr>
          <w:p w14:paraId="530746F2">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73</w:t>
            </w:r>
          </w:p>
        </w:tc>
        <w:tc>
          <w:tcPr>
            <w:tcW w:w="1978" w:type="dxa"/>
            <w:tcBorders>
              <w:top w:val="nil"/>
              <w:left w:val="nil"/>
              <w:bottom w:val="nil"/>
              <w:right w:val="nil"/>
            </w:tcBorders>
            <w:vAlign w:val="center"/>
          </w:tcPr>
          <w:p w14:paraId="59398130">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12.61</w:t>
            </w:r>
          </w:p>
        </w:tc>
        <w:tc>
          <w:tcPr>
            <w:tcW w:w="3603" w:type="dxa"/>
            <w:tcBorders>
              <w:top w:val="nil"/>
              <w:left w:val="nil"/>
              <w:bottom w:val="nil"/>
              <w:right w:val="nil"/>
            </w:tcBorders>
            <w:vAlign w:val="center"/>
          </w:tcPr>
          <w:p w14:paraId="0E1DEF06">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0（0</w:t>
            </w:r>
            <w:r>
              <w:rPr>
                <w:rFonts w:hint="eastAsia" w:eastAsia="宋体"/>
                <w:b w:val="0"/>
                <w:bCs/>
                <w:sz w:val="21"/>
                <w:szCs w:val="21"/>
              </w:rPr>
              <w:t>，</w:t>
            </w:r>
            <w:r>
              <w:rPr>
                <w:rFonts w:eastAsia="宋体"/>
                <w:b w:val="0"/>
                <w:bCs/>
                <w:sz w:val="21"/>
                <w:szCs w:val="21"/>
              </w:rPr>
              <w:t>0）</w:t>
            </w:r>
          </w:p>
        </w:tc>
      </w:tr>
      <w:tr w14:paraId="3C33C8DD">
        <w:trPr>
          <w:jc w:val="center"/>
        </w:trPr>
        <w:tc>
          <w:tcPr>
            <w:tcW w:w="2016" w:type="dxa"/>
            <w:tcBorders>
              <w:top w:val="nil"/>
              <w:left w:val="nil"/>
              <w:bottom w:val="nil"/>
              <w:right w:val="nil"/>
            </w:tcBorders>
            <w:vAlign w:val="center"/>
          </w:tcPr>
          <w:p w14:paraId="748691C7">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恶心呕吐</w:t>
            </w:r>
          </w:p>
        </w:tc>
        <w:tc>
          <w:tcPr>
            <w:tcW w:w="874" w:type="dxa"/>
            <w:tcBorders>
              <w:top w:val="nil"/>
              <w:left w:val="nil"/>
              <w:bottom w:val="nil"/>
              <w:right w:val="nil"/>
            </w:tcBorders>
            <w:vAlign w:val="center"/>
          </w:tcPr>
          <w:p w14:paraId="69936F3C">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3</w:t>
            </w:r>
          </w:p>
        </w:tc>
        <w:tc>
          <w:tcPr>
            <w:tcW w:w="1978" w:type="dxa"/>
            <w:tcBorders>
              <w:top w:val="nil"/>
              <w:left w:val="nil"/>
              <w:bottom w:val="nil"/>
              <w:right w:val="nil"/>
            </w:tcBorders>
            <w:vAlign w:val="center"/>
          </w:tcPr>
          <w:p w14:paraId="581F3905">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0.52</w:t>
            </w:r>
          </w:p>
        </w:tc>
        <w:tc>
          <w:tcPr>
            <w:tcW w:w="3603" w:type="dxa"/>
            <w:tcBorders>
              <w:top w:val="nil"/>
              <w:left w:val="nil"/>
              <w:bottom w:val="nil"/>
              <w:right w:val="nil"/>
            </w:tcBorders>
            <w:vAlign w:val="center"/>
          </w:tcPr>
          <w:p w14:paraId="40DB680E">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0（0</w:t>
            </w:r>
            <w:r>
              <w:rPr>
                <w:rFonts w:hint="eastAsia" w:eastAsia="宋体"/>
                <w:b w:val="0"/>
                <w:bCs/>
                <w:sz w:val="21"/>
                <w:szCs w:val="21"/>
              </w:rPr>
              <w:t>，</w:t>
            </w:r>
            <w:r>
              <w:rPr>
                <w:rFonts w:eastAsia="宋体"/>
                <w:b w:val="0"/>
                <w:bCs/>
                <w:sz w:val="21"/>
                <w:szCs w:val="21"/>
              </w:rPr>
              <w:t>0）</w:t>
            </w:r>
          </w:p>
        </w:tc>
      </w:tr>
      <w:tr w14:paraId="6AE8C202">
        <w:trPr>
          <w:jc w:val="center"/>
        </w:trPr>
        <w:tc>
          <w:tcPr>
            <w:tcW w:w="2016" w:type="dxa"/>
            <w:tcBorders>
              <w:top w:val="nil"/>
              <w:left w:val="nil"/>
              <w:bottom w:val="nil"/>
              <w:right w:val="nil"/>
            </w:tcBorders>
            <w:vAlign w:val="center"/>
          </w:tcPr>
          <w:p w14:paraId="29AD8FB7">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疼痛</w:t>
            </w:r>
          </w:p>
        </w:tc>
        <w:tc>
          <w:tcPr>
            <w:tcW w:w="874" w:type="dxa"/>
            <w:tcBorders>
              <w:top w:val="nil"/>
              <w:left w:val="nil"/>
              <w:bottom w:val="nil"/>
              <w:right w:val="nil"/>
            </w:tcBorders>
            <w:vAlign w:val="center"/>
          </w:tcPr>
          <w:p w14:paraId="026F39A0">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24</w:t>
            </w:r>
          </w:p>
        </w:tc>
        <w:tc>
          <w:tcPr>
            <w:tcW w:w="1978" w:type="dxa"/>
            <w:tcBorders>
              <w:top w:val="nil"/>
              <w:left w:val="nil"/>
              <w:bottom w:val="nil"/>
              <w:right w:val="nil"/>
            </w:tcBorders>
            <w:vAlign w:val="center"/>
          </w:tcPr>
          <w:p w14:paraId="00024FF3">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4.15</w:t>
            </w:r>
          </w:p>
        </w:tc>
        <w:tc>
          <w:tcPr>
            <w:tcW w:w="3603" w:type="dxa"/>
            <w:tcBorders>
              <w:top w:val="nil"/>
              <w:left w:val="nil"/>
              <w:bottom w:val="nil"/>
              <w:right w:val="nil"/>
            </w:tcBorders>
            <w:vAlign w:val="center"/>
          </w:tcPr>
          <w:p w14:paraId="73C1BFD2">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0（0</w:t>
            </w:r>
            <w:r>
              <w:rPr>
                <w:rFonts w:hint="eastAsia" w:eastAsia="宋体"/>
                <w:b w:val="0"/>
                <w:bCs/>
                <w:sz w:val="21"/>
                <w:szCs w:val="21"/>
              </w:rPr>
              <w:t>，</w:t>
            </w:r>
            <w:r>
              <w:rPr>
                <w:rFonts w:eastAsia="宋体"/>
                <w:b w:val="0"/>
                <w:bCs/>
                <w:sz w:val="21"/>
                <w:szCs w:val="21"/>
              </w:rPr>
              <w:t>0）</w:t>
            </w:r>
          </w:p>
        </w:tc>
      </w:tr>
      <w:tr w14:paraId="47BE1637">
        <w:trPr>
          <w:jc w:val="center"/>
        </w:trPr>
        <w:tc>
          <w:tcPr>
            <w:tcW w:w="2016" w:type="dxa"/>
            <w:tcBorders>
              <w:top w:val="nil"/>
              <w:left w:val="nil"/>
              <w:bottom w:val="nil"/>
              <w:right w:val="nil"/>
            </w:tcBorders>
            <w:vAlign w:val="center"/>
          </w:tcPr>
          <w:p w14:paraId="7E67B757">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气促</w:t>
            </w:r>
          </w:p>
        </w:tc>
        <w:tc>
          <w:tcPr>
            <w:tcW w:w="874" w:type="dxa"/>
            <w:tcBorders>
              <w:top w:val="nil"/>
              <w:left w:val="nil"/>
              <w:bottom w:val="nil"/>
              <w:right w:val="nil"/>
            </w:tcBorders>
            <w:vAlign w:val="center"/>
          </w:tcPr>
          <w:p w14:paraId="6BF1851B">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11</w:t>
            </w:r>
          </w:p>
        </w:tc>
        <w:tc>
          <w:tcPr>
            <w:tcW w:w="1978" w:type="dxa"/>
            <w:tcBorders>
              <w:top w:val="nil"/>
              <w:left w:val="nil"/>
              <w:bottom w:val="nil"/>
              <w:right w:val="nil"/>
            </w:tcBorders>
            <w:vAlign w:val="center"/>
          </w:tcPr>
          <w:p w14:paraId="2B8C4A6E">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1.90</w:t>
            </w:r>
          </w:p>
        </w:tc>
        <w:tc>
          <w:tcPr>
            <w:tcW w:w="3603" w:type="dxa"/>
            <w:tcBorders>
              <w:top w:val="nil"/>
              <w:left w:val="nil"/>
              <w:bottom w:val="nil"/>
              <w:right w:val="nil"/>
            </w:tcBorders>
            <w:vAlign w:val="center"/>
          </w:tcPr>
          <w:p w14:paraId="40102DE9">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0（0</w:t>
            </w:r>
            <w:r>
              <w:rPr>
                <w:rFonts w:hint="eastAsia" w:eastAsia="宋体"/>
                <w:b w:val="0"/>
                <w:bCs/>
                <w:sz w:val="21"/>
                <w:szCs w:val="21"/>
              </w:rPr>
              <w:t>，</w:t>
            </w:r>
            <w:r>
              <w:rPr>
                <w:rFonts w:eastAsia="宋体"/>
                <w:b w:val="0"/>
                <w:bCs/>
                <w:sz w:val="21"/>
                <w:szCs w:val="21"/>
              </w:rPr>
              <w:t>0）</w:t>
            </w:r>
          </w:p>
        </w:tc>
      </w:tr>
      <w:tr w14:paraId="7D8CF6E0">
        <w:trPr>
          <w:jc w:val="center"/>
        </w:trPr>
        <w:tc>
          <w:tcPr>
            <w:tcW w:w="2016" w:type="dxa"/>
            <w:tcBorders>
              <w:top w:val="nil"/>
              <w:left w:val="nil"/>
              <w:bottom w:val="nil"/>
              <w:right w:val="nil"/>
            </w:tcBorders>
            <w:vAlign w:val="center"/>
          </w:tcPr>
          <w:p w14:paraId="62671C43">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失眠</w:t>
            </w:r>
          </w:p>
        </w:tc>
        <w:tc>
          <w:tcPr>
            <w:tcW w:w="874" w:type="dxa"/>
            <w:tcBorders>
              <w:top w:val="nil"/>
              <w:left w:val="nil"/>
              <w:bottom w:val="nil"/>
              <w:right w:val="nil"/>
            </w:tcBorders>
            <w:vAlign w:val="center"/>
          </w:tcPr>
          <w:p w14:paraId="28B41FD7">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29</w:t>
            </w:r>
          </w:p>
        </w:tc>
        <w:tc>
          <w:tcPr>
            <w:tcW w:w="1978" w:type="dxa"/>
            <w:tcBorders>
              <w:top w:val="nil"/>
              <w:left w:val="nil"/>
              <w:bottom w:val="nil"/>
              <w:right w:val="nil"/>
            </w:tcBorders>
            <w:vAlign w:val="center"/>
          </w:tcPr>
          <w:p w14:paraId="21364B5B">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5.01</w:t>
            </w:r>
          </w:p>
        </w:tc>
        <w:tc>
          <w:tcPr>
            <w:tcW w:w="3603" w:type="dxa"/>
            <w:tcBorders>
              <w:top w:val="nil"/>
              <w:left w:val="nil"/>
              <w:bottom w:val="nil"/>
              <w:right w:val="nil"/>
            </w:tcBorders>
            <w:vAlign w:val="center"/>
          </w:tcPr>
          <w:p w14:paraId="3AF5AA24">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0（0</w:t>
            </w:r>
            <w:r>
              <w:rPr>
                <w:rFonts w:hint="eastAsia" w:eastAsia="宋体"/>
                <w:b w:val="0"/>
                <w:bCs/>
                <w:sz w:val="21"/>
                <w:szCs w:val="21"/>
              </w:rPr>
              <w:t>，</w:t>
            </w:r>
            <w:r>
              <w:rPr>
                <w:rFonts w:eastAsia="宋体"/>
                <w:b w:val="0"/>
                <w:bCs/>
                <w:sz w:val="21"/>
                <w:szCs w:val="21"/>
              </w:rPr>
              <w:t>0）</w:t>
            </w:r>
          </w:p>
        </w:tc>
      </w:tr>
      <w:tr w14:paraId="0AC55D2E">
        <w:trPr>
          <w:jc w:val="center"/>
        </w:trPr>
        <w:tc>
          <w:tcPr>
            <w:tcW w:w="2016" w:type="dxa"/>
            <w:tcBorders>
              <w:top w:val="nil"/>
              <w:left w:val="nil"/>
              <w:right w:val="nil"/>
            </w:tcBorders>
            <w:vAlign w:val="center"/>
          </w:tcPr>
          <w:p w14:paraId="23E7DA60">
            <w:pPr>
              <w:pStyle w:val="3"/>
              <w:keepNext/>
              <w:snapToGrid w:val="0"/>
              <w:spacing w:before="0" w:beforeLines="0" w:after="0" w:afterLines="0" w:line="240" w:lineRule="auto"/>
              <w:jc w:val="left"/>
              <w:rPr>
                <w:rFonts w:eastAsia="宋体"/>
                <w:b w:val="0"/>
                <w:bCs/>
                <w:spacing w:val="-1"/>
                <w:kern w:val="0"/>
                <w:sz w:val="21"/>
                <w:szCs w:val="21"/>
              </w:rPr>
            </w:pPr>
            <w:r>
              <w:rPr>
                <w:rFonts w:hint="eastAsia" w:eastAsia="宋体"/>
                <w:b w:val="0"/>
                <w:bCs/>
                <w:spacing w:val="-1"/>
                <w:kern w:val="0"/>
                <w:sz w:val="21"/>
                <w:szCs w:val="21"/>
              </w:rPr>
              <w:t>食欲丧失</w:t>
            </w:r>
          </w:p>
        </w:tc>
        <w:tc>
          <w:tcPr>
            <w:tcW w:w="874" w:type="dxa"/>
            <w:tcBorders>
              <w:top w:val="nil"/>
              <w:left w:val="nil"/>
              <w:right w:val="nil"/>
            </w:tcBorders>
            <w:vAlign w:val="center"/>
          </w:tcPr>
          <w:p w14:paraId="10B1570A">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pacing w:val="-1"/>
                <w:kern w:val="0"/>
                <w:sz w:val="21"/>
                <w:szCs w:val="21"/>
              </w:rPr>
              <w:t>13</w:t>
            </w:r>
          </w:p>
        </w:tc>
        <w:tc>
          <w:tcPr>
            <w:tcW w:w="1978" w:type="dxa"/>
            <w:tcBorders>
              <w:top w:val="nil"/>
              <w:left w:val="nil"/>
              <w:right w:val="nil"/>
            </w:tcBorders>
            <w:vAlign w:val="center"/>
          </w:tcPr>
          <w:p w14:paraId="7E64DD04">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napToGrid w:val="0"/>
                <w:spacing w:val="-3"/>
                <w:kern w:val="0"/>
                <w:sz w:val="21"/>
                <w:szCs w:val="21"/>
              </w:rPr>
              <w:t>2.25</w:t>
            </w:r>
          </w:p>
        </w:tc>
        <w:tc>
          <w:tcPr>
            <w:tcW w:w="3603" w:type="dxa"/>
            <w:tcBorders>
              <w:top w:val="nil"/>
              <w:left w:val="nil"/>
              <w:right w:val="nil"/>
            </w:tcBorders>
            <w:vAlign w:val="center"/>
          </w:tcPr>
          <w:p w14:paraId="7E7FE01B">
            <w:pPr>
              <w:pStyle w:val="3"/>
              <w:keepNext/>
              <w:snapToGrid w:val="0"/>
              <w:spacing w:before="0" w:beforeLines="0" w:after="0" w:afterLines="0" w:line="240" w:lineRule="auto"/>
              <w:jc w:val="center"/>
              <w:rPr>
                <w:rFonts w:eastAsia="宋体"/>
                <w:b w:val="0"/>
                <w:bCs/>
                <w:spacing w:val="-1"/>
                <w:kern w:val="0"/>
                <w:sz w:val="21"/>
                <w:szCs w:val="21"/>
              </w:rPr>
            </w:pPr>
            <w:r>
              <w:rPr>
                <w:rFonts w:eastAsia="宋体"/>
                <w:b w:val="0"/>
                <w:bCs/>
                <w:sz w:val="21"/>
                <w:szCs w:val="21"/>
              </w:rPr>
              <w:t>0（0</w:t>
            </w:r>
            <w:r>
              <w:rPr>
                <w:rFonts w:hint="eastAsia" w:eastAsia="宋体"/>
                <w:b w:val="0"/>
                <w:bCs/>
                <w:sz w:val="21"/>
                <w:szCs w:val="21"/>
              </w:rPr>
              <w:t>，</w:t>
            </w:r>
            <w:r>
              <w:rPr>
                <w:rFonts w:eastAsia="宋体"/>
                <w:b w:val="0"/>
                <w:bCs/>
                <w:sz w:val="21"/>
                <w:szCs w:val="21"/>
              </w:rPr>
              <w:t>0）</w:t>
            </w:r>
          </w:p>
        </w:tc>
      </w:tr>
      <w:bookmarkEnd w:id="50"/>
    </w:tbl>
    <w:p w14:paraId="50945A71">
      <w:pPr>
        <w:pStyle w:val="3"/>
        <w:keepNext/>
        <w:snapToGrid w:val="0"/>
        <w:spacing w:before="0" w:beforeLines="0" w:after="0" w:afterLines="0" w:line="240" w:lineRule="auto"/>
        <w:ind w:firstLine="424" w:firstLineChars="200"/>
        <w:rPr>
          <w:rFonts w:eastAsia="宋体"/>
          <w:b w:val="0"/>
          <w:spacing w:val="1"/>
          <w:sz w:val="21"/>
          <w:szCs w:val="21"/>
        </w:rPr>
      </w:pPr>
      <w:r>
        <w:rPr>
          <w:rFonts w:hint="eastAsia" w:eastAsia="宋体"/>
          <w:b w:val="0"/>
          <w:spacing w:val="1"/>
          <w:sz w:val="21"/>
          <w:szCs w:val="21"/>
        </w:rPr>
        <w:t>3.前</w:t>
      </w:r>
      <w:r>
        <w:rPr>
          <w:rFonts w:eastAsia="宋体"/>
          <w:bCs/>
          <w:spacing w:val="1"/>
          <w:sz w:val="21"/>
          <w:szCs w:val="21"/>
        </w:rPr>
        <w:t>列腺癌根治术后稳定期患者症状群分析</w:t>
      </w:r>
      <w:r>
        <w:rPr>
          <w:rFonts w:hint="eastAsia" w:eastAsia="宋体"/>
          <w:bCs/>
          <w:spacing w:val="1"/>
          <w:sz w:val="21"/>
          <w:szCs w:val="21"/>
        </w:rPr>
        <w:t>：</w:t>
      </w:r>
      <w:r>
        <w:rPr>
          <w:rFonts w:eastAsia="宋体"/>
          <w:b w:val="0"/>
          <w:snapToGrid w:val="0"/>
          <w:spacing w:val="-3"/>
          <w:kern w:val="0"/>
          <w:sz w:val="21"/>
          <w:szCs w:val="21"/>
        </w:rPr>
        <w:t>在数据分析过程中，</w:t>
      </w:r>
      <w:r>
        <w:rPr>
          <w:rFonts w:hint="eastAsia" w:eastAsia="宋体"/>
          <w:b w:val="0"/>
          <w:snapToGrid w:val="0"/>
          <w:spacing w:val="-3"/>
          <w:kern w:val="0"/>
          <w:sz w:val="21"/>
          <w:szCs w:val="21"/>
        </w:rPr>
        <w:t>为降低</w:t>
      </w:r>
      <w:r>
        <w:rPr>
          <w:rFonts w:eastAsia="宋体"/>
          <w:b w:val="0"/>
          <w:snapToGrid w:val="0"/>
          <w:spacing w:val="-3"/>
          <w:kern w:val="0"/>
          <w:sz w:val="21"/>
          <w:szCs w:val="21"/>
        </w:rPr>
        <w:t>不常见症状（发生率</w:t>
      </w:r>
      <w:r>
        <w:rPr>
          <w:rFonts w:hint="eastAsia" w:eastAsia="宋体"/>
          <w:b w:val="0"/>
          <w:snapToGrid w:val="0"/>
          <w:spacing w:val="-3"/>
          <w:kern w:val="0"/>
          <w:sz w:val="21"/>
          <w:szCs w:val="21"/>
        </w:rPr>
        <w:t>＜</w:t>
      </w:r>
      <w:r>
        <w:rPr>
          <w:rFonts w:eastAsia="宋体"/>
          <w:b w:val="0"/>
          <w:snapToGrid w:val="0"/>
          <w:spacing w:val="-3"/>
          <w:kern w:val="0"/>
          <w:sz w:val="21"/>
          <w:szCs w:val="21"/>
        </w:rPr>
        <w:t>5%）</w:t>
      </w:r>
      <w:r>
        <w:rPr>
          <w:rFonts w:eastAsia="宋体"/>
          <w:b w:val="0"/>
          <w:snapToGrid w:val="0"/>
          <w:spacing w:val="-3"/>
          <w:kern w:val="0"/>
          <w:sz w:val="21"/>
          <w:szCs w:val="21"/>
          <w:vertAlign w:val="superscript"/>
        </w:rPr>
        <w:t>[22]</w:t>
      </w:r>
      <w:r>
        <w:rPr>
          <w:rFonts w:hint="eastAsia" w:eastAsia="宋体"/>
          <w:b w:val="0"/>
          <w:snapToGrid w:val="0"/>
          <w:spacing w:val="-3"/>
          <w:kern w:val="0"/>
          <w:sz w:val="21"/>
          <w:szCs w:val="21"/>
        </w:rPr>
        <w:t>对结果的影响</w:t>
      </w:r>
      <w:r>
        <w:rPr>
          <w:rFonts w:eastAsia="宋体"/>
          <w:b w:val="0"/>
          <w:snapToGrid w:val="0"/>
          <w:spacing w:val="-3"/>
          <w:kern w:val="0"/>
          <w:sz w:val="21"/>
          <w:szCs w:val="21"/>
        </w:rPr>
        <w:t>，</w:t>
      </w:r>
      <w:r>
        <w:rPr>
          <w:rFonts w:hint="eastAsia" w:eastAsia="宋体"/>
          <w:b w:val="0"/>
          <w:snapToGrid w:val="0"/>
          <w:spacing w:val="-3"/>
          <w:kern w:val="0"/>
          <w:sz w:val="21"/>
          <w:szCs w:val="21"/>
        </w:rPr>
        <w:t>本研究</w:t>
      </w:r>
      <w:r>
        <w:rPr>
          <w:rFonts w:eastAsia="宋体"/>
          <w:b w:val="0"/>
          <w:snapToGrid w:val="0"/>
          <w:spacing w:val="-3"/>
          <w:kern w:val="0"/>
          <w:sz w:val="21"/>
          <w:szCs w:val="21"/>
        </w:rPr>
        <w:t>排除了间歇性排尿、尿流弱、大便失禁、便血、腹胀、腹泻、便秘、治疗相关症状、恶心呕吐、疼痛、气促和食欲丧失。对剩余9种症状进行探索性因子分析，结果显示，</w:t>
      </w:r>
      <w:r>
        <w:rPr>
          <w:rFonts w:eastAsia="宋体"/>
          <w:b w:val="0"/>
          <w:i/>
          <w:iCs/>
          <w:snapToGrid w:val="0"/>
          <w:spacing w:val="-3"/>
          <w:kern w:val="0"/>
          <w:sz w:val="21"/>
          <w:szCs w:val="21"/>
        </w:rPr>
        <w:t>KMO</w:t>
      </w:r>
      <w:r>
        <w:rPr>
          <w:rFonts w:eastAsia="宋体"/>
          <w:b w:val="0"/>
          <w:snapToGrid w:val="0"/>
          <w:spacing w:val="-3"/>
          <w:kern w:val="0"/>
          <w:sz w:val="21"/>
          <w:szCs w:val="21"/>
        </w:rPr>
        <w:t>值为0.786，Bartlett's球形检验</w:t>
      </w:r>
      <w:r>
        <w:rPr>
          <w:rFonts w:eastAsia="宋体"/>
          <w:b w:val="0"/>
          <w:i/>
          <w:iCs/>
          <w:snapToGrid w:val="0"/>
          <w:spacing w:val="-3"/>
          <w:kern w:val="0"/>
          <w:sz w:val="21"/>
          <w:szCs w:val="21"/>
        </w:rPr>
        <w:t>χ²</w:t>
      </w:r>
      <w:r>
        <w:rPr>
          <w:rFonts w:eastAsia="宋体"/>
          <w:b w:val="0"/>
          <w:snapToGrid w:val="0"/>
          <w:spacing w:val="-3"/>
          <w:kern w:val="0"/>
          <w:sz w:val="21"/>
          <w:szCs w:val="21"/>
        </w:rPr>
        <w:t>=</w:t>
      </w:r>
      <w:sdt>
        <w:sdtPr>
          <w:alias w:val="千分位"/>
          <w:tag w:val="formattag_"/>
          <w:id w:val="3080800"/>
        </w:sdtPr>
        <w:sdtContent>
          <w:bookmarkStart w:id="51" w:name="bkFormat3080800"/>
          <w:r>
            <w:rPr>
              <w:rFonts w:eastAsia="宋体"/>
              <w:b w:val="0"/>
              <w:snapToGrid w:val="0"/>
              <w:color w:val="FF0000"/>
              <w:spacing w:val="-3"/>
              <w:kern w:val="0"/>
              <w:sz w:val="21"/>
              <w:szCs w:val="21"/>
            </w:rPr>
            <w:t>1</w:t>
          </w:r>
          <w:r>
            <w:rPr>
              <w:rFonts w:hint="eastAsia" w:eastAsia="宋体"/>
              <w:b w:val="0"/>
              <w:snapToGrid w:val="0"/>
              <w:color w:val="FF0000"/>
              <w:spacing w:val="-3"/>
              <w:kern w:val="0"/>
              <w:sz w:val="21"/>
              <w:szCs w:val="21"/>
            </w:rPr>
            <w:t xml:space="preserve"> </w:t>
          </w:r>
          <w:r>
            <w:rPr>
              <w:rFonts w:eastAsia="宋体"/>
              <w:b w:val="0"/>
              <w:snapToGrid w:val="0"/>
              <w:color w:val="FF0000"/>
              <w:spacing w:val="-3"/>
              <w:kern w:val="0"/>
              <w:sz w:val="21"/>
              <w:szCs w:val="21"/>
            </w:rPr>
            <w:t>364.243</w:t>
          </w:r>
          <w:bookmarkEnd w:id="51"/>
        </w:sdtContent>
      </w:sdt>
      <w:r>
        <w:rPr>
          <w:rFonts w:eastAsia="宋体"/>
          <w:b w:val="0"/>
          <w:snapToGrid w:val="0"/>
          <w:spacing w:val="-3"/>
          <w:kern w:val="0"/>
          <w:sz w:val="21"/>
          <w:szCs w:val="21"/>
        </w:rPr>
        <w:t>（</w:t>
      </w:r>
      <w:r>
        <w:rPr>
          <w:rFonts w:eastAsia="宋体"/>
          <w:b w:val="0"/>
          <w:i/>
          <w:iCs/>
          <w:snapToGrid w:val="0"/>
          <w:spacing w:val="-3"/>
          <w:kern w:val="0"/>
          <w:sz w:val="21"/>
          <w:szCs w:val="21"/>
        </w:rPr>
        <w:t>P</w:t>
      </w:r>
      <w:r>
        <w:rPr>
          <w:rFonts w:hint="eastAsia" w:eastAsia="宋体"/>
          <w:b w:val="0"/>
          <w:snapToGrid w:val="0"/>
          <w:spacing w:val="-3"/>
          <w:kern w:val="0"/>
          <w:sz w:val="21"/>
          <w:szCs w:val="21"/>
        </w:rPr>
        <w:t>＜</w:t>
      </w:r>
      <w:r>
        <w:rPr>
          <w:rFonts w:eastAsia="宋体"/>
          <w:b w:val="0"/>
          <w:snapToGrid w:val="0"/>
          <w:spacing w:val="-3"/>
          <w:kern w:val="0"/>
          <w:sz w:val="21"/>
          <w:szCs w:val="21"/>
        </w:rPr>
        <w:t>0.01），表明样本量充足且症状间存在共同因素，适合进行探索性因子分析。设定因子载荷</w:t>
      </w:r>
      <w:r>
        <w:rPr>
          <w:rFonts w:hint="eastAsia" w:eastAsia="宋体"/>
          <w:b w:val="0"/>
          <w:snapToGrid w:val="0"/>
          <w:spacing w:val="-3"/>
          <w:kern w:val="0"/>
          <w:sz w:val="21"/>
          <w:szCs w:val="21"/>
        </w:rPr>
        <w:t>≥</w:t>
      </w:r>
      <w:r>
        <w:rPr>
          <w:rFonts w:eastAsia="宋体"/>
          <w:b w:val="0"/>
          <w:snapToGrid w:val="0"/>
          <w:spacing w:val="-3"/>
          <w:kern w:val="0"/>
          <w:sz w:val="21"/>
          <w:szCs w:val="21"/>
        </w:rPr>
        <w:t>0.4</w:t>
      </w:r>
      <w:r>
        <w:rPr>
          <w:rFonts w:hint="eastAsia" w:eastAsia="宋体"/>
          <w:b w:val="0"/>
          <w:snapToGrid w:val="0"/>
          <w:spacing w:val="-3"/>
          <w:kern w:val="0"/>
          <w:sz w:val="21"/>
          <w:szCs w:val="21"/>
        </w:rPr>
        <w:t>00</w:t>
      </w:r>
      <w:r>
        <w:rPr>
          <w:rFonts w:eastAsia="宋体"/>
          <w:b w:val="0"/>
          <w:snapToGrid w:val="0"/>
          <w:spacing w:val="-3"/>
          <w:kern w:val="0"/>
          <w:sz w:val="21"/>
          <w:szCs w:val="21"/>
        </w:rPr>
        <w:t>的标准，最终提取出3个因子。</w:t>
      </w:r>
      <w:bookmarkStart w:id="52" w:name="sys25123776"/>
      <w:r>
        <w:rPr>
          <w:rFonts w:eastAsia="宋体"/>
          <w:b w:val="0"/>
          <w:snapToGrid w:val="0"/>
          <w:spacing w:val="-3"/>
          <w:kern w:val="0"/>
          <w:sz w:val="21"/>
          <w:szCs w:val="21"/>
          <w:highlight w:val="lightGray"/>
        </w:rPr>
        <w:t>按照群内症状特征将其分别命名为控尿障碍症状群（因子1）、疲倦-失眠症状群（因子2）、排尿-勃起症状群（因子3），累计方差贡献率为58.5</w:t>
      </w:r>
      <w:r>
        <w:rPr>
          <w:rFonts w:hint="eastAsia" w:eastAsia="宋体"/>
          <w:b w:val="0"/>
          <w:snapToGrid w:val="0"/>
          <w:spacing w:val="-3"/>
          <w:kern w:val="0"/>
          <w:sz w:val="21"/>
          <w:szCs w:val="21"/>
          <w:highlight w:val="lightGray"/>
        </w:rPr>
        <w:t>47</w:t>
      </w:r>
      <w:r>
        <w:rPr>
          <w:rFonts w:eastAsia="宋体"/>
          <w:b w:val="0"/>
          <w:snapToGrid w:val="0"/>
          <w:spacing w:val="-3"/>
          <w:kern w:val="0"/>
          <w:sz w:val="21"/>
          <w:szCs w:val="21"/>
          <w:highlight w:val="lightGray"/>
        </w:rPr>
        <w:t>%</w:t>
      </w:r>
      <w:r>
        <w:rPr>
          <w:rFonts w:hint="eastAsia" w:eastAsia="宋体"/>
          <w:b w:val="0"/>
          <w:snapToGrid w:val="0"/>
          <w:spacing w:val="-3"/>
          <w:kern w:val="0"/>
          <w:sz w:val="21"/>
          <w:szCs w:val="21"/>
          <w:highlight w:val="lightGray"/>
        </w:rPr>
        <w:t>，</w:t>
      </w:r>
      <w:r>
        <w:rPr>
          <w:rFonts w:eastAsia="宋体"/>
          <w:b w:val="0"/>
          <w:snapToGrid w:val="0"/>
          <w:spacing w:val="-3"/>
          <w:kern w:val="0"/>
          <w:sz w:val="21"/>
          <w:szCs w:val="21"/>
          <w:highlight w:val="lightGray"/>
        </w:rPr>
        <w:t>见表3。</w:t>
      </w:r>
      <w:bookmarkEnd w:id="46"/>
      <w:bookmarkEnd w:id="47"/>
      <w:bookmarkEnd w:id="52"/>
    </w:p>
    <w:p w14:paraId="665E8BBF">
      <w:pPr>
        <w:pStyle w:val="35"/>
        <w:snapToGrid w:val="0"/>
        <w:spacing w:before="0" w:line="240" w:lineRule="auto"/>
        <w:ind w:left="0" w:firstLine="418" w:firstLineChars="200"/>
        <w:jc w:val="center"/>
        <w:rPr>
          <w:rFonts w:ascii="Times New Roman" w:hAnsi="Times New Roman" w:cs="Times New Roman"/>
          <w:color w:val="auto"/>
        </w:rPr>
      </w:pPr>
      <w:r>
        <w:rPr>
          <w:rFonts w:ascii="Times New Roman" w:hAnsi="Times New Roman" w:cs="Times New Roman"/>
          <w:color w:val="auto"/>
        </w:rPr>
        <w:t xml:space="preserve">表3 </w:t>
      </w:r>
      <w:r>
        <w:rPr>
          <w:rFonts w:hint="eastAsia" w:ascii="Times New Roman" w:hAnsi="Times New Roman" w:cs="Times New Roman"/>
          <w:color w:val="auto"/>
        </w:rPr>
        <w:t xml:space="preserve">   </w:t>
      </w:r>
      <w:r>
        <w:rPr>
          <w:rFonts w:ascii="Times New Roman" w:hAnsi="Times New Roman" w:cs="Times New Roman"/>
          <w:b w:val="0"/>
          <w:snapToGrid w:val="0"/>
          <w:color w:val="auto"/>
          <w:spacing w:val="-3"/>
        </w:rPr>
        <w:t>579</w:t>
      </w:r>
      <w:r>
        <w:rPr>
          <w:rFonts w:hint="eastAsia" w:ascii="Times New Roman" w:hAnsi="Times New Roman" w:cs="Times New Roman"/>
          <w:b w:val="0"/>
          <w:snapToGrid w:val="0"/>
          <w:color w:val="auto"/>
          <w:spacing w:val="-3"/>
        </w:rPr>
        <w:t>例</w:t>
      </w:r>
      <w:r>
        <w:rPr>
          <w:rFonts w:ascii="Times New Roman" w:hAnsi="Times New Roman" w:cs="Times New Roman"/>
          <w:b w:val="0"/>
          <w:color w:val="auto"/>
          <w:spacing w:val="1"/>
        </w:rPr>
        <w:t>前列腺癌根治术后稳定期患者症状群因子载荷</w:t>
      </w:r>
      <w:bookmarkStart w:id="53" w:name="pindex252"/>
      <w:bookmarkEnd w:id="53"/>
    </w:p>
    <w:tbl>
      <w:tblPr>
        <w:tblStyle w:val="23"/>
        <w:tblW w:w="87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1887"/>
        <w:gridCol w:w="2206"/>
        <w:gridCol w:w="2228"/>
      </w:tblGrid>
      <w:tr w14:paraId="11EBF809">
        <w:trPr>
          <w:tblHeader/>
          <w:jc w:val="center"/>
        </w:trPr>
        <w:tc>
          <w:tcPr>
            <w:tcW w:w="2405" w:type="dxa"/>
            <w:shd w:val="clear" w:color="auto" w:fill="FFFFFF"/>
            <w:vAlign w:val="center"/>
          </w:tcPr>
          <w:p w14:paraId="54241167">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症状</w:t>
            </w:r>
          </w:p>
        </w:tc>
        <w:tc>
          <w:tcPr>
            <w:tcW w:w="1887" w:type="dxa"/>
            <w:shd w:val="clear" w:color="auto" w:fill="FFFFFF"/>
            <w:vAlign w:val="center"/>
          </w:tcPr>
          <w:p w14:paraId="06BC6F4B">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控尿障碍症状群</w:t>
            </w:r>
          </w:p>
        </w:tc>
        <w:tc>
          <w:tcPr>
            <w:tcW w:w="2206" w:type="dxa"/>
            <w:shd w:val="clear" w:color="auto" w:fill="FFFFFF"/>
            <w:vAlign w:val="center"/>
          </w:tcPr>
          <w:p w14:paraId="06063FAE">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疲倦-失眠症状群</w:t>
            </w:r>
          </w:p>
        </w:tc>
        <w:tc>
          <w:tcPr>
            <w:tcW w:w="2228" w:type="dxa"/>
            <w:shd w:val="clear" w:color="auto" w:fill="FFFFFF"/>
            <w:vAlign w:val="center"/>
          </w:tcPr>
          <w:p w14:paraId="38C5A8DD">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排尿-勃起症状群</w:t>
            </w:r>
          </w:p>
        </w:tc>
      </w:tr>
      <w:tr w14:paraId="6F8B58BB">
        <w:trPr>
          <w:jc w:val="center"/>
        </w:trPr>
        <w:tc>
          <w:tcPr>
            <w:tcW w:w="2405" w:type="dxa"/>
            <w:shd w:val="clear" w:color="auto" w:fill="FFFFFF"/>
            <w:vAlign w:val="center"/>
          </w:tcPr>
          <w:p w14:paraId="24972B44">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尿急</w:t>
            </w:r>
          </w:p>
        </w:tc>
        <w:tc>
          <w:tcPr>
            <w:tcW w:w="1887" w:type="dxa"/>
            <w:shd w:val="clear" w:color="auto" w:fill="FFFFFF"/>
            <w:vAlign w:val="center"/>
          </w:tcPr>
          <w:p w14:paraId="566399CE">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0.910</w:t>
            </w:r>
          </w:p>
        </w:tc>
        <w:tc>
          <w:tcPr>
            <w:tcW w:w="2206" w:type="dxa"/>
            <w:shd w:val="clear" w:color="auto" w:fill="FFFFFF"/>
            <w:vAlign w:val="center"/>
          </w:tcPr>
          <w:p w14:paraId="46106654">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28" w:type="dxa"/>
            <w:shd w:val="clear" w:color="auto" w:fill="FFFFFF"/>
            <w:vAlign w:val="center"/>
          </w:tcPr>
          <w:p w14:paraId="7E326CF8">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r>
      <w:tr w14:paraId="34722A3D">
        <w:trPr>
          <w:jc w:val="center"/>
        </w:trPr>
        <w:tc>
          <w:tcPr>
            <w:tcW w:w="2405" w:type="dxa"/>
            <w:shd w:val="clear" w:color="auto" w:fill="FFFFFF"/>
            <w:vAlign w:val="center"/>
          </w:tcPr>
          <w:p w14:paraId="4FD7FAD7">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尿失禁</w:t>
            </w:r>
          </w:p>
        </w:tc>
        <w:tc>
          <w:tcPr>
            <w:tcW w:w="1887" w:type="dxa"/>
            <w:shd w:val="clear" w:color="auto" w:fill="FFFFFF"/>
            <w:vAlign w:val="center"/>
          </w:tcPr>
          <w:p w14:paraId="2BBEDC27">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0.877</w:t>
            </w:r>
          </w:p>
        </w:tc>
        <w:tc>
          <w:tcPr>
            <w:tcW w:w="2206" w:type="dxa"/>
            <w:shd w:val="clear" w:color="auto" w:fill="FFFFFF"/>
            <w:vAlign w:val="center"/>
          </w:tcPr>
          <w:p w14:paraId="54109A09">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28" w:type="dxa"/>
            <w:shd w:val="clear" w:color="auto" w:fill="FFFFFF"/>
            <w:vAlign w:val="center"/>
          </w:tcPr>
          <w:p w14:paraId="1BF22B41">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r>
      <w:tr w14:paraId="28D0F4A6">
        <w:trPr>
          <w:jc w:val="center"/>
        </w:trPr>
        <w:tc>
          <w:tcPr>
            <w:tcW w:w="2405" w:type="dxa"/>
            <w:shd w:val="clear" w:color="auto" w:fill="FFFFFF"/>
            <w:vAlign w:val="center"/>
          </w:tcPr>
          <w:p w14:paraId="1ACB46E5">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尿频</w:t>
            </w:r>
          </w:p>
        </w:tc>
        <w:tc>
          <w:tcPr>
            <w:tcW w:w="1887" w:type="dxa"/>
            <w:shd w:val="clear" w:color="auto" w:fill="FFFFFF"/>
            <w:vAlign w:val="center"/>
          </w:tcPr>
          <w:p w14:paraId="036B85C7">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0.852</w:t>
            </w:r>
          </w:p>
        </w:tc>
        <w:tc>
          <w:tcPr>
            <w:tcW w:w="2206" w:type="dxa"/>
            <w:shd w:val="clear" w:color="auto" w:fill="FFFFFF"/>
            <w:vAlign w:val="center"/>
          </w:tcPr>
          <w:p w14:paraId="4EF7DAD0">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28" w:type="dxa"/>
            <w:shd w:val="clear" w:color="auto" w:fill="FFFFFF"/>
            <w:vAlign w:val="center"/>
          </w:tcPr>
          <w:p w14:paraId="15924E42">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r>
      <w:tr w14:paraId="02A07A4F">
        <w:trPr>
          <w:jc w:val="center"/>
        </w:trPr>
        <w:tc>
          <w:tcPr>
            <w:tcW w:w="2405" w:type="dxa"/>
            <w:shd w:val="clear" w:color="auto" w:fill="FFFFFF"/>
            <w:vAlign w:val="center"/>
          </w:tcPr>
          <w:p w14:paraId="73464065">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夜尿</w:t>
            </w:r>
          </w:p>
        </w:tc>
        <w:tc>
          <w:tcPr>
            <w:tcW w:w="1887" w:type="dxa"/>
            <w:shd w:val="clear" w:color="auto" w:fill="FFFFFF"/>
            <w:vAlign w:val="center"/>
          </w:tcPr>
          <w:p w14:paraId="69215674">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0.677</w:t>
            </w:r>
          </w:p>
        </w:tc>
        <w:tc>
          <w:tcPr>
            <w:tcW w:w="2206" w:type="dxa"/>
            <w:shd w:val="clear" w:color="auto" w:fill="FFFFFF"/>
            <w:vAlign w:val="center"/>
          </w:tcPr>
          <w:p w14:paraId="3EFE9268">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28" w:type="dxa"/>
            <w:shd w:val="clear" w:color="auto" w:fill="FFFFFF"/>
            <w:vAlign w:val="center"/>
          </w:tcPr>
          <w:p w14:paraId="474379B2">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r>
      <w:tr w14:paraId="115BD55D">
        <w:trPr>
          <w:jc w:val="center"/>
        </w:trPr>
        <w:tc>
          <w:tcPr>
            <w:tcW w:w="2405" w:type="dxa"/>
            <w:shd w:val="clear" w:color="auto" w:fill="FFFFFF"/>
            <w:vAlign w:val="center"/>
          </w:tcPr>
          <w:p w14:paraId="6180D79A">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失眠</w:t>
            </w:r>
          </w:p>
        </w:tc>
        <w:tc>
          <w:tcPr>
            <w:tcW w:w="1887" w:type="dxa"/>
            <w:shd w:val="clear" w:color="auto" w:fill="FFFFFF"/>
            <w:vAlign w:val="center"/>
          </w:tcPr>
          <w:p w14:paraId="26DC23EA">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06" w:type="dxa"/>
            <w:shd w:val="clear" w:color="auto" w:fill="FFFFFF"/>
            <w:vAlign w:val="center"/>
          </w:tcPr>
          <w:p w14:paraId="665A80E0">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0.805</w:t>
            </w:r>
          </w:p>
        </w:tc>
        <w:tc>
          <w:tcPr>
            <w:tcW w:w="2228" w:type="dxa"/>
            <w:shd w:val="clear" w:color="auto" w:fill="FFFFFF"/>
            <w:vAlign w:val="center"/>
          </w:tcPr>
          <w:p w14:paraId="390F0C68">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r>
      <w:tr w14:paraId="61E0350A">
        <w:trPr>
          <w:jc w:val="center"/>
        </w:trPr>
        <w:tc>
          <w:tcPr>
            <w:tcW w:w="2405" w:type="dxa"/>
            <w:shd w:val="clear" w:color="auto" w:fill="FFFFFF"/>
            <w:vAlign w:val="center"/>
          </w:tcPr>
          <w:p w14:paraId="0B1513A0">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疲倦</w:t>
            </w:r>
          </w:p>
        </w:tc>
        <w:tc>
          <w:tcPr>
            <w:tcW w:w="1887" w:type="dxa"/>
            <w:shd w:val="clear" w:color="auto" w:fill="FFFFFF"/>
            <w:vAlign w:val="center"/>
          </w:tcPr>
          <w:p w14:paraId="429E9580">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06" w:type="dxa"/>
            <w:shd w:val="clear" w:color="auto" w:fill="FFFFFF"/>
            <w:vAlign w:val="center"/>
          </w:tcPr>
          <w:p w14:paraId="58DA2810">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0.725</w:t>
            </w:r>
          </w:p>
        </w:tc>
        <w:tc>
          <w:tcPr>
            <w:tcW w:w="2228" w:type="dxa"/>
            <w:shd w:val="clear" w:color="auto" w:fill="FFFFFF"/>
            <w:vAlign w:val="center"/>
          </w:tcPr>
          <w:p w14:paraId="443FE27A">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r>
      <w:tr w14:paraId="719CA280">
        <w:trPr>
          <w:jc w:val="center"/>
        </w:trPr>
        <w:tc>
          <w:tcPr>
            <w:tcW w:w="2405" w:type="dxa"/>
            <w:shd w:val="clear" w:color="auto" w:fill="FFFFFF"/>
            <w:vAlign w:val="center"/>
          </w:tcPr>
          <w:p w14:paraId="715FAEDA">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排尿困难</w:t>
            </w:r>
          </w:p>
        </w:tc>
        <w:tc>
          <w:tcPr>
            <w:tcW w:w="1887" w:type="dxa"/>
            <w:shd w:val="clear" w:color="auto" w:fill="FFFFFF"/>
            <w:vAlign w:val="center"/>
          </w:tcPr>
          <w:p w14:paraId="7EC3C273">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06" w:type="dxa"/>
            <w:shd w:val="clear" w:color="auto" w:fill="FFFFFF"/>
            <w:vAlign w:val="center"/>
          </w:tcPr>
          <w:p w14:paraId="3707AD4A">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28" w:type="dxa"/>
            <w:shd w:val="clear" w:color="auto" w:fill="FFFFFF"/>
            <w:vAlign w:val="center"/>
          </w:tcPr>
          <w:p w14:paraId="3C8FBEEF">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0.710</w:t>
            </w:r>
          </w:p>
        </w:tc>
      </w:tr>
      <w:tr w14:paraId="6A814545">
        <w:trPr>
          <w:jc w:val="center"/>
        </w:trPr>
        <w:tc>
          <w:tcPr>
            <w:tcW w:w="2405" w:type="dxa"/>
            <w:shd w:val="clear" w:color="auto" w:fill="FFFFFF"/>
            <w:vAlign w:val="center"/>
          </w:tcPr>
          <w:p w14:paraId="2112F3E0">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尿不尽感</w:t>
            </w:r>
          </w:p>
        </w:tc>
        <w:tc>
          <w:tcPr>
            <w:tcW w:w="1887" w:type="dxa"/>
            <w:shd w:val="clear" w:color="auto" w:fill="FFFFFF"/>
            <w:vAlign w:val="center"/>
          </w:tcPr>
          <w:p w14:paraId="6F229716">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06" w:type="dxa"/>
            <w:shd w:val="clear" w:color="auto" w:fill="FFFFFF"/>
            <w:vAlign w:val="center"/>
          </w:tcPr>
          <w:p w14:paraId="1D0B2879">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28" w:type="dxa"/>
            <w:shd w:val="clear" w:color="auto" w:fill="FFFFFF"/>
            <w:vAlign w:val="center"/>
          </w:tcPr>
          <w:p w14:paraId="501C58A3">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0.565</w:t>
            </w:r>
          </w:p>
        </w:tc>
      </w:tr>
      <w:tr w14:paraId="44002E12">
        <w:trPr>
          <w:jc w:val="center"/>
        </w:trPr>
        <w:tc>
          <w:tcPr>
            <w:tcW w:w="2405" w:type="dxa"/>
            <w:shd w:val="clear" w:color="auto" w:fill="FFFFFF"/>
            <w:vAlign w:val="center"/>
          </w:tcPr>
          <w:p w14:paraId="7C4B6305">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勃起功能障碍</w:t>
            </w:r>
          </w:p>
        </w:tc>
        <w:tc>
          <w:tcPr>
            <w:tcW w:w="1887" w:type="dxa"/>
            <w:shd w:val="clear" w:color="auto" w:fill="FFFFFF"/>
            <w:vAlign w:val="center"/>
          </w:tcPr>
          <w:p w14:paraId="7322B9CA">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06" w:type="dxa"/>
            <w:shd w:val="clear" w:color="auto" w:fill="FFFFFF"/>
            <w:vAlign w:val="center"/>
          </w:tcPr>
          <w:p w14:paraId="163E67B5">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w:t>
            </w:r>
          </w:p>
        </w:tc>
        <w:tc>
          <w:tcPr>
            <w:tcW w:w="2228" w:type="dxa"/>
            <w:shd w:val="clear" w:color="auto" w:fill="FFFFFF"/>
            <w:vAlign w:val="center"/>
          </w:tcPr>
          <w:p w14:paraId="731D3ED4">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0.507</w:t>
            </w:r>
          </w:p>
        </w:tc>
      </w:tr>
      <w:tr w14:paraId="6ACCBBFB">
        <w:trPr>
          <w:jc w:val="center"/>
        </w:trPr>
        <w:tc>
          <w:tcPr>
            <w:tcW w:w="2405" w:type="dxa"/>
            <w:shd w:val="clear" w:color="auto" w:fill="FFFFFF"/>
            <w:vAlign w:val="center"/>
          </w:tcPr>
          <w:p w14:paraId="55F44779">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因子特征</w:t>
            </w:r>
            <w:r>
              <w:rPr>
                <w:rFonts w:ascii="Times New Roman" w:hAnsi="Times New Roman" w:eastAsia="宋体" w:cs="Times New Roman"/>
                <w:bCs/>
                <w:szCs w:val="21"/>
              </w:rPr>
              <w:t>根</w:t>
            </w:r>
          </w:p>
        </w:tc>
        <w:tc>
          <w:tcPr>
            <w:tcW w:w="1887" w:type="dxa"/>
            <w:shd w:val="clear" w:color="auto" w:fill="FFFFFF"/>
            <w:vAlign w:val="center"/>
          </w:tcPr>
          <w:p w14:paraId="1766CC1E">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3.020</w:t>
            </w:r>
          </w:p>
        </w:tc>
        <w:tc>
          <w:tcPr>
            <w:tcW w:w="2206" w:type="dxa"/>
            <w:shd w:val="clear" w:color="auto" w:fill="FFFFFF"/>
            <w:vAlign w:val="center"/>
          </w:tcPr>
          <w:p w14:paraId="5DB16899">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1.187</w:t>
            </w:r>
          </w:p>
        </w:tc>
        <w:tc>
          <w:tcPr>
            <w:tcW w:w="2228" w:type="dxa"/>
            <w:shd w:val="clear" w:color="auto" w:fill="FFFFFF"/>
            <w:vAlign w:val="center"/>
          </w:tcPr>
          <w:p w14:paraId="7A069D48">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1.062</w:t>
            </w:r>
          </w:p>
        </w:tc>
      </w:tr>
      <w:tr w14:paraId="7A06D966">
        <w:trPr>
          <w:jc w:val="center"/>
        </w:trPr>
        <w:tc>
          <w:tcPr>
            <w:tcW w:w="2405" w:type="dxa"/>
            <w:shd w:val="clear" w:color="auto" w:fill="FFFFFF"/>
            <w:vAlign w:val="center"/>
          </w:tcPr>
          <w:p w14:paraId="4B546A85">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方差解释率（%）</w:t>
            </w:r>
          </w:p>
        </w:tc>
        <w:tc>
          <w:tcPr>
            <w:tcW w:w="1887" w:type="dxa"/>
            <w:shd w:val="clear" w:color="auto" w:fill="FFFFFF"/>
            <w:vAlign w:val="center"/>
          </w:tcPr>
          <w:p w14:paraId="00873E2C">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33.554</w:t>
            </w:r>
          </w:p>
        </w:tc>
        <w:tc>
          <w:tcPr>
            <w:tcW w:w="2206" w:type="dxa"/>
            <w:shd w:val="clear" w:color="auto" w:fill="FFFFFF"/>
            <w:vAlign w:val="center"/>
          </w:tcPr>
          <w:p w14:paraId="5F68C6E5">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13.188</w:t>
            </w:r>
          </w:p>
        </w:tc>
        <w:tc>
          <w:tcPr>
            <w:tcW w:w="2228" w:type="dxa"/>
            <w:shd w:val="clear" w:color="auto" w:fill="FFFFFF"/>
            <w:vAlign w:val="center"/>
          </w:tcPr>
          <w:p w14:paraId="51A31FC6">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11.805</w:t>
            </w:r>
          </w:p>
        </w:tc>
      </w:tr>
      <w:tr w14:paraId="02F1CE61">
        <w:trPr>
          <w:jc w:val="center"/>
        </w:trPr>
        <w:tc>
          <w:tcPr>
            <w:tcW w:w="2405" w:type="dxa"/>
            <w:shd w:val="clear" w:color="auto" w:fill="FFFFFF"/>
            <w:vAlign w:val="center"/>
          </w:tcPr>
          <w:p w14:paraId="73CF2286">
            <w:pPr>
              <w:adjustRightInd w:val="0"/>
              <w:snapToGrid w:val="0"/>
              <w:jc w:val="left"/>
              <w:rPr>
                <w:rFonts w:ascii="Times New Roman" w:hAnsi="Times New Roman" w:eastAsia="宋体" w:cs="Times New Roman"/>
                <w:bCs/>
                <w:szCs w:val="21"/>
              </w:rPr>
            </w:pPr>
            <w:r>
              <w:rPr>
                <w:rFonts w:hint="eastAsia" w:ascii="Times New Roman" w:hAnsi="Times New Roman" w:eastAsia="宋体" w:cs="Times New Roman"/>
                <w:bCs/>
                <w:szCs w:val="21"/>
              </w:rPr>
              <w:t>累计方差解释率（%）</w:t>
            </w:r>
          </w:p>
        </w:tc>
        <w:tc>
          <w:tcPr>
            <w:tcW w:w="1887" w:type="dxa"/>
            <w:shd w:val="clear" w:color="auto" w:fill="FFFFFF"/>
            <w:vAlign w:val="center"/>
          </w:tcPr>
          <w:p w14:paraId="6C6C7446">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33.554</w:t>
            </w:r>
          </w:p>
        </w:tc>
        <w:tc>
          <w:tcPr>
            <w:tcW w:w="2206" w:type="dxa"/>
            <w:shd w:val="clear" w:color="auto" w:fill="FFFFFF"/>
            <w:vAlign w:val="center"/>
          </w:tcPr>
          <w:p w14:paraId="17B59C8A">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46.742</w:t>
            </w:r>
          </w:p>
        </w:tc>
        <w:tc>
          <w:tcPr>
            <w:tcW w:w="2228" w:type="dxa"/>
            <w:shd w:val="clear" w:color="auto" w:fill="FFFFFF"/>
            <w:vAlign w:val="center"/>
          </w:tcPr>
          <w:p w14:paraId="2D431E65">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rPr>
              <w:t>58.547</w:t>
            </w:r>
          </w:p>
        </w:tc>
      </w:tr>
    </w:tbl>
    <w:p w14:paraId="11870FDF">
      <w:pPr>
        <w:numPr>
          <w:ilvl w:val="255"/>
          <w:numId w:val="0"/>
        </w:numPr>
        <w:adjustRightInd w:val="0"/>
        <w:snapToGrid w:val="0"/>
        <w:rPr>
          <w:rFonts w:ascii="Times New Roman" w:hAnsi="Times New Roman" w:eastAsia="宋体" w:cs="Times New Roman"/>
          <w:szCs w:val="21"/>
        </w:rPr>
      </w:pPr>
      <w:bookmarkStart w:id="54" w:name="_Toc5201"/>
      <w:bookmarkStart w:id="55" w:name="_Toc28668"/>
    </w:p>
    <w:p w14:paraId="05788D13">
      <w:pPr>
        <w:adjustRightInd w:val="0"/>
        <w:snapToGrid w:val="0"/>
        <w:ind w:firstLine="422" w:firstLineChars="200"/>
        <w:rPr>
          <w:rFonts w:ascii="Times New Roman" w:hAnsi="Times New Roman" w:eastAsia="宋体" w:cs="Times New Roman"/>
          <w:snapToGrid w:val="0"/>
          <w:spacing w:val="-3"/>
          <w:kern w:val="0"/>
          <w:szCs w:val="21"/>
        </w:rPr>
      </w:pPr>
      <w:r>
        <w:rPr>
          <w:rFonts w:hint="eastAsia" w:ascii="Times New Roman" w:hAnsi="Times New Roman" w:eastAsia="宋体" w:cs="Times New Roman"/>
          <w:b/>
          <w:bCs/>
          <w:szCs w:val="21"/>
        </w:rPr>
        <w:t>4.</w:t>
      </w:r>
      <w:r>
        <w:rPr>
          <w:rFonts w:ascii="Times New Roman" w:hAnsi="Times New Roman" w:eastAsia="宋体" w:cs="Times New Roman"/>
          <w:b/>
          <w:bCs/>
          <w:spacing w:val="1"/>
          <w:szCs w:val="21"/>
        </w:rPr>
        <w:t>前列腺癌根治术后稳定期患者</w:t>
      </w:r>
      <w:r>
        <w:rPr>
          <w:rFonts w:ascii="Times New Roman" w:hAnsi="Times New Roman" w:eastAsia="宋体" w:cs="Times New Roman"/>
          <w:b/>
          <w:bCs/>
          <w:szCs w:val="21"/>
        </w:rPr>
        <w:t>症状群网络分析</w:t>
      </w:r>
      <w:r>
        <w:rPr>
          <w:rFonts w:hint="eastAsia" w:ascii="Times New Roman" w:hAnsi="Times New Roman" w:eastAsia="宋体" w:cs="Times New Roman"/>
          <w:b/>
          <w:bCs/>
          <w:szCs w:val="21"/>
        </w:rPr>
        <w:t>：</w:t>
      </w:r>
      <w:r>
        <w:rPr>
          <w:rFonts w:hint="eastAsia" w:ascii="Times New Roman" w:hAnsi="Times New Roman" w:eastAsia="宋体" w:cs="Times New Roman"/>
          <w:snapToGrid w:val="0"/>
          <w:spacing w:val="-3"/>
          <w:kern w:val="0"/>
          <w:szCs w:val="21"/>
        </w:rPr>
        <w:t>（1）</w:t>
      </w:r>
      <w:r>
        <w:rPr>
          <w:rFonts w:ascii="Times New Roman" w:hAnsi="Times New Roman" w:eastAsia="宋体" w:cs="Times New Roman"/>
          <w:snapToGrid w:val="0"/>
          <w:spacing w:val="-3"/>
          <w:kern w:val="0"/>
          <w:szCs w:val="21"/>
        </w:rPr>
        <w:t>网络估计</w:t>
      </w:r>
      <w:bookmarkEnd w:id="54"/>
      <w:bookmarkEnd w:id="55"/>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症状按3个预设症状群呈现聚类特征</w:t>
      </w:r>
      <w:r>
        <w:rPr>
          <w:rFonts w:hint="eastAsia" w:ascii="Times New Roman" w:hAnsi="Times New Roman" w:eastAsia="宋体" w:cs="Times New Roman"/>
          <w:snapToGrid w:val="0"/>
          <w:spacing w:val="-3"/>
          <w:kern w:val="0"/>
          <w:szCs w:val="21"/>
        </w:rPr>
        <w:t>，即</w:t>
      </w:r>
      <w:r>
        <w:rPr>
          <w:rFonts w:ascii="Times New Roman" w:hAnsi="Times New Roman" w:eastAsia="宋体" w:cs="Times New Roman"/>
          <w:snapToGrid w:val="0"/>
          <w:spacing w:val="-3"/>
          <w:kern w:val="0"/>
          <w:szCs w:val="21"/>
        </w:rPr>
        <w:t>控尿障碍症状群内部边的密度高于群间，形成相对独立的子网络；疲倦-失眠症状群与排尿-勃起功能障碍症状群通过</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C3：勃起功能障碍-A4：夜尿</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C1：排尿困难-B2：疲倦</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等边实现跨群关联，提示不同症状群间存在潜在的相互影响路径。网络中边权重最强的</w:t>
      </w:r>
      <w:r>
        <w:rPr>
          <w:rFonts w:hint="eastAsia" w:ascii="Times New Roman" w:hAnsi="Times New Roman" w:eastAsia="宋体" w:cs="Times New Roman"/>
          <w:snapToGrid w:val="0"/>
          <w:spacing w:val="-3"/>
          <w:kern w:val="0"/>
          <w:szCs w:val="21"/>
        </w:rPr>
        <w:t>3</w:t>
      </w:r>
      <w:r>
        <w:rPr>
          <w:rFonts w:ascii="Times New Roman" w:hAnsi="Times New Roman" w:eastAsia="宋体" w:cs="Times New Roman"/>
          <w:snapToGrid w:val="0"/>
          <w:spacing w:val="-3"/>
          <w:kern w:val="0"/>
          <w:szCs w:val="21"/>
        </w:rPr>
        <w:t>条边分别为</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A1：尿急和A2</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尿失禁（</w:t>
      </w:r>
      <w:r>
        <w:rPr>
          <w:rFonts w:ascii="Times New Roman" w:hAnsi="Times New Roman" w:eastAsia="宋体" w:cs="Times New Roman"/>
          <w:i/>
          <w:iCs/>
          <w:snapToGrid w:val="0"/>
          <w:spacing w:val="-3"/>
          <w:kern w:val="0"/>
          <w:szCs w:val="21"/>
        </w:rPr>
        <w:t>r</w:t>
      </w:r>
      <w:r>
        <w:rPr>
          <w:rFonts w:ascii="Times New Roman" w:hAnsi="Times New Roman" w:eastAsia="宋体" w:cs="Times New Roman"/>
          <w:snapToGrid w:val="0"/>
          <w:spacing w:val="-3"/>
          <w:kern w:val="0"/>
          <w:szCs w:val="21"/>
        </w:rPr>
        <w:t>=0.585）</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A1</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尿急和A3：尿频（</w:t>
      </w:r>
      <w:r>
        <w:rPr>
          <w:rFonts w:ascii="Times New Roman" w:hAnsi="Times New Roman" w:eastAsia="宋体" w:cs="Times New Roman"/>
          <w:i/>
          <w:iCs/>
          <w:snapToGrid w:val="0"/>
          <w:spacing w:val="-3"/>
          <w:kern w:val="0"/>
          <w:szCs w:val="21"/>
        </w:rPr>
        <w:t>r</w:t>
      </w:r>
      <w:r>
        <w:rPr>
          <w:rFonts w:ascii="Times New Roman" w:hAnsi="Times New Roman" w:eastAsia="宋体" w:cs="Times New Roman"/>
          <w:snapToGrid w:val="0"/>
          <w:spacing w:val="-3"/>
          <w:kern w:val="0"/>
          <w:szCs w:val="21"/>
        </w:rPr>
        <w:t>=0.315</w:t>
      </w:r>
      <w:sdt>
        <w:sdtPr>
          <w:alias w:val="多余空格"/>
          <w:tag w:val="reviewtag_"/>
          <w:id w:val="53000"/>
        </w:sdtPr>
        <w:sdtContent>
          <w:bookmarkStart w:id="56" w:name="bkReivew53000"/>
          <w:r>
            <w:rPr>
              <w:rFonts w:ascii="Times New Roman" w:hAnsi="Times New Roman" w:eastAsia="宋体" w:cs="Times New Roman"/>
              <w:snapToGrid w:val="0"/>
              <w:color w:val="0072FF"/>
              <w:spacing w:val="-3"/>
              <w:kern w:val="0"/>
              <w:szCs w:val="21"/>
            </w:rPr>
            <w:t xml:space="preserve">） </w:t>
          </w:r>
          <w:r>
            <w:rPr>
              <w:rFonts w:hint="eastAsia" w:ascii="Times New Roman" w:hAnsi="Times New Roman" w:eastAsia="宋体" w:cs="Times New Roman"/>
              <w:snapToGrid w:val="0"/>
              <w:color w:val="0072FF"/>
              <w:spacing w:val="-3"/>
              <w:kern w:val="0"/>
              <w:szCs w:val="21"/>
            </w:rPr>
            <w:t>”</w:t>
          </w:r>
          <w:bookmarkEnd w:id="56"/>
        </w:sdtContent>
      </w:sdt>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A1：尿急和A4：夜尿（</w:t>
      </w:r>
      <w:r>
        <w:rPr>
          <w:rFonts w:ascii="Times New Roman" w:hAnsi="Times New Roman" w:eastAsia="宋体" w:cs="Times New Roman"/>
          <w:i/>
          <w:iCs/>
          <w:snapToGrid w:val="0"/>
          <w:spacing w:val="-3"/>
          <w:kern w:val="0"/>
          <w:szCs w:val="21"/>
        </w:rPr>
        <w:t>r</w:t>
      </w:r>
      <w:r>
        <w:rPr>
          <w:rFonts w:ascii="Times New Roman" w:hAnsi="Times New Roman" w:eastAsia="宋体" w:cs="Times New Roman"/>
          <w:snapToGrid w:val="0"/>
          <w:spacing w:val="-3"/>
          <w:kern w:val="0"/>
          <w:szCs w:val="21"/>
        </w:rPr>
        <w:t>=0.212）</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snapToGrid w:val="0"/>
          <w:spacing w:val="-3"/>
          <w:kern w:val="0"/>
          <w:szCs w:val="21"/>
        </w:rPr>
        <w:t>。上述强连接主要位于同一症状群内部，提示群内症状协同性较强。</w:t>
      </w:r>
      <w:r>
        <w:rPr>
          <w:rFonts w:hint="eastAsia" w:ascii="Times New Roman" w:hAnsi="Times New Roman" w:eastAsia="宋体" w:cs="Times New Roman"/>
          <w:snapToGrid w:val="0"/>
          <w:spacing w:val="-3"/>
          <w:kern w:val="0"/>
          <w:szCs w:val="21"/>
        </w:rPr>
        <w:t>见图1</w:t>
      </w:r>
      <w:sdt>
        <w:sdtPr>
          <w:alias w:val="标点符号错误"/>
          <w:tag w:val="reviewtag_"/>
          <w:id w:val="1022802"/>
        </w:sdtPr>
        <w:sdtContent>
          <w:bookmarkStart w:id="57" w:name="bkReivew1022802"/>
          <w:r>
            <w:rPr>
              <w:rFonts w:hint="eastAsia" w:ascii="Times New Roman" w:hAnsi="Times New Roman" w:eastAsia="宋体" w:cs="Times New Roman"/>
              <w:snapToGrid w:val="0"/>
              <w:color w:val="0072FF"/>
              <w:spacing w:val="-3"/>
              <w:kern w:val="0"/>
              <w:szCs w:val="21"/>
            </w:rPr>
            <w:t>。</w:t>
          </w:r>
          <w:bookmarkEnd w:id="57"/>
        </w:sdtContent>
      </w:sdt>
      <w:r>
        <w:rPr>
          <w:rFonts w:hint="eastAsia" w:ascii="Times New Roman" w:hAnsi="Times New Roman" w:cs="Times New Roman"/>
          <w:snapToGrid w:val="0"/>
          <w:spacing w:val="-3"/>
          <w:kern w:val="0"/>
          <w:szCs w:val="21"/>
        </w:rPr>
        <w:t>（2）</w:t>
      </w:r>
      <w:r>
        <w:rPr>
          <w:rFonts w:ascii="Times New Roman" w:hAnsi="Times New Roman" w:eastAsia="宋体" w:cs="Times New Roman"/>
          <w:snapToGrid w:val="0"/>
          <w:spacing w:val="-3"/>
          <w:kern w:val="0"/>
          <w:szCs w:val="21"/>
        </w:rPr>
        <w:t>中心性指标估计</w:t>
      </w:r>
      <w:r>
        <w:rPr>
          <w:rFonts w:hint="eastAsia" w:ascii="Times New Roman" w:hAnsi="Times New Roman" w:cs="Times New Roman"/>
          <w:snapToGrid w:val="0"/>
          <w:spacing w:val="-3"/>
          <w:kern w:val="0"/>
          <w:szCs w:val="21"/>
        </w:rPr>
        <w:t>。</w:t>
      </w:r>
      <w:r>
        <w:rPr>
          <w:rFonts w:ascii="Times New Roman" w:hAnsi="Times New Roman" w:eastAsia="宋体" w:cs="Times New Roman"/>
          <w:snapToGrid w:val="0"/>
          <w:spacing w:val="-3"/>
          <w:kern w:val="0"/>
          <w:szCs w:val="21"/>
        </w:rPr>
        <w:t>中心性分析显示，A1：尿急（</w:t>
      </w:r>
      <w:r>
        <w:rPr>
          <w:rFonts w:ascii="Times New Roman" w:hAnsi="Times New Roman" w:eastAsia="宋体" w:cs="Times New Roman"/>
          <w:i/>
          <w:iCs/>
          <w:snapToGrid w:val="0"/>
          <w:spacing w:val="-3"/>
          <w:kern w:val="0"/>
          <w:szCs w:val="21"/>
        </w:rPr>
        <w:t>r</w:t>
      </w:r>
      <w:r>
        <w:rPr>
          <w:rFonts w:ascii="Times New Roman" w:hAnsi="Times New Roman" w:eastAsia="宋体" w:cs="Times New Roman"/>
          <w:i/>
          <w:iCs/>
          <w:snapToGrid w:val="0"/>
          <w:spacing w:val="-3"/>
          <w:kern w:val="0"/>
          <w:szCs w:val="21"/>
          <w:vertAlign w:val="subscript"/>
        </w:rPr>
        <w:t>s</w:t>
      </w:r>
      <w:r>
        <w:rPr>
          <w:rFonts w:ascii="Times New Roman" w:hAnsi="Times New Roman" w:eastAsia="宋体" w:cs="Times New Roman"/>
          <w:snapToGrid w:val="0"/>
          <w:spacing w:val="-3"/>
          <w:kern w:val="0"/>
          <w:szCs w:val="21"/>
        </w:rPr>
        <w:t>=1.184</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i/>
          <w:iCs/>
          <w:snapToGrid w:val="0"/>
          <w:spacing w:val="-3"/>
          <w:kern w:val="0"/>
          <w:szCs w:val="21"/>
        </w:rPr>
        <w:t>r</w:t>
      </w:r>
      <w:r>
        <w:rPr>
          <w:rFonts w:ascii="Times New Roman" w:hAnsi="Times New Roman" w:eastAsia="宋体" w:cs="Times New Roman"/>
          <w:i/>
          <w:iCs/>
          <w:snapToGrid w:val="0"/>
          <w:spacing w:val="-3"/>
          <w:kern w:val="0"/>
          <w:szCs w:val="21"/>
          <w:vertAlign w:val="subscript"/>
        </w:rPr>
        <w:t>b</w:t>
      </w:r>
      <w:r>
        <w:rPr>
          <w:rFonts w:ascii="Times New Roman" w:hAnsi="Times New Roman" w:eastAsia="宋体" w:cs="Times New Roman"/>
          <w:snapToGrid w:val="0"/>
          <w:spacing w:val="-3"/>
          <w:kern w:val="0"/>
          <w:szCs w:val="21"/>
        </w:rPr>
        <w:t>=11.000</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i/>
          <w:iCs/>
          <w:snapToGrid w:val="0"/>
          <w:spacing w:val="-3"/>
          <w:kern w:val="0"/>
          <w:szCs w:val="21"/>
        </w:rPr>
        <w:t>r</w:t>
      </w:r>
      <w:r>
        <w:rPr>
          <w:rFonts w:ascii="Times New Roman" w:hAnsi="Times New Roman" w:eastAsia="宋体" w:cs="Times New Roman"/>
          <w:i/>
          <w:iCs/>
          <w:snapToGrid w:val="0"/>
          <w:spacing w:val="-3"/>
          <w:kern w:val="0"/>
          <w:szCs w:val="21"/>
          <w:vertAlign w:val="subscript"/>
        </w:rPr>
        <w:t>c</w:t>
      </w:r>
      <w:r>
        <w:rPr>
          <w:rFonts w:ascii="Times New Roman" w:hAnsi="Times New Roman" w:eastAsia="宋体" w:cs="Times New Roman"/>
          <w:snapToGrid w:val="0"/>
          <w:spacing w:val="-3"/>
          <w:kern w:val="0"/>
          <w:szCs w:val="21"/>
        </w:rPr>
        <w:t>=0.008）和A2：尿失禁（</w:t>
      </w:r>
      <w:r>
        <w:rPr>
          <w:rFonts w:ascii="Times New Roman" w:hAnsi="Times New Roman" w:eastAsia="宋体" w:cs="Times New Roman"/>
          <w:i/>
          <w:iCs/>
          <w:snapToGrid w:val="0"/>
          <w:spacing w:val="-3"/>
          <w:kern w:val="0"/>
          <w:szCs w:val="21"/>
        </w:rPr>
        <w:t>r</w:t>
      </w:r>
      <w:r>
        <w:rPr>
          <w:rFonts w:ascii="Times New Roman" w:hAnsi="Times New Roman" w:eastAsia="宋体" w:cs="Times New Roman"/>
          <w:i/>
          <w:iCs/>
          <w:snapToGrid w:val="0"/>
          <w:spacing w:val="-3"/>
          <w:kern w:val="0"/>
          <w:szCs w:val="21"/>
          <w:vertAlign w:val="subscript"/>
        </w:rPr>
        <w:t>s</w:t>
      </w:r>
      <w:r>
        <w:rPr>
          <w:rFonts w:ascii="Times New Roman" w:hAnsi="Times New Roman" w:eastAsia="宋体" w:cs="Times New Roman"/>
          <w:snapToGrid w:val="0"/>
          <w:spacing w:val="-3"/>
          <w:kern w:val="0"/>
          <w:szCs w:val="21"/>
        </w:rPr>
        <w:t>=1.004</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i/>
          <w:iCs/>
          <w:snapToGrid w:val="0"/>
          <w:spacing w:val="-3"/>
          <w:kern w:val="0"/>
          <w:szCs w:val="21"/>
        </w:rPr>
        <w:t>r</w:t>
      </w:r>
      <w:r>
        <w:rPr>
          <w:rFonts w:ascii="Times New Roman" w:hAnsi="Times New Roman" w:eastAsia="宋体" w:cs="Times New Roman"/>
          <w:i/>
          <w:iCs/>
          <w:snapToGrid w:val="0"/>
          <w:spacing w:val="-3"/>
          <w:kern w:val="0"/>
          <w:szCs w:val="21"/>
          <w:vertAlign w:val="subscript"/>
        </w:rPr>
        <w:t>b</w:t>
      </w:r>
      <w:r>
        <w:rPr>
          <w:rFonts w:ascii="Times New Roman" w:hAnsi="Times New Roman" w:eastAsia="宋体" w:cs="Times New Roman"/>
          <w:snapToGrid w:val="0"/>
          <w:spacing w:val="-3"/>
          <w:kern w:val="0"/>
          <w:szCs w:val="21"/>
        </w:rPr>
        <w:t>=11.000</w:t>
      </w:r>
      <w:r>
        <w:rPr>
          <w:rFonts w:hint="eastAsia" w:ascii="Times New Roman" w:hAnsi="Times New Roman" w:eastAsia="宋体" w:cs="Times New Roman"/>
          <w:snapToGrid w:val="0"/>
          <w:spacing w:val="-3"/>
          <w:kern w:val="0"/>
          <w:szCs w:val="21"/>
        </w:rPr>
        <w:t>、</w:t>
      </w:r>
      <w:r>
        <w:rPr>
          <w:rFonts w:ascii="Times New Roman" w:hAnsi="Times New Roman" w:eastAsia="宋体" w:cs="Times New Roman"/>
          <w:i/>
          <w:iCs/>
          <w:snapToGrid w:val="0"/>
          <w:spacing w:val="-3"/>
          <w:kern w:val="0"/>
          <w:szCs w:val="21"/>
        </w:rPr>
        <w:t>r</w:t>
      </w:r>
      <w:r>
        <w:rPr>
          <w:rFonts w:ascii="Times New Roman" w:hAnsi="Times New Roman" w:eastAsia="宋体" w:cs="Times New Roman"/>
          <w:i/>
          <w:iCs/>
          <w:snapToGrid w:val="0"/>
          <w:spacing w:val="-3"/>
          <w:kern w:val="0"/>
          <w:szCs w:val="21"/>
          <w:vertAlign w:val="subscript"/>
        </w:rPr>
        <w:t>c</w:t>
      </w:r>
      <w:r>
        <w:rPr>
          <w:rFonts w:ascii="Times New Roman" w:hAnsi="Times New Roman" w:eastAsia="宋体" w:cs="Times New Roman"/>
          <w:snapToGrid w:val="0"/>
          <w:spacing w:val="-3"/>
          <w:kern w:val="0"/>
          <w:szCs w:val="21"/>
        </w:rPr>
        <w:t>=0.008）的中心性指标均位居前列，是症状网络中的重要核心和桥梁症状；C2：尿不尽感（</w:t>
      </w:r>
      <w:r>
        <w:rPr>
          <w:rFonts w:ascii="Times New Roman" w:hAnsi="Times New Roman" w:eastAsia="宋体" w:cs="Times New Roman"/>
          <w:i/>
          <w:iCs/>
          <w:snapToGrid w:val="0"/>
          <w:spacing w:val="-3"/>
          <w:kern w:val="0"/>
          <w:szCs w:val="21"/>
        </w:rPr>
        <w:t>r</w:t>
      </w:r>
      <w:r>
        <w:rPr>
          <w:rFonts w:ascii="Times New Roman" w:hAnsi="Times New Roman" w:eastAsia="宋体" w:cs="Times New Roman"/>
          <w:i/>
          <w:iCs/>
          <w:snapToGrid w:val="0"/>
          <w:spacing w:val="-3"/>
          <w:kern w:val="0"/>
          <w:szCs w:val="21"/>
          <w:vertAlign w:val="subscript"/>
        </w:rPr>
        <w:t>b</w:t>
      </w:r>
      <w:r>
        <w:rPr>
          <w:rFonts w:ascii="Times New Roman" w:hAnsi="Times New Roman" w:eastAsia="宋体" w:cs="Times New Roman"/>
          <w:snapToGrid w:val="0"/>
          <w:spacing w:val="-3"/>
          <w:kern w:val="0"/>
          <w:szCs w:val="21"/>
        </w:rPr>
        <w:t>=9.000）是症状群间的次要桥梁症状，见图2</w:t>
      </w:r>
      <w:r>
        <w:rPr>
          <w:rFonts w:hint="eastAsia" w:ascii="Times New Roman" w:hAnsi="Times New Roman" w:eastAsia="宋体" w:cs="Times New Roman"/>
          <w:snapToGrid w:val="0"/>
          <w:spacing w:val="-3"/>
          <w:kern w:val="0"/>
          <w:szCs w:val="21"/>
        </w:rPr>
        <w:t>、表4</w:t>
      </w:r>
      <w:r>
        <w:rPr>
          <w:rFonts w:ascii="Times New Roman" w:hAnsi="Times New Roman" w:eastAsia="宋体" w:cs="Times New Roman"/>
          <w:snapToGrid w:val="0"/>
          <w:spacing w:val="-3"/>
          <w:kern w:val="0"/>
          <w:szCs w:val="21"/>
        </w:rPr>
        <w:t>。（</w:t>
      </w:r>
      <w:r>
        <w:rPr>
          <w:rFonts w:ascii="Times New Roman" w:hAnsi="Times New Roman" w:eastAsia="宋体" w:cs="Times New Roman"/>
          <w:b/>
          <w:bCs/>
          <w:snapToGrid w:val="0"/>
          <w:spacing w:val="-3"/>
          <w:kern w:val="0"/>
          <w:szCs w:val="21"/>
        </w:rPr>
        <w:t>3）网络稳定性和准确性估计</w:t>
      </w:r>
      <w:r>
        <w:rPr>
          <w:rFonts w:hint="eastAsia" w:ascii="Times New Roman" w:hAnsi="Times New Roman" w:cs="Times New Roman"/>
          <w:b/>
          <w:bCs/>
          <w:snapToGrid w:val="0"/>
          <w:spacing w:val="-3"/>
          <w:kern w:val="0"/>
          <w:szCs w:val="21"/>
        </w:rPr>
        <w:t>。</w:t>
      </w:r>
      <w:r>
        <w:rPr>
          <w:rFonts w:ascii="Times New Roman" w:hAnsi="Times New Roman" w:cs="Times New Roman"/>
          <w:b/>
          <w:bCs/>
          <w:snapToGrid w:val="0"/>
          <w:spacing w:val="-3"/>
          <w:kern w:val="0"/>
          <w:szCs w:val="21"/>
        </w:rPr>
        <w:fldChar w:fldCharType="begin"/>
      </w:r>
      <w:r>
        <w:rPr>
          <w:rFonts w:ascii="Times New Roman" w:hAnsi="Times New Roman" w:cs="Times New Roman"/>
          <w:b/>
          <w:bCs/>
          <w:snapToGrid w:val="0"/>
          <w:spacing w:val="-3"/>
          <w:kern w:val="0"/>
          <w:szCs w:val="21"/>
        </w:rPr>
        <w:instrText xml:space="preserve"> </w:instrText>
      </w:r>
      <w:r>
        <w:rPr>
          <w:rFonts w:hint="eastAsia" w:ascii="Times New Roman" w:hAnsi="Times New Roman" w:cs="Times New Roman"/>
          <w:b/>
          <w:bCs/>
          <w:snapToGrid w:val="0"/>
          <w:spacing w:val="-3"/>
          <w:kern w:val="0"/>
          <w:szCs w:val="21"/>
        </w:rPr>
        <w:instrText xml:space="preserve">= 1 \* GB3</w:instrText>
      </w:r>
      <w:r>
        <w:rPr>
          <w:rFonts w:ascii="Times New Roman" w:hAnsi="Times New Roman" w:cs="Times New Roman"/>
          <w:b/>
          <w:bCs/>
          <w:snapToGrid w:val="0"/>
          <w:spacing w:val="-3"/>
          <w:kern w:val="0"/>
          <w:szCs w:val="21"/>
        </w:rPr>
        <w:instrText xml:space="preserve"> </w:instrText>
      </w:r>
      <w:r>
        <w:rPr>
          <w:rFonts w:ascii="Times New Roman" w:hAnsi="Times New Roman" w:cs="Times New Roman"/>
          <w:b/>
          <w:bCs/>
          <w:snapToGrid w:val="0"/>
          <w:spacing w:val="-3"/>
          <w:kern w:val="0"/>
          <w:szCs w:val="21"/>
        </w:rPr>
        <w:fldChar w:fldCharType="separate"/>
      </w:r>
      <w:r>
        <w:rPr>
          <w:rFonts w:hint="eastAsia" w:ascii="Times New Roman" w:hAnsi="Times New Roman" w:cs="Times New Roman"/>
          <w:b/>
          <w:bCs/>
          <w:snapToGrid w:val="0"/>
          <w:spacing w:val="-3"/>
          <w:kern w:val="0"/>
          <w:szCs w:val="21"/>
        </w:rPr>
        <w:t>①</w:t>
      </w:r>
      <w:r>
        <w:rPr>
          <w:rFonts w:ascii="Times New Roman" w:hAnsi="Times New Roman" w:cs="Times New Roman"/>
          <w:b/>
          <w:bCs/>
          <w:snapToGrid w:val="0"/>
          <w:spacing w:val="-3"/>
          <w:kern w:val="0"/>
          <w:szCs w:val="21"/>
        </w:rPr>
        <w:fldChar w:fldCharType="end"/>
      </w:r>
      <w:r>
        <w:rPr>
          <w:rFonts w:ascii="Times New Roman" w:hAnsi="Times New Roman" w:eastAsia="宋体" w:cs="Times New Roman"/>
          <w:szCs w:val="21"/>
        </w:rPr>
        <w:t>稳定性：多数边的Bootstrap权重均值分布集中、置信区间较窄，边结构稳定性良好，见图3。紧密度指标稳健性较强；强度、中介度指标虽局部波动，但核心节点稳定性符合要求，见图4。</w:t>
      </w:r>
      <w:r>
        <w:rPr>
          <w:rFonts w:ascii="Times New Roman" w:hAnsi="Times New Roman" w:eastAsia="宋体" w:cs="Times New Roman"/>
          <w:szCs w:val="21"/>
        </w:rPr>
        <w:fldChar w:fldCharType="begin"/>
      </w:r>
      <w:r>
        <w:rPr>
          <w:rFonts w:ascii="Times New Roman" w:hAnsi="Times New Roman" w:eastAsia="宋体" w:cs="Times New Roman"/>
          <w:szCs w:val="21"/>
        </w:rPr>
        <w:instrText xml:space="preserve"> </w:instrText>
      </w:r>
      <w:r>
        <w:rPr>
          <w:rFonts w:hint="eastAsia" w:ascii="Times New Roman" w:hAnsi="Times New Roman" w:eastAsia="宋体" w:cs="Times New Roman"/>
          <w:szCs w:val="21"/>
        </w:rPr>
        <w:instrText xml:space="preserve">= 2 \* GB3</w:instrText>
      </w:r>
      <w:r>
        <w:rPr>
          <w:rFonts w:ascii="Times New Roman" w:hAnsi="Times New Roman" w:eastAsia="宋体" w:cs="Times New Roman"/>
          <w:szCs w:val="21"/>
        </w:rPr>
        <w:instrText xml:space="preserve"> </w:instrText>
      </w:r>
      <w:r>
        <w:rPr>
          <w:rFonts w:ascii="Times New Roman" w:hAnsi="Times New Roman" w:eastAsia="宋体" w:cs="Times New Roman"/>
          <w:szCs w:val="21"/>
        </w:rPr>
        <w:fldChar w:fldCharType="separate"/>
      </w:r>
      <w:r>
        <w:rPr>
          <w:rFonts w:hint="eastAsia" w:ascii="Times New Roman" w:hAnsi="Times New Roman" w:eastAsia="宋体" w:cs="Times New Roman"/>
          <w:szCs w:val="21"/>
        </w:rPr>
        <w:t>②</w:t>
      </w:r>
      <w:r>
        <w:rPr>
          <w:rFonts w:ascii="Times New Roman" w:hAnsi="Times New Roman" w:eastAsia="宋体" w:cs="Times New Roman"/>
          <w:szCs w:val="21"/>
        </w:rPr>
        <w:fldChar w:fldCharType="end"/>
      </w:r>
      <w:r>
        <w:rPr>
          <w:rFonts w:ascii="Times New Roman" w:hAnsi="Times New Roman" w:eastAsia="宋体" w:cs="Times New Roman"/>
          <w:szCs w:val="21"/>
        </w:rPr>
        <w:t>准确性：边权重的Bootstrap置信区间多数＜0.5</w:t>
      </w:r>
      <w:r>
        <w:rPr>
          <w:rFonts w:hint="eastAsia" w:ascii="Times New Roman" w:hAnsi="Times New Roman" w:eastAsia="宋体" w:cs="Times New Roman"/>
          <w:szCs w:val="21"/>
        </w:rPr>
        <w:t>00</w:t>
      </w:r>
      <w:r>
        <w:rPr>
          <w:rFonts w:ascii="Times New Roman" w:hAnsi="Times New Roman" w:eastAsia="宋体" w:cs="Times New Roman"/>
          <w:szCs w:val="21"/>
        </w:rPr>
        <w:t>，核心边权重与原始样本高度一致，网络结构准确性可靠。</w:t>
      </w:r>
    </w:p>
    <w:p w14:paraId="7CC8B8B6">
      <w:pPr>
        <w:adjustRightInd w:val="0"/>
        <w:snapToGrid w:val="0"/>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4495165" cy="3399155"/>
            <wp:effectExtent l="0" t="0" r="635" b="6985"/>
            <wp:docPr id="4" name="图片 4" descr="C:/Users/yulin/Desktop/前列腺癌网络分析/R/1(1).p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yulin/Desktop/前列腺癌网络分析/R/1(1).png1(1)"/>
                    <pic:cNvPicPr>
                      <a:picLocks noChangeAspect="1"/>
                    </pic:cNvPicPr>
                  </pic:nvPicPr>
                  <pic:blipFill>
                    <a:blip r:embed="rId5"/>
                    <a:srcRect t="14" b="14"/>
                    <a:stretch>
                      <a:fillRect/>
                    </a:stretch>
                  </pic:blipFill>
                  <pic:spPr>
                    <a:xfrm>
                      <a:off x="0" y="0"/>
                      <a:ext cx="4495165" cy="3399155"/>
                    </a:xfrm>
                    <a:prstGeom prst="rect">
                      <a:avLst/>
                    </a:prstGeom>
                  </pic:spPr>
                </pic:pic>
              </a:graphicData>
            </a:graphic>
          </wp:inline>
        </w:drawing>
      </w:r>
    </w:p>
    <w:p w14:paraId="3B6321C4">
      <w:pPr>
        <w:adjustRightInd w:val="0"/>
        <w:snapToGrid w:val="0"/>
        <w:ind w:firstLine="420" w:firstLineChars="200"/>
        <w:jc w:val="left"/>
        <w:rPr>
          <w:rFonts w:ascii="Times New Roman" w:hAnsi="Times New Roman" w:eastAsia="宋体" w:cs="Times New Roman"/>
          <w:szCs w:val="21"/>
        </w:rPr>
      </w:pPr>
      <w:r>
        <w:rPr>
          <w:rFonts w:hint="eastAsia" w:ascii="Times New Roman" w:hAnsi="Times New Roman" w:cs="Times New Roman"/>
          <w:szCs w:val="21"/>
        </w:rPr>
        <w:t>注：A1为尿急；A2为尿失禁；A3为尿频；A4为夜尿；B1为失眠；B2为疲倦；C1为排尿困难；C2为尿不尽感；C3为勃起功能障碍。</w:t>
      </w:r>
    </w:p>
    <w:p w14:paraId="65133B96">
      <w:pPr>
        <w:pStyle w:val="34"/>
        <w:snapToGrid w:val="0"/>
        <w:spacing w:before="0" w:line="240" w:lineRule="auto"/>
        <w:ind w:left="0" w:firstLine="402" w:firstLineChars="200"/>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图1 </w:t>
      </w:r>
      <w:r>
        <w:rPr>
          <w:rFonts w:hint="eastAsia" w:ascii="Times New Roman" w:hAnsi="Times New Roman" w:cs="Times New Roman"/>
          <w:color w:val="auto"/>
          <w:sz w:val="21"/>
          <w:szCs w:val="21"/>
        </w:rPr>
        <w:t xml:space="preserve"> </w:t>
      </w:r>
      <w:r>
        <w:rPr>
          <w:rFonts w:ascii="Times New Roman" w:hAnsi="Times New Roman" w:cs="Times New Roman"/>
          <w:b w:val="0"/>
          <w:color w:val="auto"/>
          <w:spacing w:val="1"/>
          <w:sz w:val="21"/>
          <w:szCs w:val="21"/>
        </w:rPr>
        <w:t>前列腺癌根治术后稳定期患者</w:t>
      </w:r>
      <w:r>
        <w:rPr>
          <w:rFonts w:hint="eastAsia" w:ascii="Times New Roman" w:hAnsi="Times New Roman" w:cs="Times New Roman"/>
          <w:b w:val="0"/>
          <w:bCs w:val="0"/>
          <w:color w:val="auto"/>
          <w:sz w:val="21"/>
          <w:szCs w:val="21"/>
        </w:rPr>
        <w:t>症状网络可视化图</w:t>
      </w:r>
      <w:bookmarkStart w:id="58" w:name="pindex309"/>
      <w:bookmarkEnd w:id="58"/>
    </w:p>
    <w:p w14:paraId="2DE1CC19">
      <w:pPr>
        <w:pStyle w:val="12"/>
        <w:widowControl/>
        <w:snapToGrid w:val="0"/>
        <w:spacing w:before="0" w:line="240" w:lineRule="auto"/>
        <w:ind w:left="0" w:firstLine="424" w:firstLineChars="200"/>
        <w:rPr>
          <w:rFonts w:ascii="Times New Roman" w:hAnsi="Times New Roman"/>
          <w:szCs w:val="21"/>
        </w:rPr>
      </w:pPr>
      <w:bookmarkStart w:id="59" w:name="_Toc18956"/>
      <w:bookmarkStart w:id="60" w:name="_Toc5801"/>
    </w:p>
    <w:bookmarkEnd w:id="59"/>
    <w:bookmarkEnd w:id="60"/>
    <w:p w14:paraId="4A5FB66B">
      <w:pPr>
        <w:pStyle w:val="12"/>
        <w:widowControl/>
        <w:snapToGrid w:val="0"/>
        <w:spacing w:before="0" w:line="240" w:lineRule="auto"/>
        <w:ind w:left="0" w:firstLine="0"/>
        <w:rPr>
          <w:rFonts w:ascii="Times New Roman" w:hAnsi="Times New Roman"/>
          <w:snapToGrid w:val="0"/>
          <w:spacing w:val="-3"/>
          <w:kern w:val="0"/>
          <w:szCs w:val="21"/>
        </w:rPr>
      </w:pPr>
    </w:p>
    <w:p w14:paraId="54E610D2">
      <w:pPr>
        <w:adjustRightInd w:val="0"/>
        <w:snapToGrid w:val="0"/>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4658360" cy="3005455"/>
            <wp:effectExtent l="0" t="0" r="0" b="0"/>
            <wp:docPr id="16" name="图片 16" descr="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1)(1)"/>
                    <pic:cNvPicPr>
                      <a:picLocks noChangeAspect="1"/>
                    </pic:cNvPicPr>
                  </pic:nvPicPr>
                  <pic:blipFill>
                    <a:blip r:embed="rId6"/>
                    <a:srcRect l="11422"/>
                    <a:stretch>
                      <a:fillRect/>
                    </a:stretch>
                  </pic:blipFill>
                  <pic:spPr>
                    <a:xfrm>
                      <a:off x="0" y="0"/>
                      <a:ext cx="4658360" cy="3005455"/>
                    </a:xfrm>
                    <a:prstGeom prst="rect">
                      <a:avLst/>
                    </a:prstGeom>
                  </pic:spPr>
                </pic:pic>
              </a:graphicData>
            </a:graphic>
          </wp:inline>
        </w:drawing>
      </w:r>
    </w:p>
    <w:p w14:paraId="19201BFD">
      <w:pPr>
        <w:pStyle w:val="34"/>
        <w:snapToGrid w:val="0"/>
        <w:spacing w:before="0" w:line="240" w:lineRule="auto"/>
        <w:ind w:left="0" w:firstLine="402" w:firstLineChars="200"/>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图2 </w:t>
      </w:r>
      <w:r>
        <w:rPr>
          <w:rFonts w:hint="eastAsia" w:ascii="Times New Roman" w:hAnsi="Times New Roman" w:cs="Times New Roman"/>
          <w:color w:val="auto"/>
          <w:sz w:val="21"/>
          <w:szCs w:val="21"/>
        </w:rPr>
        <w:t xml:space="preserve">  </w:t>
      </w:r>
      <w:r>
        <w:rPr>
          <w:rFonts w:ascii="Times New Roman" w:hAnsi="Times New Roman" w:cs="Times New Roman"/>
          <w:b w:val="0"/>
          <w:color w:val="auto"/>
          <w:spacing w:val="1"/>
          <w:sz w:val="21"/>
          <w:szCs w:val="21"/>
        </w:rPr>
        <w:t>前列腺癌根治术后稳定期患者</w:t>
      </w:r>
      <w:r>
        <w:rPr>
          <w:rFonts w:hint="eastAsia" w:ascii="Times New Roman" w:hAnsi="Times New Roman" w:cs="Times New Roman"/>
          <w:b w:val="0"/>
          <w:bCs w:val="0"/>
          <w:color w:val="auto"/>
          <w:sz w:val="21"/>
          <w:szCs w:val="21"/>
        </w:rPr>
        <w:t>症状网络中心性指标</w:t>
      </w:r>
      <w:bookmarkStart w:id="61" w:name="pindex313"/>
      <w:bookmarkEnd w:id="61"/>
    </w:p>
    <w:p w14:paraId="7FDE6843">
      <w:pPr>
        <w:pStyle w:val="35"/>
        <w:snapToGrid w:val="0"/>
        <w:spacing w:before="0" w:line="240" w:lineRule="auto"/>
        <w:ind w:left="0" w:firstLine="418" w:firstLineChars="200"/>
        <w:rPr>
          <w:rFonts w:ascii="Times New Roman" w:hAnsi="Times New Roman" w:cs="Times New Roman"/>
          <w:color w:val="auto"/>
        </w:rPr>
      </w:pPr>
      <w:bookmarkStart w:id="62" w:name="_Toc2548"/>
      <w:bookmarkStart w:id="63" w:name="_Toc20439"/>
    </w:p>
    <w:p w14:paraId="1252CAC1">
      <w:pPr>
        <w:pStyle w:val="35"/>
        <w:snapToGrid w:val="0"/>
        <w:spacing w:before="0" w:line="240" w:lineRule="auto"/>
        <w:ind w:left="0" w:firstLine="418" w:firstLineChars="200"/>
        <w:jc w:val="center"/>
        <w:rPr>
          <w:rFonts w:ascii="Times New Roman" w:hAnsi="Times New Roman" w:cs="Times New Roman"/>
          <w:color w:val="auto"/>
        </w:rPr>
      </w:pPr>
      <w:r>
        <w:rPr>
          <w:rFonts w:ascii="Times New Roman" w:hAnsi="Times New Roman" w:cs="Times New Roman"/>
          <w:color w:val="auto"/>
        </w:rPr>
        <w:t xml:space="preserve">表4 </w:t>
      </w:r>
      <w:r>
        <w:rPr>
          <w:rFonts w:hint="eastAsia" w:ascii="Times New Roman" w:hAnsi="Times New Roman" w:cs="Times New Roman"/>
          <w:color w:val="auto"/>
        </w:rPr>
        <w:t xml:space="preserve"> </w:t>
      </w:r>
      <w:r>
        <w:rPr>
          <w:rFonts w:ascii="Times New Roman" w:hAnsi="Times New Roman" w:cs="Times New Roman"/>
          <w:b w:val="0"/>
          <w:color w:val="auto"/>
          <w:spacing w:val="1"/>
        </w:rPr>
        <w:t>前列腺癌根治术后稳定期患者</w:t>
      </w:r>
      <w:r>
        <w:rPr>
          <w:rFonts w:hint="eastAsia" w:ascii="Times New Roman" w:hAnsi="Times New Roman" w:cs="Times New Roman"/>
          <w:b w:val="0"/>
          <w:bCs w:val="0"/>
          <w:color w:val="auto"/>
        </w:rPr>
        <w:t>症状网络中心性指标</w:t>
      </w:r>
      <w:bookmarkStart w:id="64" w:name="pindex315"/>
      <w:bookmarkEnd w:id="64"/>
    </w:p>
    <w:tbl>
      <w:tblPr>
        <w:tblStyle w:val="23"/>
        <w:tblW w:w="84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0"/>
        <w:gridCol w:w="2034"/>
        <w:gridCol w:w="2034"/>
        <w:gridCol w:w="2034"/>
      </w:tblGrid>
      <w:tr w14:paraId="29369CCA">
        <w:trPr>
          <w:tblHeader/>
          <w:jc w:val="center"/>
        </w:trPr>
        <w:tc>
          <w:tcPr>
            <w:tcW w:w="2370" w:type="dxa"/>
            <w:tcBorders>
              <w:left w:val="nil"/>
              <w:bottom w:val="single" w:color="auto" w:sz="4" w:space="0"/>
              <w:right w:val="nil"/>
              <w:tl2br w:val="nil"/>
            </w:tcBorders>
            <w:shd w:val="clear" w:color="auto" w:fill="FFFFFF"/>
            <w:vAlign w:val="center"/>
          </w:tcPr>
          <w:p w14:paraId="0D38FDB2">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项目</w:t>
            </w:r>
          </w:p>
        </w:tc>
        <w:tc>
          <w:tcPr>
            <w:tcW w:w="2034" w:type="dxa"/>
            <w:tcBorders>
              <w:left w:val="nil"/>
              <w:bottom w:val="single" w:color="auto" w:sz="4" w:space="0"/>
              <w:right w:val="nil"/>
            </w:tcBorders>
            <w:shd w:val="clear" w:color="auto" w:fill="FFFFFF"/>
            <w:vAlign w:val="center"/>
          </w:tcPr>
          <w:p w14:paraId="5E695640">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强度中心性</w:t>
            </w:r>
          </w:p>
        </w:tc>
        <w:tc>
          <w:tcPr>
            <w:tcW w:w="2034" w:type="dxa"/>
            <w:tcBorders>
              <w:left w:val="nil"/>
              <w:bottom w:val="single" w:color="auto" w:sz="4" w:space="0"/>
              <w:right w:val="nil"/>
            </w:tcBorders>
            <w:shd w:val="clear" w:color="auto" w:fill="FFFFFF"/>
            <w:vAlign w:val="center"/>
          </w:tcPr>
          <w:p w14:paraId="0A1EC51F">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中介中心性</w:t>
            </w:r>
          </w:p>
        </w:tc>
        <w:tc>
          <w:tcPr>
            <w:tcW w:w="2034" w:type="dxa"/>
            <w:tcBorders>
              <w:left w:val="nil"/>
              <w:bottom w:val="single" w:color="auto" w:sz="4" w:space="0"/>
              <w:right w:val="nil"/>
            </w:tcBorders>
            <w:shd w:val="clear" w:color="auto" w:fill="FFFFFF"/>
            <w:vAlign w:val="center"/>
          </w:tcPr>
          <w:p w14:paraId="597CF101">
            <w:pPr>
              <w:adjustRightInd w:val="0"/>
              <w:snapToGrid w:val="0"/>
              <w:jc w:val="center"/>
              <w:rPr>
                <w:rFonts w:ascii="Times New Roman" w:hAnsi="Times New Roman" w:eastAsia="宋体" w:cs="Times New Roman"/>
                <w:bCs/>
                <w:szCs w:val="21"/>
              </w:rPr>
            </w:pPr>
            <w:r>
              <w:rPr>
                <w:rFonts w:hint="eastAsia" w:ascii="Times New Roman" w:hAnsi="Times New Roman" w:eastAsia="宋体" w:cs="Times New Roman"/>
                <w:bCs/>
                <w:szCs w:val="21"/>
              </w:rPr>
              <w:t>接近中心性</w:t>
            </w:r>
          </w:p>
        </w:tc>
      </w:tr>
      <w:tr w14:paraId="14FD3AB0">
        <w:trPr>
          <w:jc w:val="center"/>
        </w:trPr>
        <w:tc>
          <w:tcPr>
            <w:tcW w:w="2370" w:type="dxa"/>
            <w:tcBorders>
              <w:top w:val="single" w:color="auto" w:sz="4" w:space="0"/>
              <w:left w:val="nil"/>
              <w:bottom w:val="nil"/>
              <w:right w:val="nil"/>
            </w:tcBorders>
            <w:shd w:val="clear" w:color="auto" w:fill="FFFFFF"/>
            <w:vAlign w:val="center"/>
          </w:tcPr>
          <w:p w14:paraId="2F29BAAA">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尿急</w:t>
            </w:r>
          </w:p>
        </w:tc>
        <w:tc>
          <w:tcPr>
            <w:tcW w:w="2034" w:type="dxa"/>
            <w:tcBorders>
              <w:top w:val="single" w:color="auto" w:sz="4" w:space="0"/>
              <w:left w:val="nil"/>
              <w:bottom w:val="nil"/>
              <w:right w:val="nil"/>
            </w:tcBorders>
            <w:shd w:val="clear" w:color="auto" w:fill="FFFFFF"/>
            <w:vAlign w:val="center"/>
          </w:tcPr>
          <w:p w14:paraId="6EEAD7F5">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1.184</w:t>
            </w:r>
          </w:p>
        </w:tc>
        <w:tc>
          <w:tcPr>
            <w:tcW w:w="2034" w:type="dxa"/>
            <w:tcBorders>
              <w:top w:val="single" w:color="auto" w:sz="4" w:space="0"/>
              <w:left w:val="nil"/>
              <w:bottom w:val="nil"/>
              <w:right w:val="nil"/>
            </w:tcBorders>
            <w:shd w:val="clear" w:color="auto" w:fill="FFFFFF"/>
            <w:vAlign w:val="center"/>
          </w:tcPr>
          <w:p w14:paraId="426BC7CB">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11.000</w:t>
            </w:r>
          </w:p>
        </w:tc>
        <w:tc>
          <w:tcPr>
            <w:tcW w:w="2034" w:type="dxa"/>
            <w:tcBorders>
              <w:top w:val="single" w:color="auto" w:sz="4" w:space="0"/>
              <w:left w:val="nil"/>
              <w:bottom w:val="nil"/>
              <w:right w:val="nil"/>
            </w:tcBorders>
            <w:shd w:val="clear" w:color="auto" w:fill="FFFFFF"/>
            <w:vAlign w:val="center"/>
          </w:tcPr>
          <w:p w14:paraId="3BDC7EE7">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0.008</w:t>
            </w:r>
          </w:p>
        </w:tc>
      </w:tr>
      <w:tr w14:paraId="68A6C250">
        <w:trPr>
          <w:jc w:val="center"/>
        </w:trPr>
        <w:tc>
          <w:tcPr>
            <w:tcW w:w="2370" w:type="dxa"/>
            <w:tcBorders>
              <w:top w:val="nil"/>
              <w:left w:val="nil"/>
              <w:bottom w:val="nil"/>
              <w:right w:val="nil"/>
            </w:tcBorders>
            <w:shd w:val="clear" w:color="auto" w:fill="FFFFFF"/>
            <w:vAlign w:val="center"/>
          </w:tcPr>
          <w:p w14:paraId="51C13273">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尿失禁</w:t>
            </w:r>
          </w:p>
        </w:tc>
        <w:tc>
          <w:tcPr>
            <w:tcW w:w="2034" w:type="dxa"/>
            <w:tcBorders>
              <w:top w:val="nil"/>
              <w:left w:val="nil"/>
              <w:bottom w:val="nil"/>
              <w:right w:val="nil"/>
            </w:tcBorders>
            <w:shd w:val="clear" w:color="auto" w:fill="FFFFFF"/>
            <w:vAlign w:val="center"/>
          </w:tcPr>
          <w:p w14:paraId="7BB94EAC">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1.004</w:t>
            </w:r>
          </w:p>
        </w:tc>
        <w:tc>
          <w:tcPr>
            <w:tcW w:w="2034" w:type="dxa"/>
            <w:tcBorders>
              <w:top w:val="nil"/>
              <w:left w:val="nil"/>
              <w:bottom w:val="nil"/>
              <w:right w:val="nil"/>
            </w:tcBorders>
            <w:shd w:val="clear" w:color="auto" w:fill="FFFFFF"/>
            <w:vAlign w:val="center"/>
          </w:tcPr>
          <w:p w14:paraId="0F0C2814">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11.000</w:t>
            </w:r>
          </w:p>
        </w:tc>
        <w:tc>
          <w:tcPr>
            <w:tcW w:w="2034" w:type="dxa"/>
            <w:tcBorders>
              <w:top w:val="nil"/>
              <w:left w:val="nil"/>
              <w:bottom w:val="nil"/>
              <w:right w:val="nil"/>
            </w:tcBorders>
            <w:shd w:val="clear" w:color="auto" w:fill="FFFFFF"/>
            <w:vAlign w:val="center"/>
          </w:tcPr>
          <w:p w14:paraId="606A4A06">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0.008</w:t>
            </w:r>
          </w:p>
        </w:tc>
      </w:tr>
      <w:tr w14:paraId="672C444F">
        <w:trPr>
          <w:jc w:val="center"/>
        </w:trPr>
        <w:tc>
          <w:tcPr>
            <w:tcW w:w="2370" w:type="dxa"/>
            <w:tcBorders>
              <w:top w:val="nil"/>
              <w:left w:val="nil"/>
              <w:bottom w:val="nil"/>
              <w:right w:val="nil"/>
            </w:tcBorders>
            <w:shd w:val="clear" w:color="auto" w:fill="FFFFFF"/>
            <w:vAlign w:val="center"/>
          </w:tcPr>
          <w:p w14:paraId="607953BF">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尿频</w:t>
            </w:r>
          </w:p>
        </w:tc>
        <w:tc>
          <w:tcPr>
            <w:tcW w:w="2034" w:type="dxa"/>
            <w:tcBorders>
              <w:top w:val="nil"/>
              <w:left w:val="nil"/>
              <w:bottom w:val="nil"/>
              <w:right w:val="nil"/>
            </w:tcBorders>
            <w:shd w:val="clear" w:color="auto" w:fill="FFFFFF"/>
            <w:vAlign w:val="center"/>
          </w:tcPr>
          <w:p w14:paraId="298EBAAD">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0.786</w:t>
            </w:r>
          </w:p>
        </w:tc>
        <w:tc>
          <w:tcPr>
            <w:tcW w:w="2034" w:type="dxa"/>
            <w:tcBorders>
              <w:top w:val="nil"/>
              <w:left w:val="nil"/>
              <w:bottom w:val="nil"/>
              <w:right w:val="nil"/>
            </w:tcBorders>
            <w:shd w:val="clear" w:color="auto" w:fill="FFFFFF"/>
            <w:vAlign w:val="center"/>
          </w:tcPr>
          <w:p w14:paraId="639C5517">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3.000</w:t>
            </w:r>
          </w:p>
        </w:tc>
        <w:tc>
          <w:tcPr>
            <w:tcW w:w="2034" w:type="dxa"/>
            <w:tcBorders>
              <w:top w:val="nil"/>
              <w:left w:val="nil"/>
              <w:bottom w:val="nil"/>
              <w:right w:val="nil"/>
            </w:tcBorders>
            <w:shd w:val="clear" w:color="auto" w:fill="FFFFFF"/>
            <w:vAlign w:val="center"/>
          </w:tcPr>
          <w:p w14:paraId="7F792FD0">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0.008</w:t>
            </w:r>
          </w:p>
        </w:tc>
      </w:tr>
      <w:tr w14:paraId="40D22EE7">
        <w:trPr>
          <w:jc w:val="center"/>
        </w:trPr>
        <w:tc>
          <w:tcPr>
            <w:tcW w:w="2370" w:type="dxa"/>
            <w:tcBorders>
              <w:top w:val="nil"/>
              <w:left w:val="nil"/>
              <w:bottom w:val="nil"/>
              <w:right w:val="nil"/>
            </w:tcBorders>
            <w:shd w:val="clear" w:color="auto" w:fill="FFFFFF"/>
            <w:vAlign w:val="center"/>
          </w:tcPr>
          <w:p w14:paraId="28456D62">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夜尿</w:t>
            </w:r>
          </w:p>
        </w:tc>
        <w:tc>
          <w:tcPr>
            <w:tcW w:w="2034" w:type="dxa"/>
            <w:tcBorders>
              <w:top w:val="nil"/>
              <w:left w:val="nil"/>
              <w:bottom w:val="nil"/>
              <w:right w:val="nil"/>
            </w:tcBorders>
            <w:shd w:val="clear" w:color="auto" w:fill="FFFFFF"/>
            <w:vAlign w:val="center"/>
          </w:tcPr>
          <w:p w14:paraId="0A82048C">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0.672</w:t>
            </w:r>
          </w:p>
        </w:tc>
        <w:tc>
          <w:tcPr>
            <w:tcW w:w="2034" w:type="dxa"/>
            <w:tcBorders>
              <w:top w:val="nil"/>
              <w:left w:val="nil"/>
              <w:bottom w:val="nil"/>
              <w:right w:val="nil"/>
            </w:tcBorders>
            <w:shd w:val="clear" w:color="auto" w:fill="FFFFFF"/>
            <w:vAlign w:val="center"/>
          </w:tcPr>
          <w:p w14:paraId="38F52E53">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7.000</w:t>
            </w:r>
          </w:p>
        </w:tc>
        <w:tc>
          <w:tcPr>
            <w:tcW w:w="2034" w:type="dxa"/>
            <w:tcBorders>
              <w:top w:val="nil"/>
              <w:left w:val="nil"/>
              <w:bottom w:val="nil"/>
              <w:right w:val="nil"/>
            </w:tcBorders>
            <w:shd w:val="clear" w:color="auto" w:fill="FFFFFF"/>
            <w:vAlign w:val="center"/>
          </w:tcPr>
          <w:p w14:paraId="30FEFA39">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0.007</w:t>
            </w:r>
          </w:p>
        </w:tc>
      </w:tr>
      <w:tr w14:paraId="06765BE7">
        <w:trPr>
          <w:jc w:val="center"/>
        </w:trPr>
        <w:tc>
          <w:tcPr>
            <w:tcW w:w="2370" w:type="dxa"/>
            <w:tcBorders>
              <w:top w:val="nil"/>
              <w:left w:val="nil"/>
              <w:bottom w:val="nil"/>
              <w:right w:val="nil"/>
            </w:tcBorders>
            <w:shd w:val="clear" w:color="auto" w:fill="FFFFFF"/>
            <w:vAlign w:val="center"/>
          </w:tcPr>
          <w:p w14:paraId="5A5E37B9">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失眠</w:t>
            </w:r>
          </w:p>
        </w:tc>
        <w:tc>
          <w:tcPr>
            <w:tcW w:w="2034" w:type="dxa"/>
            <w:tcBorders>
              <w:top w:val="nil"/>
              <w:left w:val="nil"/>
              <w:bottom w:val="nil"/>
              <w:right w:val="nil"/>
            </w:tcBorders>
            <w:shd w:val="clear" w:color="auto" w:fill="FFFFFF"/>
            <w:vAlign w:val="center"/>
          </w:tcPr>
          <w:p w14:paraId="6B8C8BF2">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0.268</w:t>
            </w:r>
          </w:p>
        </w:tc>
        <w:tc>
          <w:tcPr>
            <w:tcW w:w="2034" w:type="dxa"/>
            <w:tcBorders>
              <w:top w:val="nil"/>
              <w:left w:val="nil"/>
              <w:bottom w:val="nil"/>
              <w:right w:val="nil"/>
            </w:tcBorders>
            <w:shd w:val="clear" w:color="auto" w:fill="FFFFFF"/>
            <w:vAlign w:val="center"/>
          </w:tcPr>
          <w:p w14:paraId="09E1B7A8">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2034" w:type="dxa"/>
            <w:tcBorders>
              <w:top w:val="nil"/>
              <w:left w:val="nil"/>
              <w:bottom w:val="nil"/>
              <w:right w:val="nil"/>
            </w:tcBorders>
            <w:shd w:val="clear" w:color="auto" w:fill="FFFFFF"/>
            <w:vAlign w:val="center"/>
          </w:tcPr>
          <w:p w14:paraId="334F5B82">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0.005</w:t>
            </w:r>
          </w:p>
        </w:tc>
      </w:tr>
      <w:tr w14:paraId="4B7697F1">
        <w:trPr>
          <w:jc w:val="center"/>
        </w:trPr>
        <w:tc>
          <w:tcPr>
            <w:tcW w:w="2370" w:type="dxa"/>
            <w:tcBorders>
              <w:top w:val="nil"/>
              <w:left w:val="nil"/>
              <w:bottom w:val="nil"/>
              <w:right w:val="nil"/>
            </w:tcBorders>
            <w:shd w:val="clear" w:color="auto" w:fill="FFFFFF"/>
            <w:vAlign w:val="center"/>
          </w:tcPr>
          <w:p w14:paraId="05B05FF3">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疲倦</w:t>
            </w:r>
          </w:p>
        </w:tc>
        <w:tc>
          <w:tcPr>
            <w:tcW w:w="2034" w:type="dxa"/>
            <w:tcBorders>
              <w:top w:val="nil"/>
              <w:left w:val="nil"/>
              <w:bottom w:val="nil"/>
              <w:right w:val="nil"/>
            </w:tcBorders>
            <w:shd w:val="clear" w:color="auto" w:fill="FFFFFF"/>
            <w:vAlign w:val="center"/>
          </w:tcPr>
          <w:p w14:paraId="5A5D9523">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0.376</w:t>
            </w:r>
          </w:p>
        </w:tc>
        <w:tc>
          <w:tcPr>
            <w:tcW w:w="2034" w:type="dxa"/>
            <w:tcBorders>
              <w:top w:val="nil"/>
              <w:left w:val="nil"/>
              <w:bottom w:val="nil"/>
              <w:right w:val="nil"/>
            </w:tcBorders>
            <w:shd w:val="clear" w:color="auto" w:fill="FFFFFF"/>
            <w:vAlign w:val="center"/>
          </w:tcPr>
          <w:p w14:paraId="532F51D4">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2.000</w:t>
            </w:r>
          </w:p>
        </w:tc>
        <w:tc>
          <w:tcPr>
            <w:tcW w:w="2034" w:type="dxa"/>
            <w:tcBorders>
              <w:top w:val="nil"/>
              <w:left w:val="nil"/>
              <w:bottom w:val="nil"/>
              <w:right w:val="nil"/>
            </w:tcBorders>
            <w:shd w:val="clear" w:color="auto" w:fill="FFFFFF"/>
            <w:vAlign w:val="center"/>
          </w:tcPr>
          <w:p w14:paraId="5963245B">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0.005</w:t>
            </w:r>
          </w:p>
        </w:tc>
      </w:tr>
      <w:tr w14:paraId="44699324">
        <w:trPr>
          <w:jc w:val="center"/>
        </w:trPr>
        <w:tc>
          <w:tcPr>
            <w:tcW w:w="2370" w:type="dxa"/>
            <w:tcBorders>
              <w:top w:val="nil"/>
              <w:left w:val="nil"/>
              <w:bottom w:val="nil"/>
              <w:right w:val="nil"/>
            </w:tcBorders>
            <w:shd w:val="clear" w:color="auto" w:fill="FFFFFF"/>
            <w:vAlign w:val="center"/>
          </w:tcPr>
          <w:p w14:paraId="1FAFCD12">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排尿困难</w:t>
            </w:r>
          </w:p>
        </w:tc>
        <w:tc>
          <w:tcPr>
            <w:tcW w:w="2034" w:type="dxa"/>
            <w:tcBorders>
              <w:top w:val="nil"/>
              <w:left w:val="nil"/>
              <w:bottom w:val="nil"/>
              <w:right w:val="nil"/>
            </w:tcBorders>
            <w:shd w:val="clear" w:color="auto" w:fill="FFFFFF"/>
            <w:vAlign w:val="center"/>
          </w:tcPr>
          <w:p w14:paraId="365B012F">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0.298</w:t>
            </w:r>
          </w:p>
        </w:tc>
        <w:tc>
          <w:tcPr>
            <w:tcW w:w="2034" w:type="dxa"/>
            <w:tcBorders>
              <w:top w:val="nil"/>
              <w:left w:val="nil"/>
              <w:bottom w:val="nil"/>
              <w:right w:val="nil"/>
            </w:tcBorders>
            <w:shd w:val="clear" w:color="auto" w:fill="FFFFFF"/>
            <w:vAlign w:val="center"/>
          </w:tcPr>
          <w:p w14:paraId="5C493327">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0.000</w:t>
            </w:r>
          </w:p>
        </w:tc>
        <w:tc>
          <w:tcPr>
            <w:tcW w:w="2034" w:type="dxa"/>
            <w:tcBorders>
              <w:top w:val="nil"/>
              <w:left w:val="nil"/>
              <w:bottom w:val="nil"/>
              <w:right w:val="nil"/>
            </w:tcBorders>
            <w:shd w:val="clear" w:color="auto" w:fill="FFFFFF"/>
            <w:vAlign w:val="center"/>
          </w:tcPr>
          <w:p w14:paraId="7F3C3927">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0.006</w:t>
            </w:r>
          </w:p>
        </w:tc>
      </w:tr>
      <w:tr w14:paraId="333C999F">
        <w:trPr>
          <w:jc w:val="center"/>
        </w:trPr>
        <w:tc>
          <w:tcPr>
            <w:tcW w:w="2370" w:type="dxa"/>
            <w:tcBorders>
              <w:top w:val="nil"/>
              <w:left w:val="nil"/>
              <w:bottom w:val="nil"/>
              <w:right w:val="nil"/>
            </w:tcBorders>
            <w:shd w:val="clear" w:color="auto" w:fill="FFFFFF"/>
            <w:vAlign w:val="center"/>
          </w:tcPr>
          <w:p w14:paraId="213E9D3A">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尿不尽感</w:t>
            </w:r>
          </w:p>
        </w:tc>
        <w:tc>
          <w:tcPr>
            <w:tcW w:w="2034" w:type="dxa"/>
            <w:tcBorders>
              <w:top w:val="nil"/>
              <w:left w:val="nil"/>
              <w:bottom w:val="nil"/>
              <w:right w:val="nil"/>
            </w:tcBorders>
            <w:shd w:val="clear" w:color="auto" w:fill="FFFFFF"/>
            <w:vAlign w:val="center"/>
          </w:tcPr>
          <w:p w14:paraId="7A22890B">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0.401</w:t>
            </w:r>
          </w:p>
        </w:tc>
        <w:tc>
          <w:tcPr>
            <w:tcW w:w="2034" w:type="dxa"/>
            <w:tcBorders>
              <w:top w:val="nil"/>
              <w:left w:val="nil"/>
              <w:bottom w:val="nil"/>
              <w:right w:val="nil"/>
            </w:tcBorders>
            <w:shd w:val="clear" w:color="auto" w:fill="FFFFFF"/>
            <w:vAlign w:val="center"/>
          </w:tcPr>
          <w:p w14:paraId="19F05612">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9.000</w:t>
            </w:r>
          </w:p>
        </w:tc>
        <w:tc>
          <w:tcPr>
            <w:tcW w:w="2034" w:type="dxa"/>
            <w:tcBorders>
              <w:top w:val="nil"/>
              <w:left w:val="nil"/>
              <w:bottom w:val="nil"/>
              <w:right w:val="nil"/>
            </w:tcBorders>
            <w:shd w:val="clear" w:color="auto" w:fill="FFFFFF"/>
            <w:vAlign w:val="center"/>
          </w:tcPr>
          <w:p w14:paraId="3422B9BF">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0.007</w:t>
            </w:r>
          </w:p>
        </w:tc>
      </w:tr>
      <w:tr w14:paraId="3C0DF96E">
        <w:trPr>
          <w:jc w:val="center"/>
        </w:trPr>
        <w:tc>
          <w:tcPr>
            <w:tcW w:w="2370" w:type="dxa"/>
            <w:tcBorders>
              <w:top w:val="nil"/>
              <w:left w:val="nil"/>
              <w:right w:val="nil"/>
            </w:tcBorders>
            <w:shd w:val="clear" w:color="auto" w:fill="FFFFFF"/>
            <w:vAlign w:val="center"/>
          </w:tcPr>
          <w:p w14:paraId="36DE3C4F">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勃起功能障碍</w:t>
            </w:r>
          </w:p>
        </w:tc>
        <w:tc>
          <w:tcPr>
            <w:tcW w:w="2034" w:type="dxa"/>
            <w:tcBorders>
              <w:top w:val="nil"/>
              <w:left w:val="nil"/>
              <w:right w:val="nil"/>
            </w:tcBorders>
            <w:shd w:val="clear" w:color="auto" w:fill="FFFFFF"/>
            <w:vAlign w:val="center"/>
          </w:tcPr>
          <w:p w14:paraId="06BC6A7C">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0.174</w:t>
            </w:r>
          </w:p>
        </w:tc>
        <w:tc>
          <w:tcPr>
            <w:tcW w:w="2034" w:type="dxa"/>
            <w:tcBorders>
              <w:top w:val="nil"/>
              <w:left w:val="nil"/>
              <w:right w:val="nil"/>
            </w:tcBorders>
            <w:shd w:val="clear" w:color="auto" w:fill="FFFFFF"/>
            <w:vAlign w:val="center"/>
          </w:tcPr>
          <w:p w14:paraId="054DCAFA">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0.000</w:t>
            </w:r>
          </w:p>
        </w:tc>
        <w:tc>
          <w:tcPr>
            <w:tcW w:w="2034" w:type="dxa"/>
            <w:tcBorders>
              <w:top w:val="nil"/>
              <w:left w:val="nil"/>
              <w:right w:val="nil"/>
            </w:tcBorders>
            <w:shd w:val="clear" w:color="auto" w:fill="FFFFFF"/>
            <w:vAlign w:val="center"/>
          </w:tcPr>
          <w:p w14:paraId="14708794">
            <w:pPr>
              <w:adjustRightInd w:val="0"/>
              <w:snapToGrid w:val="0"/>
              <w:jc w:val="center"/>
              <w:rPr>
                <w:rFonts w:ascii="Times New Roman" w:hAnsi="Times New Roman" w:eastAsia="宋体" w:cs="Times New Roman"/>
                <w:szCs w:val="21"/>
              </w:rPr>
            </w:pPr>
            <w:r>
              <w:rPr>
                <w:rFonts w:ascii="Times New Roman" w:hAnsi="Times New Roman" w:eastAsia="宋体" w:cs="Times New Roman"/>
                <w:szCs w:val="21"/>
              </w:rPr>
              <w:t>0.005</w:t>
            </w:r>
          </w:p>
        </w:tc>
      </w:tr>
      <w:bookmarkEnd w:id="62"/>
      <w:bookmarkEnd w:id="63"/>
    </w:tbl>
    <w:p w14:paraId="7F26C16E">
      <w:pPr>
        <w:pStyle w:val="4"/>
        <w:snapToGrid w:val="0"/>
        <w:spacing w:before="0" w:beforeLines="0" w:after="0" w:afterLines="0" w:line="240" w:lineRule="auto"/>
        <w:ind w:firstLine="408" w:firstLineChars="200"/>
        <w:rPr>
          <w:rFonts w:eastAsia="宋体"/>
          <w:b w:val="0"/>
          <w:snapToGrid w:val="0"/>
          <w:spacing w:val="-3"/>
          <w:kern w:val="0"/>
          <w:sz w:val="21"/>
          <w:szCs w:val="21"/>
        </w:rPr>
      </w:pPr>
    </w:p>
    <w:p w14:paraId="0CD79C50">
      <w:pPr>
        <w:pStyle w:val="12"/>
        <w:widowControl/>
        <w:snapToGrid w:val="0"/>
        <w:spacing w:before="0" w:line="240" w:lineRule="auto"/>
        <w:ind w:left="0" w:firstLine="0"/>
        <w:rPr>
          <w:rFonts w:ascii="Times New Roman" w:hAnsi="Times New Roman"/>
          <w:szCs w:val="21"/>
        </w:rPr>
      </w:pPr>
    </w:p>
    <w:p w14:paraId="46946C93">
      <w:pPr>
        <w:adjustRightInd w:val="0"/>
        <w:snapToGrid w:val="0"/>
        <w:ind w:firstLine="420" w:firstLineChars="200"/>
        <w:jc w:val="left"/>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3655060" cy="6438900"/>
            <wp:effectExtent l="0" t="0" r="0" b="0"/>
            <wp:docPr id="6" name="图片 6" descr="C:/Users/yulin/Desktop/前列腺癌网络分析/R/中文版1(1).png中文版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yulin/Desktop/前列腺癌网络分析/R/中文版1(1).png中文版1(1)"/>
                    <pic:cNvPicPr>
                      <a:picLocks noChangeAspect="1"/>
                    </pic:cNvPicPr>
                  </pic:nvPicPr>
                  <pic:blipFill>
                    <a:blip r:embed="rId7"/>
                    <a:srcRect l="47850" r="-4609"/>
                    <a:stretch>
                      <a:fillRect/>
                    </a:stretch>
                  </pic:blipFill>
                  <pic:spPr>
                    <a:xfrm>
                      <a:off x="0" y="0"/>
                      <a:ext cx="3655060" cy="6438900"/>
                    </a:xfrm>
                    <a:prstGeom prst="rect">
                      <a:avLst/>
                    </a:prstGeom>
                  </pic:spPr>
                </pic:pic>
              </a:graphicData>
            </a:graphic>
          </wp:inline>
        </w:drawing>
      </w:r>
    </w:p>
    <w:p w14:paraId="47161021">
      <w:pPr>
        <w:pStyle w:val="34"/>
        <w:snapToGrid w:val="0"/>
        <w:spacing w:before="0" w:line="240" w:lineRule="auto"/>
        <w:ind w:left="0" w:firstLine="402" w:firstLineChars="200"/>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图3 </w:t>
      </w:r>
      <w:r>
        <w:rPr>
          <w:rFonts w:hint="eastAsia" w:ascii="Times New Roman" w:hAnsi="Times New Roman" w:cs="Times New Roman"/>
          <w:color w:val="auto"/>
          <w:sz w:val="21"/>
          <w:szCs w:val="21"/>
        </w:rPr>
        <w:t xml:space="preserve">  </w:t>
      </w:r>
      <w:r>
        <w:rPr>
          <w:rFonts w:ascii="Times New Roman" w:hAnsi="Times New Roman" w:cs="Times New Roman"/>
          <w:b w:val="0"/>
          <w:color w:val="auto"/>
          <w:spacing w:val="1"/>
          <w:sz w:val="21"/>
          <w:szCs w:val="21"/>
        </w:rPr>
        <w:t>前列腺癌根治术后稳定期患者</w:t>
      </w:r>
      <w:r>
        <w:rPr>
          <w:rFonts w:hint="eastAsia" w:ascii="Times New Roman" w:hAnsi="Times New Roman" w:cs="Times New Roman"/>
          <w:b w:val="0"/>
          <w:bCs w:val="0"/>
          <w:color w:val="auto"/>
          <w:sz w:val="21"/>
          <w:szCs w:val="21"/>
        </w:rPr>
        <w:t>症状网络边权重的</w:t>
      </w:r>
      <w:r>
        <w:rPr>
          <w:rFonts w:ascii="Times New Roman" w:hAnsi="Times New Roman" w:cs="Times New Roman"/>
          <w:b w:val="0"/>
          <w:bCs w:val="0"/>
          <w:color w:val="auto"/>
          <w:sz w:val="21"/>
          <w:szCs w:val="21"/>
        </w:rPr>
        <w:t>Bootstrap</w:t>
      </w:r>
      <w:r>
        <w:rPr>
          <w:rFonts w:hint="eastAsia" w:ascii="Times New Roman" w:hAnsi="Times New Roman" w:cs="Times New Roman"/>
          <w:b w:val="0"/>
          <w:bCs w:val="0"/>
          <w:color w:val="auto"/>
          <w:sz w:val="21"/>
          <w:szCs w:val="21"/>
        </w:rPr>
        <w:t>稳定性曲线</w:t>
      </w:r>
      <w:bookmarkStart w:id="65" w:name="pindex359"/>
      <w:bookmarkEnd w:id="65"/>
    </w:p>
    <w:p w14:paraId="34759BD4">
      <w:pPr>
        <w:pStyle w:val="34"/>
        <w:snapToGrid w:val="0"/>
        <w:spacing w:before="0" w:line="240" w:lineRule="auto"/>
        <w:ind w:left="0" w:firstLine="402" w:firstLineChars="200"/>
        <w:rPr>
          <w:rFonts w:ascii="Times New Roman" w:hAnsi="Times New Roman" w:cs="Times New Roman"/>
          <w:color w:val="auto"/>
          <w:sz w:val="21"/>
          <w:szCs w:val="21"/>
        </w:rPr>
      </w:pPr>
    </w:p>
    <w:p w14:paraId="1EE7E5B1">
      <w:pPr>
        <w:pStyle w:val="34"/>
        <w:snapToGrid w:val="0"/>
        <w:spacing w:before="0" w:line="240" w:lineRule="auto"/>
        <w:ind w:left="0" w:firstLine="402" w:firstLineChars="200"/>
        <w:rPr>
          <w:rFonts w:ascii="Times New Roman" w:hAnsi="Times New Roman" w:cs="Times New Roman"/>
          <w:color w:val="auto"/>
          <w:sz w:val="21"/>
          <w:szCs w:val="21"/>
        </w:rPr>
      </w:pPr>
      <w:r>
        <w:rPr>
          <w:rFonts w:ascii="Times New Roman" w:hAnsi="Times New Roman" w:cs="Times New Roman"/>
          <w:color w:val="auto"/>
          <w:sz w:val="21"/>
          <w:szCs w:val="21"/>
        </w:rPr>
        <w:drawing>
          <wp:anchor distT="0" distB="0" distL="114300" distR="114300" simplePos="0" relativeHeight="251659264" behindDoc="0" locked="0" layoutInCell="1" allowOverlap="1">
            <wp:simplePos x="0" y="0"/>
            <wp:positionH relativeFrom="column">
              <wp:posOffset>0</wp:posOffset>
            </wp:positionH>
            <wp:positionV relativeFrom="paragraph">
              <wp:posOffset>323215</wp:posOffset>
            </wp:positionV>
            <wp:extent cx="5007610" cy="3964940"/>
            <wp:effectExtent l="0" t="0" r="6350" b="5080"/>
            <wp:wrapSquare wrapText="bothSides"/>
            <wp:docPr id="7" name="图片 7" descr="C:/Users/yulin/Desktop/前列腺癌网络分析/R/4(1)(1).png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yulin/Desktop/前列腺癌网络分析/R/4(1)(1).png4(1)(1)"/>
                    <pic:cNvPicPr>
                      <a:picLocks noChangeAspect="1"/>
                    </pic:cNvPicPr>
                  </pic:nvPicPr>
                  <pic:blipFill>
                    <a:blip r:embed="rId8"/>
                    <a:srcRect t="10413" b="10413"/>
                    <a:stretch>
                      <a:fillRect/>
                    </a:stretch>
                  </pic:blipFill>
                  <pic:spPr>
                    <a:xfrm>
                      <a:off x="0" y="0"/>
                      <a:ext cx="5007610" cy="3964940"/>
                    </a:xfrm>
                    <a:prstGeom prst="rect">
                      <a:avLst/>
                    </a:prstGeom>
                  </pic:spPr>
                </pic:pic>
              </a:graphicData>
            </a:graphic>
          </wp:anchor>
        </w:drawing>
      </w:r>
    </w:p>
    <w:p w14:paraId="41636A54">
      <w:pPr>
        <w:pStyle w:val="34"/>
        <w:snapToGrid w:val="0"/>
        <w:spacing w:before="0" w:line="240" w:lineRule="auto"/>
        <w:ind w:left="0" w:firstLine="402" w:firstLineChars="200"/>
        <w:jc w:val="center"/>
        <w:rPr>
          <w:rFonts w:ascii="Times New Roman" w:hAnsi="Times New Roman" w:cs="Times New Roman"/>
          <w:color w:val="auto"/>
          <w:sz w:val="21"/>
          <w:szCs w:val="21"/>
        </w:rPr>
      </w:pPr>
    </w:p>
    <w:p w14:paraId="1DF2E6BE">
      <w:pPr>
        <w:pStyle w:val="34"/>
        <w:snapToGrid w:val="0"/>
        <w:spacing w:before="0" w:line="240" w:lineRule="auto"/>
        <w:ind w:left="0" w:firstLine="400" w:firstLineChars="200"/>
        <w:jc w:val="center"/>
        <w:rPr>
          <w:rFonts w:ascii="Times New Roman" w:hAnsi="Times New Roman" w:cs="Times New Roman"/>
          <w:color w:val="auto"/>
          <w:sz w:val="21"/>
          <w:szCs w:val="21"/>
        </w:rPr>
      </w:pPr>
      <w:r>
        <w:rPr>
          <w:rFonts w:hint="eastAsia" w:ascii="Times New Roman" w:hAnsi="Times New Roman" w:cs="Times New Roman"/>
          <w:b w:val="0"/>
          <w:bCs w:val="0"/>
          <w:color w:val="auto"/>
          <w:sz w:val="21"/>
          <w:szCs w:val="21"/>
        </w:rPr>
        <w:t>注：A1为尿急；A2为尿失禁；A3为尿频；A4为夜尿；B1为失眠；B2为疲倦；C1为排尿困难；C2为尿不尽感；C3为勃起功能障碍。</w:t>
      </w:r>
    </w:p>
    <w:p w14:paraId="0A8AD2C8">
      <w:pPr>
        <w:pStyle w:val="34"/>
        <w:snapToGrid w:val="0"/>
        <w:spacing w:before="0" w:line="240" w:lineRule="auto"/>
        <w:ind w:left="0" w:firstLine="402" w:firstLineChars="200"/>
        <w:jc w:val="center"/>
        <w:rPr>
          <w:rFonts w:ascii="Times New Roman" w:hAnsi="Times New Roman" w:cs="Times New Roman"/>
          <w:color w:val="auto"/>
          <w:sz w:val="21"/>
          <w:szCs w:val="21"/>
        </w:rPr>
      </w:pPr>
      <w:r>
        <w:rPr>
          <w:rFonts w:ascii="Times New Roman" w:hAnsi="Times New Roman" w:cs="Times New Roman"/>
          <w:color w:val="auto"/>
          <w:sz w:val="21"/>
          <w:szCs w:val="21"/>
        </w:rPr>
        <w:t xml:space="preserve">图4 </w:t>
      </w:r>
      <w:r>
        <w:rPr>
          <w:rFonts w:hint="eastAsia" w:ascii="Times New Roman" w:hAnsi="Times New Roman" w:cs="Times New Roman"/>
          <w:color w:val="auto"/>
          <w:sz w:val="21"/>
          <w:szCs w:val="21"/>
        </w:rPr>
        <w:t xml:space="preserve">  </w:t>
      </w:r>
      <w:bookmarkStart w:id="66" w:name="OLE_LINK5"/>
      <w:r>
        <w:rPr>
          <w:rFonts w:ascii="Times New Roman" w:hAnsi="Times New Roman" w:cs="Times New Roman"/>
          <w:b w:val="0"/>
          <w:color w:val="auto"/>
          <w:spacing w:val="1"/>
          <w:sz w:val="21"/>
          <w:szCs w:val="21"/>
        </w:rPr>
        <w:t>前列腺癌根治术后稳定期患者</w:t>
      </w:r>
      <w:bookmarkEnd w:id="66"/>
      <w:r>
        <w:rPr>
          <w:rFonts w:hint="eastAsia" w:ascii="Times New Roman" w:hAnsi="Times New Roman" w:cs="Times New Roman"/>
          <w:b w:val="0"/>
          <w:bCs w:val="0"/>
          <w:color w:val="auto"/>
          <w:sz w:val="21"/>
          <w:szCs w:val="21"/>
        </w:rPr>
        <w:t>症状网络中心性稳定性热力图</w:t>
      </w:r>
      <w:bookmarkStart w:id="67" w:name="pindex364"/>
      <w:bookmarkEnd w:id="67"/>
    </w:p>
    <w:p w14:paraId="0AC4E846">
      <w:pPr>
        <w:pStyle w:val="12"/>
        <w:widowControl/>
        <w:snapToGrid w:val="0"/>
        <w:spacing w:before="0" w:line="240" w:lineRule="auto"/>
        <w:ind w:left="0" w:firstLine="424" w:firstLineChars="200"/>
        <w:rPr>
          <w:rFonts w:ascii="Times New Roman" w:hAnsi="Times New Roman"/>
          <w:szCs w:val="21"/>
        </w:rPr>
      </w:pPr>
      <w:bookmarkStart w:id="68" w:name="_Toc11740"/>
      <w:bookmarkStart w:id="69" w:name="_Toc3928"/>
    </w:p>
    <w:p w14:paraId="3F0F7FF3">
      <w:pPr>
        <w:widowControl/>
        <w:kinsoku w:val="0"/>
        <w:autoSpaceDE w:val="0"/>
        <w:autoSpaceDN w:val="0"/>
        <w:adjustRightInd w:val="0"/>
        <w:snapToGrid w:val="0"/>
        <w:ind w:firstLine="394" w:firstLineChars="200"/>
        <w:jc w:val="center"/>
        <w:textAlignment w:val="baseline"/>
        <w:rPr>
          <w:rFonts w:ascii="Times New Roman" w:hAnsi="Times New Roman" w:eastAsia="宋体" w:cs="Times New Roman"/>
          <w:b/>
          <w:bCs/>
          <w:snapToGrid w:val="0"/>
          <w:spacing w:val="-7"/>
          <w:kern w:val="0"/>
          <w:szCs w:val="21"/>
        </w:rPr>
      </w:pPr>
    </w:p>
    <w:p w14:paraId="50AC61CC">
      <w:pPr>
        <w:widowControl/>
        <w:kinsoku w:val="0"/>
        <w:autoSpaceDE w:val="0"/>
        <w:autoSpaceDN w:val="0"/>
        <w:adjustRightInd w:val="0"/>
        <w:snapToGrid w:val="0"/>
        <w:ind w:firstLine="394" w:firstLineChars="200"/>
        <w:textAlignment w:val="baseline"/>
        <w:rPr>
          <w:rFonts w:ascii="Times New Roman" w:hAnsi="Times New Roman" w:eastAsia="宋体" w:cs="Times New Roman"/>
          <w:b/>
          <w:bCs/>
          <w:snapToGrid w:val="0"/>
          <w:spacing w:val="-7"/>
          <w:kern w:val="0"/>
          <w:szCs w:val="21"/>
        </w:rPr>
      </w:pPr>
      <w:r>
        <w:rPr>
          <w:rFonts w:hint="eastAsia" w:ascii="Times New Roman" w:hAnsi="Times New Roman" w:eastAsia="宋体" w:cs="Times New Roman"/>
          <w:b/>
          <w:bCs/>
          <w:snapToGrid w:val="0"/>
          <w:spacing w:val="-7"/>
          <w:kern w:val="0"/>
          <w:szCs w:val="21"/>
        </w:rPr>
        <w:t>三、讨论</w:t>
      </w:r>
      <w:bookmarkEnd w:id="68"/>
      <w:bookmarkEnd w:id="69"/>
      <w:bookmarkStart w:id="70" w:name="pindex367"/>
      <w:bookmarkEnd w:id="70"/>
    </w:p>
    <w:p w14:paraId="0030A4C2">
      <w:pPr>
        <w:pStyle w:val="12"/>
        <w:widowControl/>
        <w:snapToGrid w:val="0"/>
        <w:spacing w:before="0" w:line="240" w:lineRule="auto"/>
        <w:ind w:left="0" w:firstLine="426" w:firstLineChars="200"/>
        <w:rPr>
          <w:rFonts w:ascii="Times New Roman" w:hAnsi="Times New Roman"/>
          <w:szCs w:val="21"/>
        </w:rPr>
      </w:pPr>
      <w:r>
        <w:rPr>
          <w:rFonts w:ascii="Times New Roman" w:hAnsi="Times New Roman"/>
          <w:b/>
          <w:bCs/>
          <w:szCs w:val="21"/>
        </w:rPr>
        <w:t>前列腺癌根治术后稳定期患者</w:t>
      </w:r>
      <w:r>
        <w:rPr>
          <w:rFonts w:hint="eastAsia" w:ascii="Times New Roman" w:hAnsi="Times New Roman"/>
          <w:b/>
          <w:bCs/>
          <w:szCs w:val="21"/>
        </w:rPr>
        <w:t>的</w:t>
      </w:r>
      <w:r>
        <w:rPr>
          <w:rFonts w:ascii="Times New Roman" w:hAnsi="Times New Roman"/>
          <w:b/>
          <w:bCs/>
          <w:szCs w:val="21"/>
        </w:rPr>
        <w:t>症状群特征与症状网络结构</w:t>
      </w:r>
      <w:r>
        <w:rPr>
          <w:rFonts w:hint="eastAsia" w:ascii="Times New Roman" w:hAnsi="Times New Roman"/>
          <w:b/>
          <w:bCs/>
          <w:szCs w:val="21"/>
        </w:rPr>
        <w:t>分析</w:t>
      </w:r>
      <w:r>
        <w:rPr>
          <w:rFonts w:hint="eastAsia" w:ascii="Times New Roman" w:hAnsi="Times New Roman"/>
          <w:szCs w:val="21"/>
        </w:rPr>
        <w:t>：</w:t>
      </w:r>
      <w:r>
        <w:rPr>
          <w:rFonts w:ascii="Times New Roman" w:hAnsi="Times New Roman"/>
          <w:szCs w:val="21"/>
        </w:rPr>
        <w:t>本研究通过探索性因子分析与网络分析揭示了前列腺癌根治术后稳定期患者的症状特征</w:t>
      </w:r>
      <w:r>
        <w:rPr>
          <w:rFonts w:hint="eastAsia" w:ascii="Times New Roman" w:hAnsi="Times New Roman"/>
          <w:szCs w:val="21"/>
        </w:rPr>
        <w:t>及各症状间的</w:t>
      </w:r>
      <w:r>
        <w:rPr>
          <w:rFonts w:ascii="Times New Roman" w:hAnsi="Times New Roman"/>
          <w:szCs w:val="21"/>
        </w:rPr>
        <w:t>内在联系。网络分析显示，尿急与尿失禁在强度、中介性和接近性</w:t>
      </w:r>
      <w:r>
        <w:rPr>
          <w:rFonts w:hint="eastAsia" w:ascii="Times New Roman" w:hAnsi="Times New Roman"/>
          <w:szCs w:val="21"/>
        </w:rPr>
        <w:t>3</w:t>
      </w:r>
      <w:r>
        <w:rPr>
          <w:rFonts w:ascii="Times New Roman" w:hAnsi="Times New Roman"/>
          <w:szCs w:val="21"/>
        </w:rPr>
        <w:t>个中心性指标</w:t>
      </w:r>
      <w:r>
        <w:rPr>
          <w:rFonts w:hint="eastAsia" w:ascii="Times New Roman" w:hAnsi="Times New Roman"/>
          <w:szCs w:val="21"/>
        </w:rPr>
        <w:t>上</w:t>
      </w:r>
      <w:r>
        <w:rPr>
          <w:rFonts w:ascii="Times New Roman" w:hAnsi="Times New Roman"/>
          <w:szCs w:val="21"/>
        </w:rPr>
        <w:t>均居首位，不仅是症状网络的核心节点，更是连接不同症状群的关键桥梁。同时，症状网络中也存在明显的聚类特征，探索性因子分析提取出</w:t>
      </w:r>
      <w:r>
        <w:rPr>
          <w:rFonts w:hint="eastAsia" w:ascii="Times New Roman" w:hAnsi="Times New Roman"/>
          <w:szCs w:val="21"/>
        </w:rPr>
        <w:t>3</w:t>
      </w:r>
      <w:r>
        <w:rPr>
          <w:rFonts w:ascii="Times New Roman" w:hAnsi="Times New Roman"/>
          <w:szCs w:val="21"/>
        </w:rPr>
        <w:t>个稳定的症状群</w:t>
      </w:r>
      <w:r>
        <w:rPr>
          <w:rFonts w:hint="eastAsia" w:ascii="Times New Roman" w:hAnsi="Times New Roman"/>
          <w:szCs w:val="21"/>
        </w:rPr>
        <w:t>，分别为</w:t>
      </w:r>
      <w:r>
        <w:rPr>
          <w:rFonts w:ascii="Times New Roman" w:hAnsi="Times New Roman"/>
          <w:szCs w:val="21"/>
        </w:rPr>
        <w:t>控尿障碍症状群（尿急、尿失禁、尿频、夜尿）、疲倦-失眠症状群（失眠、疲倦）</w:t>
      </w:r>
      <w:r>
        <w:rPr>
          <w:rFonts w:hint="eastAsia" w:ascii="Times New Roman" w:hAnsi="Times New Roman"/>
          <w:szCs w:val="21"/>
        </w:rPr>
        <w:t>、</w:t>
      </w:r>
      <w:r>
        <w:rPr>
          <w:rFonts w:ascii="Times New Roman" w:hAnsi="Times New Roman"/>
          <w:szCs w:val="21"/>
        </w:rPr>
        <w:t>排尿-勃起症状群（排尿困难、尿不尽感、勃起功能障碍）。控尿障碍症状群内部连接紧密，形成相对独立的子网络</w:t>
      </w:r>
      <w:r>
        <w:rPr>
          <w:rFonts w:hint="eastAsia" w:ascii="Times New Roman" w:hAnsi="Times New Roman"/>
          <w:szCs w:val="21"/>
        </w:rPr>
        <w:t>。</w:t>
      </w:r>
      <w:r>
        <w:rPr>
          <w:rFonts w:ascii="Times New Roman" w:hAnsi="Times New Roman"/>
          <w:szCs w:val="21"/>
        </w:rPr>
        <w:t>Maliski等</w:t>
      </w:r>
      <w:r>
        <w:rPr>
          <w:rFonts w:ascii="Times New Roman" w:hAnsi="Times New Roman"/>
          <w:szCs w:val="21"/>
          <w:vertAlign w:val="superscript"/>
        </w:rPr>
        <w:t>[23]</w:t>
      </w:r>
      <w:r>
        <w:rPr>
          <w:rFonts w:ascii="Times New Roman" w:hAnsi="Times New Roman"/>
          <w:szCs w:val="21"/>
        </w:rPr>
        <w:t>通过聚类分析发现控尿相关症状常协同出现</w:t>
      </w:r>
      <w:r>
        <w:rPr>
          <w:rFonts w:hint="eastAsia" w:ascii="Times New Roman" w:hAnsi="Times New Roman"/>
          <w:szCs w:val="21"/>
        </w:rPr>
        <w:t>，与本研究</w:t>
      </w:r>
      <w:r>
        <w:rPr>
          <w:rFonts w:ascii="Times New Roman" w:hAnsi="Times New Roman"/>
          <w:szCs w:val="21"/>
        </w:rPr>
        <w:t>结果一致。与既往研究</w:t>
      </w:r>
      <w:r>
        <w:rPr>
          <w:rFonts w:hint="eastAsia" w:ascii="Times New Roman" w:hAnsi="Times New Roman"/>
          <w:szCs w:val="21"/>
        </w:rPr>
        <w:t>结果</w:t>
      </w:r>
      <w:r>
        <w:rPr>
          <w:rFonts w:ascii="Times New Roman" w:hAnsi="Times New Roman"/>
          <w:szCs w:val="21"/>
        </w:rPr>
        <w:t>相比</w:t>
      </w:r>
      <w:r>
        <w:rPr>
          <w:rFonts w:ascii="Times New Roman" w:hAnsi="Times New Roman"/>
          <w:szCs w:val="21"/>
          <w:vertAlign w:val="superscript"/>
        </w:rPr>
        <w:t>[23-25]</w:t>
      </w:r>
      <w:r>
        <w:rPr>
          <w:rFonts w:ascii="Times New Roman" w:hAnsi="Times New Roman"/>
          <w:szCs w:val="21"/>
        </w:rPr>
        <w:t>，本研究未提取到肠道症状群。</w:t>
      </w:r>
      <w:r>
        <w:rPr>
          <w:rFonts w:hint="eastAsia" w:ascii="Times New Roman" w:hAnsi="Times New Roman"/>
          <w:szCs w:val="21"/>
        </w:rPr>
        <w:t>此</w:t>
      </w:r>
      <w:r>
        <w:rPr>
          <w:rFonts w:ascii="Times New Roman" w:hAnsi="Times New Roman"/>
          <w:szCs w:val="21"/>
        </w:rPr>
        <w:t>差异可能是</w:t>
      </w:r>
      <w:r>
        <w:rPr>
          <w:rFonts w:hint="eastAsia" w:ascii="Times New Roman" w:hAnsi="Times New Roman"/>
          <w:szCs w:val="21"/>
        </w:rPr>
        <w:t>因为</w:t>
      </w:r>
      <w:r>
        <w:rPr>
          <w:rFonts w:ascii="Times New Roman" w:hAnsi="Times New Roman"/>
          <w:szCs w:val="21"/>
        </w:rPr>
        <w:t>既往研究多纳入接受放疗的前列腺癌患者，放疗易损伤肠道黏膜引发肠道症状</w:t>
      </w:r>
      <w:r>
        <w:rPr>
          <w:rFonts w:ascii="Times New Roman" w:hAnsi="Times New Roman"/>
          <w:szCs w:val="21"/>
          <w:vertAlign w:val="superscript"/>
        </w:rPr>
        <w:t>[26]</w:t>
      </w:r>
      <w:sdt>
        <w:sdtPr>
          <w:alias w:val="标点符号错误"/>
          <w:tag w:val="reviewtag_"/>
          <w:id w:val="1172145"/>
        </w:sdtPr>
        <w:sdtContent>
          <w:bookmarkStart w:id="71" w:name="bkReivew1172145"/>
          <w:r>
            <w:rPr>
              <w:rFonts w:hint="eastAsia" w:ascii="Times New Roman" w:hAnsi="Times New Roman"/>
              <w:color w:val="0072FF"/>
              <w:szCs w:val="21"/>
            </w:rPr>
            <w:t>。</w:t>
          </w:r>
          <w:bookmarkEnd w:id="71"/>
        </w:sdtContent>
      </w:sdt>
      <w:r>
        <w:rPr>
          <w:rFonts w:ascii="Times New Roman" w:hAnsi="Times New Roman"/>
          <w:szCs w:val="21"/>
        </w:rPr>
        <w:t>而本研究仅纳入前列腺癌根治术患者，手术对肠道的直接影响较小；另外，本研究中腹胀、便秘等肠道症状发生率较低，也提示在术后稳定期肠道问题并非此阶段大多数患者的核心症状困扰，其临床重要性相较于泌尿症状有所下降。症状群的形成是多因素共同作用的结果，可能与手术损伤、治疗应激</w:t>
      </w:r>
      <w:r>
        <w:rPr>
          <w:rFonts w:hint="eastAsia" w:ascii="Times New Roman" w:hAnsi="Times New Roman"/>
          <w:szCs w:val="21"/>
        </w:rPr>
        <w:t>反应</w:t>
      </w:r>
      <w:r>
        <w:rPr>
          <w:rFonts w:ascii="Times New Roman" w:hAnsi="Times New Roman"/>
          <w:szCs w:val="21"/>
        </w:rPr>
        <w:t>及机体功能下降有关</w:t>
      </w:r>
      <w:r>
        <w:rPr>
          <w:rFonts w:ascii="Times New Roman" w:hAnsi="Times New Roman"/>
          <w:szCs w:val="21"/>
          <w:vertAlign w:val="superscript"/>
        </w:rPr>
        <w:t>[27]</w:t>
      </w:r>
      <w:r>
        <w:rPr>
          <w:rFonts w:ascii="Times New Roman" w:hAnsi="Times New Roman"/>
          <w:szCs w:val="21"/>
        </w:rPr>
        <w:t>。前列腺癌根治术需完整切除前列腺腺体及精囊，手术操作过程中不可避免地会损伤尿道括约肌、盆腔神经丛等结构，易导致尿急、尿失禁等症状的发生，</w:t>
      </w:r>
      <w:r>
        <w:rPr>
          <w:rFonts w:hint="eastAsia" w:ascii="Times New Roman" w:hAnsi="Times New Roman"/>
          <w:szCs w:val="21"/>
        </w:rPr>
        <w:t>同时也</w:t>
      </w:r>
      <w:r>
        <w:rPr>
          <w:rFonts w:ascii="Times New Roman" w:hAnsi="Times New Roman"/>
          <w:szCs w:val="21"/>
        </w:rPr>
        <w:t>是控尿障碍与排尿-勃起相关症状群形成的主要解剖学基础</w:t>
      </w:r>
      <w:r>
        <w:rPr>
          <w:rFonts w:ascii="Times New Roman" w:hAnsi="Times New Roman"/>
          <w:szCs w:val="21"/>
          <w:vertAlign w:val="superscript"/>
        </w:rPr>
        <w:t>[28]</w:t>
      </w:r>
      <w:r>
        <w:rPr>
          <w:rFonts w:ascii="Times New Roman" w:hAnsi="Times New Roman"/>
          <w:szCs w:val="21"/>
        </w:rPr>
        <w:t>。而治疗相关应激反应、癌症术后炎症因子及活动量减少，则可能诱发疲倦、失眠等全身性症状，进而构成疲倦-失眠症状群</w:t>
      </w:r>
      <w:r>
        <w:rPr>
          <w:rFonts w:ascii="Times New Roman" w:hAnsi="Times New Roman"/>
          <w:szCs w:val="21"/>
          <w:vertAlign w:val="superscript"/>
        </w:rPr>
        <w:t>[29]</w:t>
      </w:r>
      <w:r>
        <w:rPr>
          <w:rFonts w:ascii="Times New Roman" w:hAnsi="Times New Roman"/>
          <w:szCs w:val="21"/>
        </w:rPr>
        <w:t>。网络分析还发现，排尿-勃起症状群在网络中与其他症状群连接较弱，</w:t>
      </w:r>
      <w:r>
        <w:rPr>
          <w:rFonts w:hint="eastAsia" w:ascii="Times New Roman" w:hAnsi="Times New Roman"/>
          <w:szCs w:val="21"/>
        </w:rPr>
        <w:t>该</w:t>
      </w:r>
      <w:r>
        <w:rPr>
          <w:rFonts w:ascii="Times New Roman" w:hAnsi="Times New Roman"/>
          <w:szCs w:val="21"/>
        </w:rPr>
        <w:t>现象可能源于</w:t>
      </w:r>
      <w:r>
        <w:rPr>
          <w:rFonts w:hint="eastAsia" w:ascii="Times New Roman" w:hAnsi="Times New Roman"/>
          <w:szCs w:val="21"/>
        </w:rPr>
        <w:t>以下2个</w:t>
      </w:r>
      <w:r>
        <w:rPr>
          <w:rFonts w:ascii="Times New Roman" w:hAnsi="Times New Roman"/>
          <w:szCs w:val="21"/>
        </w:rPr>
        <w:t>方面</w:t>
      </w:r>
      <w:r>
        <w:rPr>
          <w:rFonts w:hint="eastAsia" w:ascii="Times New Roman" w:hAnsi="Times New Roman"/>
          <w:szCs w:val="21"/>
        </w:rPr>
        <w:t>的原因</w:t>
      </w:r>
      <w:r>
        <w:rPr>
          <w:rFonts w:ascii="Times New Roman" w:hAnsi="Times New Roman"/>
          <w:szCs w:val="21"/>
        </w:rPr>
        <w:t>。一方面，排尿-勃起症状群的形成主要源于手术对盆腔神经血管丛的损伤，其发病机制具有局限性与特异性，与控尿障碍症状群（尿道括约肌损伤）及疲倦-失眠症状群（全身应激反应）的发病机制缺乏交集，从而削弱了症状群间的内在关联</w:t>
      </w:r>
      <w:r>
        <w:rPr>
          <w:rFonts w:ascii="Times New Roman" w:hAnsi="Times New Roman"/>
          <w:szCs w:val="21"/>
          <w:vertAlign w:val="superscript"/>
        </w:rPr>
        <w:t>[30]</w:t>
      </w:r>
      <w:r>
        <w:rPr>
          <w:rFonts w:ascii="Times New Roman" w:hAnsi="Times New Roman"/>
          <w:szCs w:val="21"/>
        </w:rPr>
        <w:t>。在网络关联上，尽管勃起功能障碍的发生率最高，但其强度中心性低，表明其与其他症状的直接连接少、关联弱</w:t>
      </w:r>
      <w:r>
        <w:rPr>
          <w:rFonts w:hint="eastAsia" w:ascii="Times New Roman" w:hAnsi="Times New Roman"/>
          <w:szCs w:val="21"/>
        </w:rPr>
        <w:t>。另一方面，</w:t>
      </w:r>
      <w:r>
        <w:rPr>
          <w:rFonts w:ascii="Times New Roman" w:hAnsi="Times New Roman"/>
          <w:szCs w:val="21"/>
        </w:rPr>
        <w:t>同时排尿-勃起症状群中其他症状发生率均较低，缺乏能作为连接支点的高频症状，进一步限制了该群在网络中的连接与桥梁作用，最终表现为相对孤立的子网络。因此，针对排尿-勃起症状群的管理，需采取独立的干预措施，聚焦于盆腔神经功能修复与勃起功能障碍的靶向干预，而不能依赖于通过改善其他症状群来间接获益</w:t>
      </w:r>
      <w:r>
        <w:rPr>
          <w:rFonts w:ascii="Times New Roman" w:hAnsi="Times New Roman"/>
          <w:szCs w:val="21"/>
          <w:vertAlign w:val="superscript"/>
        </w:rPr>
        <w:t>[31]</w:t>
      </w:r>
      <w:r>
        <w:rPr>
          <w:rFonts w:ascii="Times New Roman" w:hAnsi="Times New Roman"/>
          <w:szCs w:val="21"/>
        </w:rPr>
        <w:t>。本研究</w:t>
      </w:r>
      <w:r>
        <w:rPr>
          <w:rFonts w:hint="eastAsia" w:ascii="Times New Roman" w:hAnsi="Times New Roman"/>
          <w:szCs w:val="21"/>
        </w:rPr>
        <w:t>结果提示</w:t>
      </w:r>
      <w:r>
        <w:rPr>
          <w:rFonts w:ascii="Times New Roman" w:hAnsi="Times New Roman"/>
          <w:szCs w:val="21"/>
        </w:rPr>
        <w:t>症状的发生频率</w:t>
      </w:r>
      <w:r>
        <w:rPr>
          <w:rFonts w:hint="eastAsia" w:ascii="Times New Roman" w:hAnsi="Times New Roman"/>
          <w:szCs w:val="21"/>
        </w:rPr>
        <w:t>及</w:t>
      </w:r>
      <w:r>
        <w:rPr>
          <w:rFonts w:ascii="Times New Roman" w:hAnsi="Times New Roman"/>
          <w:szCs w:val="21"/>
        </w:rPr>
        <w:t>其在症状网络中的影响力并</w:t>
      </w:r>
      <w:r>
        <w:rPr>
          <w:rFonts w:hint="eastAsia" w:ascii="Times New Roman" w:hAnsi="Times New Roman"/>
          <w:szCs w:val="21"/>
        </w:rPr>
        <w:t>不协同</w:t>
      </w:r>
      <w:r>
        <w:rPr>
          <w:rFonts w:ascii="Times New Roman" w:hAnsi="Times New Roman"/>
          <w:szCs w:val="21"/>
        </w:rPr>
        <w:t>。勃起功能障碍发生率最高，但其在症状网络中的强度、中介性及接近性均最低，表明该症状在网络中相对孤立，通过关联影响其他症状的能力有限。相反，尿急与尿失禁虽发生率并非最高，但凭借其中心性指标最高，成为症状网络中影响力最大、连接最广的核心和桥梁症状。说明从网络分析的视角</w:t>
      </w:r>
      <w:r>
        <w:rPr>
          <w:rFonts w:hint="eastAsia" w:ascii="Times New Roman" w:hAnsi="Times New Roman"/>
          <w:szCs w:val="21"/>
        </w:rPr>
        <w:t>出发</w:t>
      </w:r>
      <w:r>
        <w:rPr>
          <w:rFonts w:ascii="Times New Roman" w:hAnsi="Times New Roman"/>
          <w:szCs w:val="21"/>
        </w:rPr>
        <w:t>，症状的核心地位取决于其与其他症状的关联强度及在网络中的传播力，而非单纯的发生率</w:t>
      </w:r>
      <w:r>
        <w:rPr>
          <w:rFonts w:ascii="Times New Roman" w:hAnsi="Times New Roman"/>
          <w:szCs w:val="21"/>
          <w:vertAlign w:val="superscript"/>
        </w:rPr>
        <w:t>[32]</w:t>
      </w:r>
      <w:r>
        <w:rPr>
          <w:rFonts w:ascii="Times New Roman" w:hAnsi="Times New Roman"/>
          <w:szCs w:val="21"/>
        </w:rPr>
        <w:t>。</w:t>
      </w:r>
      <w:r>
        <w:rPr>
          <w:rFonts w:hint="eastAsia" w:ascii="Times New Roman" w:hAnsi="Times New Roman"/>
          <w:szCs w:val="21"/>
        </w:rPr>
        <w:t>此</w:t>
      </w:r>
      <w:r>
        <w:rPr>
          <w:rFonts w:ascii="Times New Roman" w:hAnsi="Times New Roman"/>
          <w:szCs w:val="21"/>
        </w:rPr>
        <w:t>发现为临床识别优先干预靶点提供了新的决策视角。</w:t>
      </w:r>
    </w:p>
    <w:p w14:paraId="652D4B31">
      <w:pPr>
        <w:pStyle w:val="12"/>
        <w:widowControl/>
        <w:snapToGrid w:val="0"/>
        <w:spacing w:before="0" w:line="240" w:lineRule="auto"/>
        <w:ind w:left="0" w:firstLine="426" w:firstLineChars="200"/>
        <w:rPr>
          <w:rFonts w:ascii="Times New Roman" w:hAnsi="Times New Roman"/>
          <w:szCs w:val="21"/>
        </w:rPr>
      </w:pPr>
      <w:r>
        <w:rPr>
          <w:rFonts w:ascii="Times New Roman" w:hAnsi="Times New Roman"/>
          <w:b/>
          <w:bCs/>
          <w:szCs w:val="21"/>
        </w:rPr>
        <w:t>前列腺癌根治术后稳定期患者核心症状的临床意义与实践启示</w:t>
      </w:r>
      <w:r>
        <w:rPr>
          <w:rFonts w:hint="eastAsia" w:ascii="Times New Roman" w:hAnsi="Times New Roman"/>
          <w:b/>
          <w:bCs/>
          <w:szCs w:val="21"/>
        </w:rPr>
        <w:t>：</w:t>
      </w:r>
      <w:r>
        <w:rPr>
          <w:rFonts w:ascii="Times New Roman" w:hAnsi="Times New Roman"/>
          <w:szCs w:val="21"/>
        </w:rPr>
        <w:t>尿急与尿失禁作为核心和桥梁症状，其临床意义尤为重要。不仅直接困扰患者，更可能通过特定路径影响其他症状，产生传播效应。比如尿急与夜尿导致的频繁起夜可直接中断睡眠连续性，从而加剧或诱发疲倦-失眠症状群。而尿失禁带来的羞耻感易诱发焦虑情绪，进而影响心理社会功能，导致社交回避，间接加重整体症状负担</w:t>
      </w:r>
      <w:r>
        <w:rPr>
          <w:rFonts w:ascii="Times New Roman" w:hAnsi="Times New Roman"/>
          <w:szCs w:val="21"/>
          <w:vertAlign w:val="superscript"/>
        </w:rPr>
        <w:t>[33]</w:t>
      </w:r>
      <w:r>
        <w:rPr>
          <w:rFonts w:ascii="Times New Roman" w:hAnsi="Times New Roman"/>
          <w:szCs w:val="21"/>
        </w:rPr>
        <w:t>。因此，临床管理不应仅将尿急与尿失禁视为独立的泌尿系统症状，而应识别并主动管理其向疲倦和失眠等症状的潜在传播路径。在临床实践中，针对前列腺癌根治术后稳定期患者，应将尿急与尿失禁的评估与管理置于优先位置。干预措施不应局限于单一的盆底肌训练或药物治疗，而应整合多维策略</w:t>
      </w:r>
      <w:r>
        <w:rPr>
          <w:rFonts w:ascii="Times New Roman" w:hAnsi="Times New Roman"/>
          <w:szCs w:val="21"/>
          <w:vertAlign w:val="superscript"/>
        </w:rPr>
        <w:t>[</w:t>
      </w:r>
      <w:r>
        <w:rPr>
          <w:rFonts w:hint="eastAsia" w:ascii="Times New Roman" w:hAnsi="Times New Roman"/>
          <w:szCs w:val="21"/>
          <w:vertAlign w:val="superscript"/>
        </w:rPr>
        <w:t>34-</w:t>
      </w:r>
      <w:r>
        <w:rPr>
          <w:rFonts w:ascii="Times New Roman" w:hAnsi="Times New Roman"/>
          <w:szCs w:val="21"/>
          <w:vertAlign w:val="superscript"/>
        </w:rPr>
        <w:t>36]</w:t>
      </w:r>
      <w:r>
        <w:rPr>
          <w:rFonts w:hint="eastAsia" w:ascii="Times New Roman" w:hAnsi="Times New Roman"/>
          <w:szCs w:val="21"/>
        </w:rPr>
        <w:t>。</w:t>
      </w:r>
      <w:r>
        <w:rPr>
          <w:rFonts w:ascii="Times New Roman" w:hAnsi="Times New Roman"/>
          <w:szCs w:val="21"/>
        </w:rPr>
        <w:t>在强化盆底康复的同时，提供睡眠指导和疲乏干预</w:t>
      </w:r>
      <w:r>
        <w:rPr>
          <w:rFonts w:hint="eastAsia" w:ascii="Times New Roman" w:hAnsi="Times New Roman"/>
          <w:szCs w:val="21"/>
        </w:rPr>
        <w:t>，</w:t>
      </w:r>
      <w:r>
        <w:rPr>
          <w:rFonts w:ascii="Times New Roman" w:hAnsi="Times New Roman"/>
          <w:szCs w:val="21"/>
        </w:rPr>
        <w:t>旨在通过管理核心和桥梁症状，达到同时缓解控尿障碍与疲倦-失眠症状群的协同效果，可能比分散、孤立的症状管理更具效</w:t>
      </w:r>
      <w:r>
        <w:rPr>
          <w:rFonts w:hint="eastAsia" w:ascii="Times New Roman" w:hAnsi="Times New Roman"/>
          <w:szCs w:val="21"/>
        </w:rPr>
        <w:t>果</w:t>
      </w:r>
      <w:r>
        <w:rPr>
          <w:rFonts w:ascii="Times New Roman" w:hAnsi="Times New Roman"/>
          <w:szCs w:val="21"/>
        </w:rPr>
        <w:t>。</w:t>
      </w:r>
    </w:p>
    <w:p w14:paraId="15AA70CB">
      <w:pPr>
        <w:pStyle w:val="12"/>
        <w:widowControl/>
        <w:snapToGrid w:val="0"/>
        <w:spacing w:before="0" w:line="240" w:lineRule="auto"/>
        <w:ind w:left="0" w:firstLine="424" w:firstLineChars="200"/>
        <w:rPr>
          <w:rFonts w:ascii="Times New Roman" w:hAnsi="Times New Roman"/>
          <w:szCs w:val="21"/>
        </w:rPr>
      </w:pPr>
      <w:r>
        <w:rPr>
          <w:rFonts w:ascii="Times New Roman" w:hAnsi="Times New Roman"/>
          <w:szCs w:val="21"/>
        </w:rPr>
        <w:t>综上所述，本研究通过探索性因子分析与网络分析揭示了前列腺癌根治术后稳定期患者症状以</w:t>
      </w:r>
      <w:r>
        <w:rPr>
          <w:rFonts w:hint="eastAsia" w:ascii="Times New Roman" w:hAnsi="Times New Roman"/>
          <w:szCs w:val="21"/>
        </w:rPr>
        <w:t>3个主要</w:t>
      </w:r>
      <w:r>
        <w:rPr>
          <w:rFonts w:ascii="Times New Roman" w:hAnsi="Times New Roman"/>
          <w:szCs w:val="21"/>
        </w:rPr>
        <w:t>症状群</w:t>
      </w:r>
      <w:r>
        <w:rPr>
          <w:rFonts w:hint="eastAsia" w:ascii="Times New Roman" w:hAnsi="Times New Roman"/>
          <w:szCs w:val="21"/>
        </w:rPr>
        <w:t>的</w:t>
      </w:r>
      <w:r>
        <w:rPr>
          <w:rFonts w:ascii="Times New Roman" w:hAnsi="Times New Roman"/>
          <w:szCs w:val="21"/>
        </w:rPr>
        <w:t>形式存在，并明确了尿急与尿失禁在症状网络中的核心与桥梁地位</w:t>
      </w:r>
      <w:sdt>
        <w:sdtPr>
          <w:alias w:val="标点符号错误"/>
          <w:tag w:val="reviewtag_"/>
          <w:id w:val="3180156"/>
        </w:sdtPr>
        <w:sdtContent>
          <w:bookmarkStart w:id="72" w:name="bkReivew3180156"/>
          <w:r>
            <w:rPr>
              <w:rFonts w:ascii="Times New Roman" w:hAnsi="Times New Roman"/>
              <w:color w:val="0072FF"/>
              <w:szCs w:val="21"/>
            </w:rPr>
            <w:t>。</w:t>
          </w:r>
          <w:bookmarkEnd w:id="72"/>
        </w:sdtContent>
      </w:sdt>
      <w:r>
        <w:rPr>
          <w:rFonts w:ascii="Times New Roman" w:hAnsi="Times New Roman"/>
          <w:szCs w:val="21"/>
        </w:rPr>
        <w:t>为临床优化症状管理提供了关键靶点与新的理论视角。未来可通过纵向研究进一步验证症状网络的动态变化机制，推动症状管理向科学化方向发展。本研究存在</w:t>
      </w:r>
      <w:r>
        <w:rPr>
          <w:rFonts w:hint="eastAsia" w:ascii="Times New Roman" w:hAnsi="Times New Roman"/>
          <w:szCs w:val="21"/>
        </w:rPr>
        <w:t>一定</w:t>
      </w:r>
      <w:r>
        <w:rPr>
          <w:rFonts w:ascii="Times New Roman" w:hAnsi="Times New Roman"/>
          <w:szCs w:val="21"/>
        </w:rPr>
        <w:t>局限</w:t>
      </w:r>
      <w:r>
        <w:rPr>
          <w:rFonts w:hint="eastAsia" w:ascii="Times New Roman" w:hAnsi="Times New Roman"/>
          <w:szCs w:val="21"/>
        </w:rPr>
        <w:t>：</w:t>
      </w:r>
      <w:r>
        <w:rPr>
          <w:rFonts w:ascii="Times New Roman" w:hAnsi="Times New Roman"/>
          <w:szCs w:val="21"/>
        </w:rPr>
        <w:t>首先，</w:t>
      </w:r>
      <w:r>
        <w:rPr>
          <w:rFonts w:hint="eastAsia" w:ascii="Times New Roman" w:hAnsi="Times New Roman"/>
          <w:szCs w:val="21"/>
        </w:rPr>
        <w:t>采用</w:t>
      </w:r>
      <w:r>
        <w:rPr>
          <w:rFonts w:ascii="Times New Roman" w:hAnsi="Times New Roman"/>
          <w:szCs w:val="21"/>
        </w:rPr>
        <w:t>横断面研究设计无法判断症状间的因果关系和动态变化过程</w:t>
      </w:r>
      <w:r>
        <w:rPr>
          <w:rFonts w:hint="eastAsia" w:ascii="Times New Roman" w:hAnsi="Times New Roman"/>
          <w:szCs w:val="21"/>
        </w:rPr>
        <w:t>；</w:t>
      </w:r>
      <w:r>
        <w:rPr>
          <w:rFonts w:ascii="Times New Roman" w:hAnsi="Times New Roman"/>
          <w:szCs w:val="21"/>
        </w:rPr>
        <w:t>其次，样本来源于单中心且</w:t>
      </w:r>
      <w:r>
        <w:rPr>
          <w:rFonts w:hint="eastAsia" w:ascii="Times New Roman" w:hAnsi="Times New Roman"/>
          <w:szCs w:val="21"/>
        </w:rPr>
        <w:t>部分症状</w:t>
      </w:r>
      <w:r>
        <w:rPr>
          <w:rFonts w:ascii="Times New Roman" w:hAnsi="Times New Roman"/>
          <w:szCs w:val="21"/>
        </w:rPr>
        <w:t>发生率较低，可能限制结果的普适性。</w:t>
      </w:r>
    </w:p>
    <w:p w14:paraId="46B5E361">
      <w:pPr>
        <w:pStyle w:val="12"/>
        <w:widowControl/>
        <w:snapToGrid w:val="0"/>
        <w:spacing w:before="0" w:line="240" w:lineRule="auto"/>
        <w:ind w:left="0" w:firstLine="0"/>
        <w:rPr>
          <w:rFonts w:ascii="Times New Roman" w:hAnsi="Times New Roman"/>
          <w:sz w:val="15"/>
          <w:szCs w:val="15"/>
        </w:rPr>
      </w:pPr>
      <w:r>
        <w:rPr>
          <w:rFonts w:hint="eastAsia" w:ascii="黑体" w:hAnsi="黑体" w:eastAsia="黑体" w:cs="黑体"/>
          <w:sz w:val="15"/>
          <w:szCs w:val="15"/>
        </w:rPr>
        <w:t>利益冲突</w:t>
      </w:r>
      <w:r>
        <w:rPr>
          <w:rFonts w:hint="eastAsia" w:ascii="Times New Roman" w:hAnsi="Times New Roman"/>
          <w:sz w:val="15"/>
          <w:szCs w:val="15"/>
        </w:rPr>
        <w:t xml:space="preserve">  所有作者声明无利益冲突</w:t>
      </w:r>
    </w:p>
    <w:p w14:paraId="4AE0CC97">
      <w:pPr>
        <w:pStyle w:val="12"/>
        <w:widowControl/>
        <w:snapToGrid w:val="0"/>
        <w:spacing w:before="0" w:line="240" w:lineRule="auto"/>
        <w:ind w:left="0" w:firstLine="0"/>
        <w:rPr>
          <w:rFonts w:ascii="Times New Roman" w:hAnsi="Times New Roman"/>
          <w:sz w:val="15"/>
          <w:szCs w:val="15"/>
        </w:rPr>
      </w:pPr>
      <w:r>
        <w:rPr>
          <w:rFonts w:hint="eastAsia" w:ascii="黑体" w:hAnsi="黑体" w:eastAsia="黑体" w:cs="黑体"/>
          <w:sz w:val="15"/>
          <w:szCs w:val="15"/>
        </w:rPr>
        <w:t>作者贡献声明</w:t>
      </w:r>
      <w:r>
        <w:rPr>
          <w:rFonts w:hint="eastAsia" w:ascii="Times New Roman" w:hAnsi="Times New Roman"/>
          <w:sz w:val="15"/>
          <w:szCs w:val="15"/>
        </w:rPr>
        <w:t xml:space="preserve">  余丽娜：研究实施、数据搜集与整理、数据分析、论文撰写、论文修订与审校；王婷：获取资助、全程指导；李晓燕：数据搜集、数据录入、数据整理、临床资料核实；张小梦：数据整理、图表绘制辅助；石宏杰：数据录入、数据整理；高恒、吏盼、谢子帅：数据搜集、临床资料核实</w:t>
      </w:r>
      <w:r>
        <w:rPr>
          <w:rFonts w:ascii="Times New Roman" w:hAnsi="Times New Roman"/>
          <w:sz w:val="15"/>
          <w:szCs w:val="15"/>
        </w:rPr>
        <w:t xml:space="preserve"> </w:t>
      </w:r>
    </w:p>
    <w:p w14:paraId="2D159A38">
      <w:pPr>
        <w:pStyle w:val="12"/>
        <w:widowControl/>
        <w:snapToGrid w:val="0"/>
        <w:spacing w:before="0" w:line="240" w:lineRule="auto"/>
        <w:ind w:left="0" w:firstLine="424" w:firstLineChars="200"/>
        <w:rPr>
          <w:rFonts w:ascii="Times New Roman" w:hAnsi="Times New Roman"/>
          <w:szCs w:val="21"/>
        </w:rPr>
      </w:pPr>
    </w:p>
    <w:p w14:paraId="30CA1642">
      <w:pPr>
        <w:pStyle w:val="12"/>
        <w:widowControl/>
        <w:snapToGrid w:val="0"/>
        <w:spacing w:before="0" w:line="240" w:lineRule="auto"/>
        <w:ind w:left="0" w:firstLine="424" w:firstLineChars="200"/>
        <w:rPr>
          <w:rFonts w:ascii="Times New Roman" w:hAnsi="Times New Roman"/>
          <w:szCs w:val="21"/>
        </w:rPr>
      </w:pPr>
    </w:p>
    <w:p w14:paraId="53C4B97E">
      <w:pPr>
        <w:widowControl/>
        <w:kinsoku w:val="0"/>
        <w:autoSpaceDE w:val="0"/>
        <w:autoSpaceDN w:val="0"/>
        <w:adjustRightInd w:val="0"/>
        <w:snapToGrid w:val="0"/>
        <w:ind w:firstLine="406" w:firstLineChars="200"/>
        <w:jc w:val="center"/>
        <w:textAlignment w:val="baseline"/>
        <w:outlineLvl w:val="0"/>
        <w:rPr>
          <w:rFonts w:ascii="Times New Roman" w:hAnsi="Times New Roman" w:eastAsia="宋体" w:cs="Times New Roman"/>
          <w:b/>
          <w:bCs/>
          <w:snapToGrid w:val="0"/>
          <w:spacing w:val="-4"/>
          <w:kern w:val="0"/>
          <w:szCs w:val="21"/>
        </w:rPr>
      </w:pPr>
      <w:bookmarkStart w:id="73" w:name="_Toc28021"/>
      <w:r>
        <w:rPr>
          <w:rFonts w:ascii="Times New Roman" w:hAnsi="Times New Roman" w:eastAsia="宋体" w:cs="Times New Roman"/>
          <w:b/>
          <w:bCs/>
          <w:snapToGrid w:val="0"/>
          <w:spacing w:val="-4"/>
          <w:kern w:val="0"/>
          <w:szCs w:val="21"/>
        </w:rPr>
        <w:t>参考文献</w:t>
      </w:r>
      <w:bookmarkEnd w:id="73"/>
      <w:bookmarkStart w:id="74" w:name="pindex375"/>
      <w:bookmarkEnd w:id="74"/>
    </w:p>
    <w:p w14:paraId="3D0CF69B">
      <w:pPr>
        <w:numPr>
          <w:ilvl w:val="255"/>
          <w:numId w:val="0"/>
        </w:numPr>
        <w:kinsoku w:val="0"/>
        <w:autoSpaceDE w:val="0"/>
        <w:autoSpaceDN w:val="0"/>
        <w:adjustRightInd w:val="0"/>
        <w:snapToGrid w:val="0"/>
        <w:textAlignment w:val="baseline"/>
        <w:rPr>
          <w:rFonts w:ascii="Times New Roman" w:hAnsi="Times New Roman" w:eastAsia="宋体" w:cs="Times New Roman"/>
          <w:snapToGrid w:val="0"/>
          <w:spacing w:val="-1"/>
          <w:kern w:val="0"/>
          <w:szCs w:val="21"/>
        </w:rPr>
      </w:pPr>
      <w:r>
        <w:rPr>
          <w:rFonts w:hint="eastAsia" w:ascii="Times New Roman" w:hAnsi="Times New Roman" w:eastAsia="宋体" w:cs="Times New Roman"/>
          <w:snapToGrid w:val="0"/>
          <w:spacing w:val="-1"/>
          <w:kern w:val="0"/>
          <w:szCs w:val="21"/>
        </w:rPr>
        <w:t>[1]</w:t>
      </w:r>
      <w:r>
        <w:rPr>
          <w:rFonts w:ascii="Times New Roman" w:hAnsi="Times New Roman" w:eastAsia="宋体" w:cs="Times New Roman"/>
          <w:snapToGrid w:val="0"/>
          <w:spacing w:val="-1"/>
          <w:kern w:val="0"/>
          <w:szCs w:val="21"/>
        </w:rPr>
        <w:t>郑荣寿，陈茹，韩冰峰,等.2022年中国恶性肿瘤流行情况分析[J].中华肿瘤杂志，2024，46(3)</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221-231.DOI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10.3760/cma.j.cn112152-20240119-00035</w:t>
      </w:r>
      <w:r>
        <w:rPr>
          <w:rFonts w:hint="eastAsia" w:ascii="Times New Roman" w:hAnsi="Times New Roman" w:eastAsia="宋体" w:cs="Times New Roman"/>
          <w:snapToGrid w:val="0"/>
          <w:spacing w:val="-1"/>
          <w:kern w:val="0"/>
          <w:szCs w:val="21"/>
        </w:rPr>
        <w:t>.</w:t>
      </w:r>
      <w:bookmarkStart w:id="75" w:name="pindex376"/>
      <w:bookmarkEnd w:id="75"/>
    </w:p>
    <w:p w14:paraId="355D7E5D">
      <w:pPr>
        <w:kinsoku w:val="0"/>
        <w:autoSpaceDE w:val="0"/>
        <w:autoSpaceDN w:val="0"/>
        <w:adjustRightInd w:val="0"/>
        <w:snapToGrid w:val="0"/>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Zheng RS, Chen R, Han BF, et al. Cancer incidence and mortality in China, 2022[J]. Chin J Oncol,2024,46(3):221-231.</w:t>
      </w:r>
    </w:p>
    <w:p w14:paraId="5EC57865">
      <w:pPr>
        <w:numPr>
          <w:ilvl w:val="255"/>
          <w:numId w:val="0"/>
        </w:numPr>
        <w:kinsoku w:val="0"/>
        <w:autoSpaceDE w:val="0"/>
        <w:autoSpaceDN w:val="0"/>
        <w:adjustRightInd w:val="0"/>
        <w:snapToGrid w:val="0"/>
        <w:jc w:val="left"/>
        <w:textAlignment w:val="baseline"/>
        <w:rPr>
          <w:rFonts w:ascii="Times New Roman" w:hAnsi="Times New Roman" w:eastAsia="宋体" w:cs="Times New Roman"/>
          <w:snapToGrid w:val="0"/>
          <w:kern w:val="0"/>
          <w:szCs w:val="21"/>
        </w:rPr>
      </w:pPr>
      <w:r>
        <w:rPr>
          <w:rFonts w:hint="eastAsia" w:ascii="Times New Roman" w:hAnsi="Times New Roman" w:eastAsia="宋体" w:cs="Times New Roman"/>
          <w:snapToGrid w:val="0"/>
          <w:kern w:val="0"/>
          <w:szCs w:val="21"/>
        </w:rPr>
        <w:t>[2]</w:t>
      </w:r>
      <w:r>
        <w:rPr>
          <w:rFonts w:ascii="Times New Roman" w:hAnsi="Times New Roman" w:eastAsia="宋体" w:cs="Times New Roman"/>
          <w:snapToGrid w:val="0"/>
          <w:kern w:val="0"/>
          <w:szCs w:val="21"/>
        </w:rPr>
        <w:t>李永红，王骏，肖恒军.2025-NCCN前列腺癌诊治指南更新解读</w:t>
      </w:r>
      <w:r>
        <w:rPr>
          <w:rFonts w:ascii="Times New Roman" w:hAnsi="Times New Roman" w:eastAsia="宋体" w:cs="Times New Roman"/>
          <w:snapToGrid w:val="0"/>
          <w:spacing w:val="-1"/>
          <w:kern w:val="0"/>
          <w:szCs w:val="21"/>
        </w:rPr>
        <w:t>[J]</w:t>
      </w:r>
      <w:sdt>
        <w:sdtPr>
          <w:alias w:val="标点符号错误"/>
          <w:tag w:val="reviewtag_"/>
          <w:id w:val="2101436"/>
        </w:sdtPr>
        <w:sdtContent>
          <w:bookmarkStart w:id="76" w:name="bkReivew2101436"/>
          <w:r>
            <w:rPr>
              <w:rFonts w:ascii="Times New Roman" w:hAnsi="Times New Roman" w:eastAsia="宋体" w:cs="Times New Roman"/>
              <w:snapToGrid w:val="0"/>
              <w:color w:val="0072FF"/>
              <w:kern w:val="0"/>
              <w:szCs w:val="21"/>
            </w:rPr>
            <w:t>.</w:t>
          </w:r>
          <w:bookmarkEnd w:id="76"/>
        </w:sdtContent>
      </w:sdt>
      <w:r>
        <w:rPr>
          <w:rFonts w:ascii="Times New Roman" w:hAnsi="Times New Roman" w:eastAsia="宋体" w:cs="Times New Roman"/>
          <w:snapToGrid w:val="0"/>
          <w:kern w:val="0"/>
          <w:szCs w:val="21"/>
        </w:rPr>
        <w:t>中华腔镜泌尿外科杂志（电子版），2025，19(2)</w:t>
      </w:r>
      <w:r>
        <w:rPr>
          <w:rFonts w:hint="eastAsia" w:ascii="Times New Roman" w:hAnsi="Times New Roman" w:eastAsia="宋体" w:cs="Times New Roman"/>
          <w:snapToGrid w:val="0"/>
          <w:kern w:val="0"/>
          <w:szCs w:val="21"/>
        </w:rPr>
        <w:t>：</w:t>
      </w:r>
      <w:r>
        <w:rPr>
          <w:rFonts w:ascii="Times New Roman" w:hAnsi="Times New Roman" w:eastAsia="宋体" w:cs="Times New Roman"/>
          <w:snapToGrid w:val="0"/>
          <w:kern w:val="0"/>
          <w:szCs w:val="21"/>
        </w:rPr>
        <w:t>129-133.DOI</w:t>
      </w:r>
      <w:r>
        <w:rPr>
          <w:rFonts w:hint="eastAsia" w:ascii="Times New Roman" w:hAnsi="Times New Roman" w:eastAsia="宋体" w:cs="Times New Roman"/>
          <w:snapToGrid w:val="0"/>
          <w:kern w:val="0"/>
          <w:szCs w:val="21"/>
        </w:rPr>
        <w:t>：</w:t>
      </w:r>
      <w:r>
        <w:rPr>
          <w:rFonts w:ascii="Times New Roman" w:hAnsi="Times New Roman" w:eastAsia="宋体" w:cs="Times New Roman"/>
          <w:snapToGrid w:val="0"/>
          <w:kern w:val="0"/>
          <w:szCs w:val="21"/>
        </w:rPr>
        <w:t>10.3877/cma.j.issn.1674-3253.2025.02.001</w:t>
      </w:r>
      <w:r>
        <w:rPr>
          <w:rFonts w:hint="eastAsia" w:ascii="Times New Roman" w:hAnsi="Times New Roman" w:eastAsia="宋体" w:cs="Times New Roman"/>
          <w:snapToGrid w:val="0"/>
          <w:kern w:val="0"/>
          <w:szCs w:val="21"/>
        </w:rPr>
        <w:t>.</w:t>
      </w:r>
      <w:bookmarkStart w:id="77" w:name="pindex378"/>
      <w:bookmarkEnd w:id="77"/>
    </w:p>
    <w:p w14:paraId="58A8A6E3">
      <w:pPr>
        <w:kinsoku w:val="0"/>
        <w:autoSpaceDE w:val="0"/>
        <w:autoSpaceDN w:val="0"/>
        <w:adjustRightInd w:val="0"/>
        <w:snapToGrid w:val="0"/>
        <w:jc w:val="left"/>
        <w:textAlignment w:val="baseline"/>
        <w:rPr>
          <w:rFonts w:ascii="Times New Roman" w:hAnsi="Times New Roman" w:eastAsia="宋体" w:cs="Times New Roman"/>
          <w:snapToGrid w:val="0"/>
          <w:kern w:val="0"/>
          <w:szCs w:val="21"/>
          <w:lang w:eastAsia="en-US"/>
        </w:rPr>
      </w:pPr>
      <w:r>
        <w:rPr>
          <w:rFonts w:ascii="Times New Roman" w:hAnsi="Times New Roman" w:eastAsia="宋体" w:cs="Times New Roman"/>
          <w:snapToGrid w:val="0"/>
          <w:kern w:val="0"/>
          <w:szCs w:val="21"/>
          <w:lang w:eastAsia="en-US"/>
        </w:rPr>
        <w:t>Li YH, Wang J, Xiao HJ. Interpretation updates of the 2025 NCCN Guidelines on diagnosis and treatment for prostate cancer[J]. Chin J</w:t>
      </w:r>
      <w:r>
        <w:rPr>
          <w:rFonts w:hint="eastAsia" w:ascii="Times New Roman" w:hAnsi="Times New Roman" w:eastAsia="宋体" w:cs="Times New Roman"/>
          <w:snapToGrid w:val="0"/>
          <w:kern w:val="0"/>
          <w:szCs w:val="21"/>
        </w:rPr>
        <w:t xml:space="preserve"> </w:t>
      </w:r>
      <w:r>
        <w:rPr>
          <w:rFonts w:ascii="Times New Roman" w:hAnsi="Times New Roman" w:eastAsia="宋体" w:cs="Times New Roman"/>
          <w:snapToGrid w:val="0"/>
          <w:kern w:val="0"/>
          <w:szCs w:val="21"/>
          <w:lang w:eastAsia="en-US"/>
        </w:rPr>
        <w:t>Endourol (Electronic Edit),2025,19(2):129-133.</w:t>
      </w:r>
    </w:p>
    <w:p w14:paraId="59173764">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lang w:eastAsia="en-US"/>
        </w:rPr>
      </w:pPr>
      <w:r>
        <w:rPr>
          <w:rFonts w:ascii="Times New Roman" w:hAnsi="Times New Roman" w:eastAsia="宋体" w:cs="Times New Roman"/>
          <w:snapToGrid w:val="0"/>
          <w:spacing w:val="-1"/>
          <w:kern w:val="0"/>
          <w:szCs w:val="21"/>
          <w:lang w:eastAsia="en-US"/>
        </w:rPr>
        <w:t xml:space="preserve">[3]An J, Blair CK, Lin Y, et al. Identification of </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lang w:eastAsia="en-US"/>
        </w:rPr>
        <w:t xml:space="preserve">ymptom </w:t>
      </w:r>
      <w:r>
        <w:rPr>
          <w:rFonts w:hint="eastAsia" w:ascii="Times New Roman" w:hAnsi="Times New Roman" w:eastAsia="宋体" w:cs="Times New Roman"/>
          <w:snapToGrid w:val="0"/>
          <w:spacing w:val="-1"/>
          <w:kern w:val="0"/>
          <w:szCs w:val="21"/>
        </w:rPr>
        <w:t>p</w:t>
      </w:r>
      <w:r>
        <w:rPr>
          <w:rFonts w:ascii="Times New Roman" w:hAnsi="Times New Roman" w:eastAsia="宋体" w:cs="Times New Roman"/>
          <w:snapToGrid w:val="0"/>
          <w:spacing w:val="-1"/>
          <w:kern w:val="0"/>
          <w:szCs w:val="21"/>
          <w:lang w:eastAsia="en-US"/>
        </w:rPr>
        <w:t xml:space="preserve">rofiles in </w:t>
      </w:r>
      <w:r>
        <w:rPr>
          <w:rFonts w:hint="eastAsia" w:ascii="Times New Roman" w:hAnsi="Times New Roman" w:eastAsia="宋体" w:cs="Times New Roman"/>
          <w:snapToGrid w:val="0"/>
          <w:spacing w:val="-1"/>
          <w:kern w:val="0"/>
          <w:szCs w:val="21"/>
        </w:rPr>
        <w:t>p</w:t>
      </w:r>
      <w:r>
        <w:rPr>
          <w:rFonts w:ascii="Times New Roman" w:hAnsi="Times New Roman" w:eastAsia="宋体" w:cs="Times New Roman"/>
          <w:snapToGrid w:val="0"/>
          <w:spacing w:val="-1"/>
          <w:kern w:val="0"/>
          <w:szCs w:val="21"/>
          <w:lang w:eastAsia="en-US"/>
        </w:rPr>
        <w:t xml:space="preserve">rostate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lang w:eastAsia="en-US"/>
        </w:rPr>
        <w:t xml:space="preserve">ancer </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lang w:eastAsia="en-US"/>
        </w:rPr>
        <w:t>urvivors[J]. Oncol Nurs Forum</w:t>
      </w:r>
      <w:r>
        <w:rPr>
          <w:rFonts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lang w:eastAsia="en-US"/>
        </w:rPr>
        <w:t>2025</w:t>
      </w:r>
      <w:r>
        <w:rPr>
          <w:rFonts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lang w:eastAsia="en-US"/>
        </w:rPr>
        <w:t>52(2):137-150.DOI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lang w:eastAsia="en-US"/>
        </w:rPr>
        <w:t>10.1188/25.ONF.137-150</w:t>
      </w:r>
      <w:bookmarkStart w:id="78" w:name="pindex380"/>
      <w:bookmarkEnd w:id="78"/>
    </w:p>
    <w:p w14:paraId="6AB4EADE">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lang w:eastAsia="en-US"/>
        </w:rPr>
        <w:t>[4]冯佳，刘丹，张萌,等.前列腺癌患者症状评估工具的研究进展[J].中华现代护理杂志，2023，29(27)</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lang w:eastAsia="en-US"/>
        </w:rPr>
        <w:t>3758-3762.DOI</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lang w:eastAsia="en-US"/>
        </w:rPr>
        <w:t>10.3760/cma.j.cn115682-20220920-04627</w:t>
      </w:r>
      <w:r>
        <w:rPr>
          <w:rFonts w:hint="eastAsia" w:ascii="Times New Roman" w:hAnsi="Times New Roman" w:eastAsia="宋体" w:cs="Times New Roman"/>
          <w:snapToGrid w:val="0"/>
          <w:color w:val="FF0000"/>
          <w:spacing w:val="-1"/>
          <w:kern w:val="0"/>
          <w:szCs w:val="21"/>
        </w:rPr>
        <w:t>.</w:t>
      </w:r>
      <w:bookmarkStart w:id="79" w:name="pindex381"/>
      <w:bookmarkEnd w:id="79"/>
    </w:p>
    <w:p w14:paraId="39A323EF">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lang w:eastAsia="en-US"/>
        </w:rPr>
      </w:pPr>
      <w:r>
        <w:rPr>
          <w:rFonts w:ascii="Times New Roman" w:hAnsi="Times New Roman" w:eastAsia="宋体" w:cs="Times New Roman"/>
          <w:snapToGrid w:val="0"/>
          <w:color w:val="FF0000"/>
          <w:spacing w:val="-1"/>
          <w:kern w:val="0"/>
          <w:szCs w:val="21"/>
          <w:lang w:eastAsia="en-US"/>
        </w:rPr>
        <w:t>Feng J, Liu D, Zhang M, et al. Research progress on symptom assessment tools for prostate cancer patients[J]. Chin J Mod Nurs,2023,29(27):3758-3762.</w:t>
      </w:r>
    </w:p>
    <w:p w14:paraId="42A66722">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[5]Kim HJ, McGuire DB, Tulman L</w:t>
      </w:r>
      <w:r>
        <w:rPr>
          <w:rFonts w:ascii="Times New Roman" w:hAnsi="Times New Roman" w:eastAsia="宋体" w:cs="Times New Roman"/>
          <w:snapToGrid w:val="0"/>
          <w:spacing w:val="-1"/>
          <w:kern w:val="0"/>
          <w:szCs w:val="21"/>
          <w:lang w:eastAsia="en-US"/>
        </w:rPr>
        <w:t>, et al.</w:t>
      </w:r>
      <w:r>
        <w:rPr>
          <w:rFonts w:ascii="Times New Roman" w:hAnsi="Times New Roman" w:eastAsia="宋体" w:cs="Times New Roman"/>
          <w:snapToGrid w:val="0"/>
          <w:spacing w:val="-1"/>
          <w:kern w:val="0"/>
          <w:szCs w:val="21"/>
        </w:rPr>
        <w:t xml:space="preserve"> Symptom clusters: concept analysis and clinical implications for cancer nursing</w:t>
      </w:r>
      <w:r>
        <w:rPr>
          <w:rFonts w:ascii="Times New Roman" w:hAnsi="Times New Roman" w:eastAsia="宋体" w:cs="Times New Roman"/>
          <w:snapToGrid w:val="0"/>
          <w:spacing w:val="-1"/>
          <w:kern w:val="0"/>
          <w:szCs w:val="21"/>
          <w:lang w:eastAsia="en-US"/>
        </w:rPr>
        <w:t>[J]</w:t>
      </w:r>
      <w:r>
        <w:rPr>
          <w:rFonts w:ascii="Times New Roman" w:hAnsi="Times New Roman" w:eastAsia="宋体" w:cs="Times New Roman"/>
          <w:snapToGrid w:val="0"/>
          <w:spacing w:val="-1"/>
          <w:kern w:val="0"/>
          <w:szCs w:val="21"/>
        </w:rPr>
        <w:t>. Cancer Nurs. 2005;28(4):270-</w:t>
      </w:r>
      <w:r>
        <w:rPr>
          <w:rFonts w:hint="eastAsia" w:ascii="Times New Roman" w:hAnsi="Times New Roman" w:eastAsia="宋体" w:cs="Times New Roman"/>
          <w:snapToGrid w:val="0"/>
          <w:spacing w:val="-1"/>
          <w:kern w:val="0"/>
          <w:szCs w:val="21"/>
        </w:rPr>
        <w:t>2</w:t>
      </w:r>
      <w:r>
        <w:rPr>
          <w:rFonts w:ascii="Times New Roman" w:hAnsi="Times New Roman" w:eastAsia="宋体" w:cs="Times New Roman"/>
          <w:snapToGrid w:val="0"/>
          <w:spacing w:val="-1"/>
          <w:kern w:val="0"/>
          <w:szCs w:val="21"/>
        </w:rPr>
        <w:t>82; quiz 283-</w:t>
      </w:r>
      <w:r>
        <w:rPr>
          <w:rFonts w:hint="eastAsia" w:ascii="Times New Roman" w:hAnsi="Times New Roman" w:eastAsia="宋体" w:cs="Times New Roman"/>
          <w:snapToGrid w:val="0"/>
          <w:spacing w:val="-1"/>
          <w:kern w:val="0"/>
          <w:szCs w:val="21"/>
        </w:rPr>
        <w:t>28</w:t>
      </w:r>
      <w:r>
        <w:rPr>
          <w:rFonts w:ascii="Times New Roman" w:hAnsi="Times New Roman" w:eastAsia="宋体" w:cs="Times New Roman"/>
          <w:snapToGrid w:val="0"/>
          <w:spacing w:val="-1"/>
          <w:kern w:val="0"/>
          <w:szCs w:val="21"/>
        </w:rPr>
        <w:t xml:space="preserve">4. </w:t>
      </w:r>
      <w:r>
        <w:rPr>
          <w:rFonts w:ascii="Times New Roman" w:hAnsi="Times New Roman" w:eastAsia="宋体" w:cs="Times New Roman"/>
          <w:snapToGrid w:val="0"/>
          <w:spacing w:val="-1"/>
          <w:kern w:val="0"/>
          <w:szCs w:val="21"/>
          <w:lang w:eastAsia="en-US"/>
        </w:rPr>
        <w:t>DOI:</w:t>
      </w:r>
      <w:r>
        <w:rPr>
          <w:rFonts w:ascii="Times New Roman" w:hAnsi="Times New Roman" w:eastAsia="宋体" w:cs="Times New Roman"/>
          <w:snapToGrid w:val="0"/>
          <w:spacing w:val="-1"/>
          <w:kern w:val="0"/>
          <w:szCs w:val="21"/>
        </w:rPr>
        <w:t>10.1097/00002820-200507000-00005</w:t>
      </w:r>
      <w:r>
        <w:rPr>
          <w:rFonts w:hint="eastAsia" w:ascii="Times New Roman" w:hAnsi="Times New Roman" w:eastAsia="宋体" w:cs="Times New Roman"/>
          <w:snapToGrid w:val="0"/>
          <w:spacing w:val="-1"/>
          <w:kern w:val="0"/>
          <w:szCs w:val="21"/>
        </w:rPr>
        <w:t>.</w:t>
      </w:r>
      <w:bookmarkStart w:id="80" w:name="pindex383"/>
      <w:bookmarkEnd w:id="80"/>
    </w:p>
    <w:p w14:paraId="04CF5EFE">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[6]Dodd M, Janson S, Facione N, et al. Advancing the science of symptom management</w:t>
      </w:r>
      <w:r>
        <w:rPr>
          <w:rFonts w:ascii="Times New Roman" w:hAnsi="Times New Roman" w:eastAsia="宋体" w:cs="Times New Roman"/>
          <w:snapToGrid w:val="0"/>
          <w:spacing w:val="-1"/>
          <w:kern w:val="0"/>
          <w:szCs w:val="21"/>
          <w:lang w:eastAsia="en-US"/>
        </w:rPr>
        <w:t>[J]</w:t>
      </w:r>
      <w:r>
        <w:rPr>
          <w:rFonts w:ascii="Times New Roman" w:hAnsi="Times New Roman" w:eastAsia="宋体" w:cs="Times New Roman"/>
          <w:snapToGrid w:val="0"/>
          <w:spacing w:val="-1"/>
          <w:kern w:val="0"/>
          <w:szCs w:val="21"/>
        </w:rPr>
        <w:t>. J Adv Nurs</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2001</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33(5):668-676.</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10.1046/j.1365-2648.2001.01697.x</w:t>
      </w:r>
      <w:r>
        <w:rPr>
          <w:rFonts w:hint="eastAsia" w:ascii="Times New Roman" w:hAnsi="Times New Roman" w:eastAsia="宋体" w:cs="Times New Roman"/>
          <w:snapToGrid w:val="0"/>
          <w:spacing w:val="-1"/>
          <w:kern w:val="0"/>
          <w:szCs w:val="21"/>
        </w:rPr>
        <w:t>.</w:t>
      </w:r>
      <w:bookmarkStart w:id="81" w:name="pindex384"/>
      <w:bookmarkEnd w:id="81"/>
    </w:p>
    <w:p w14:paraId="227BEF5F">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[7]Molassiotis A,</w:t>
      </w:r>
      <w:r>
        <w:rPr>
          <w:rFonts w:hint="eastAsia" w:ascii="Times New Roman" w:hAnsi="Times New Roman" w:eastAsia="宋体" w:cs="Times New Roman"/>
          <w:snapToGrid w:val="0"/>
          <w:spacing w:val="-1"/>
          <w:kern w:val="0"/>
          <w:szCs w:val="21"/>
        </w:rPr>
        <w:t xml:space="preserve"> </w:t>
      </w:r>
      <w:r>
        <w:rPr>
          <w:rFonts w:ascii="Times New Roman" w:hAnsi="Times New Roman" w:eastAsia="宋体" w:cs="Times New Roman"/>
          <w:snapToGrid w:val="0"/>
          <w:spacing w:val="-1"/>
          <w:kern w:val="0"/>
          <w:szCs w:val="21"/>
        </w:rPr>
        <w:t>Wengström Y,</w:t>
      </w:r>
      <w:r>
        <w:rPr>
          <w:rFonts w:hint="eastAsia" w:ascii="Times New Roman" w:hAnsi="Times New Roman" w:eastAsia="宋体" w:cs="Times New Roman"/>
          <w:snapToGrid w:val="0"/>
          <w:spacing w:val="-1"/>
          <w:kern w:val="0"/>
          <w:szCs w:val="21"/>
        </w:rPr>
        <w:t xml:space="preserve"> </w:t>
      </w:r>
      <w:r>
        <w:rPr>
          <w:rFonts w:ascii="Times New Roman" w:hAnsi="Times New Roman" w:eastAsia="宋体" w:cs="Times New Roman"/>
          <w:snapToGrid w:val="0"/>
          <w:spacing w:val="-1"/>
          <w:kern w:val="0"/>
          <w:szCs w:val="21"/>
        </w:rPr>
        <w:t>Kearney N.</w:t>
      </w:r>
      <w:r>
        <w:rPr>
          <w:rFonts w:hint="eastAsia" w:ascii="Times New Roman" w:hAnsi="Times New Roman" w:eastAsia="宋体" w:cs="Times New Roman"/>
          <w:snapToGrid w:val="0"/>
          <w:spacing w:val="-1"/>
          <w:kern w:val="0"/>
          <w:szCs w:val="21"/>
        </w:rPr>
        <w:t xml:space="preserve"> </w:t>
      </w:r>
      <w:r>
        <w:rPr>
          <w:rFonts w:ascii="Times New Roman" w:hAnsi="Times New Roman" w:eastAsia="宋体" w:cs="Times New Roman"/>
          <w:snapToGrid w:val="0"/>
          <w:spacing w:val="-1"/>
          <w:kern w:val="0"/>
          <w:szCs w:val="21"/>
        </w:rPr>
        <w:t>Symptom cluster patterns during the first year after diagnosis with cancer[J].</w:t>
      </w:r>
      <w:r>
        <w:rPr>
          <w:rFonts w:hint="eastAsia" w:ascii="Times New Roman" w:hAnsi="Times New Roman" w:eastAsia="宋体" w:cs="Times New Roman"/>
          <w:snapToGrid w:val="0"/>
          <w:spacing w:val="-1"/>
          <w:kern w:val="0"/>
          <w:szCs w:val="21"/>
        </w:rPr>
        <w:t xml:space="preserve"> </w:t>
      </w:r>
      <w:r>
        <w:rPr>
          <w:rFonts w:ascii="Times New Roman" w:hAnsi="Times New Roman" w:eastAsia="宋体" w:cs="Times New Roman"/>
          <w:snapToGrid w:val="0"/>
          <w:spacing w:val="-1"/>
          <w:kern w:val="0"/>
          <w:szCs w:val="21"/>
        </w:rPr>
        <w:t>J Pain Symptom Manage,2010,39(5):847-858.</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10.1016/j.jpainsymman.2009.09.012</w:t>
      </w:r>
      <w:r>
        <w:rPr>
          <w:rFonts w:hint="eastAsia" w:ascii="Times New Roman" w:hAnsi="Times New Roman" w:eastAsia="宋体" w:cs="Times New Roman"/>
          <w:snapToGrid w:val="0"/>
          <w:spacing w:val="-1"/>
          <w:kern w:val="0"/>
          <w:szCs w:val="21"/>
        </w:rPr>
        <w:t>.</w:t>
      </w:r>
      <w:bookmarkStart w:id="82" w:name="pindex385"/>
      <w:bookmarkEnd w:id="82"/>
    </w:p>
    <w:p w14:paraId="079AD2BA">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[8]Papachristou N, Barnaghi P, Cooper B, et al. Network </w:t>
      </w:r>
      <w:r>
        <w:rPr>
          <w:rFonts w:hint="eastAsia" w:ascii="Times New Roman" w:hAnsi="Times New Roman" w:eastAsia="宋体" w:cs="Times New Roman"/>
          <w:snapToGrid w:val="0"/>
          <w:spacing w:val="-1"/>
          <w:kern w:val="0"/>
          <w:szCs w:val="21"/>
        </w:rPr>
        <w:t>a</w:t>
      </w:r>
      <w:r>
        <w:rPr>
          <w:rFonts w:ascii="Times New Roman" w:hAnsi="Times New Roman" w:eastAsia="宋体" w:cs="Times New Roman"/>
          <w:snapToGrid w:val="0"/>
          <w:spacing w:val="-1"/>
          <w:kern w:val="0"/>
          <w:szCs w:val="21"/>
        </w:rPr>
        <w:t xml:space="preserve">nalysis of the </w:t>
      </w:r>
      <w:r>
        <w:rPr>
          <w:rFonts w:hint="eastAsia" w:ascii="Times New Roman" w:hAnsi="Times New Roman" w:eastAsia="宋体" w:cs="Times New Roman"/>
          <w:snapToGrid w:val="0"/>
          <w:spacing w:val="-1"/>
          <w:kern w:val="0"/>
          <w:szCs w:val="21"/>
        </w:rPr>
        <w:t>m</w:t>
      </w:r>
      <w:r>
        <w:rPr>
          <w:rFonts w:ascii="Times New Roman" w:hAnsi="Times New Roman" w:eastAsia="宋体" w:cs="Times New Roman"/>
          <w:snapToGrid w:val="0"/>
          <w:spacing w:val="-1"/>
          <w:kern w:val="0"/>
          <w:szCs w:val="21"/>
        </w:rPr>
        <w:t xml:space="preserve">ultidimensional </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rPr>
        <w:t xml:space="preserve">ymptom </w:t>
      </w:r>
      <w:r>
        <w:rPr>
          <w:rFonts w:hint="eastAsia" w:ascii="Times New Roman" w:hAnsi="Times New Roman" w:eastAsia="宋体" w:cs="Times New Roman"/>
          <w:snapToGrid w:val="0"/>
          <w:spacing w:val="-1"/>
          <w:kern w:val="0"/>
          <w:szCs w:val="21"/>
        </w:rPr>
        <w:t>e</w:t>
      </w:r>
      <w:r>
        <w:rPr>
          <w:rFonts w:ascii="Times New Roman" w:hAnsi="Times New Roman" w:eastAsia="宋体" w:cs="Times New Roman"/>
          <w:snapToGrid w:val="0"/>
          <w:spacing w:val="-1"/>
          <w:kern w:val="0"/>
          <w:szCs w:val="21"/>
        </w:rPr>
        <w:t xml:space="preserve">xperience of </w:t>
      </w:r>
      <w:r>
        <w:rPr>
          <w:rFonts w:hint="eastAsia" w:ascii="Times New Roman" w:hAnsi="Times New Roman" w:eastAsia="宋体" w:cs="Times New Roman"/>
          <w:snapToGrid w:val="0"/>
          <w:spacing w:val="-1"/>
          <w:kern w:val="0"/>
          <w:szCs w:val="21"/>
        </w:rPr>
        <w:t>o</w:t>
      </w:r>
      <w:r>
        <w:rPr>
          <w:rFonts w:ascii="Times New Roman" w:hAnsi="Times New Roman" w:eastAsia="宋体" w:cs="Times New Roman"/>
          <w:snapToGrid w:val="0"/>
          <w:spacing w:val="-1"/>
          <w:kern w:val="0"/>
          <w:szCs w:val="21"/>
        </w:rPr>
        <w:t>ncology[J]. Sci Rep,2019,9(1):2258.</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10.1038/s41598-018-36973-1</w:t>
      </w:r>
      <w:r>
        <w:rPr>
          <w:rFonts w:hint="eastAsia" w:ascii="Times New Roman" w:hAnsi="Times New Roman" w:eastAsia="宋体" w:cs="Times New Roman"/>
          <w:snapToGrid w:val="0"/>
          <w:spacing w:val="-1"/>
          <w:kern w:val="0"/>
          <w:szCs w:val="21"/>
        </w:rPr>
        <w:t>.</w:t>
      </w:r>
      <w:bookmarkStart w:id="83" w:name="pindex386"/>
      <w:bookmarkEnd w:id="83"/>
    </w:p>
    <w:p w14:paraId="5992DA6C">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[9]Epskamp S, Waldorp LJ, Mõttus R, et al. The Gaussian Graphical Model in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rPr>
        <w:t>ross-</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rPr>
        <w:t xml:space="preserve">ectional and </w:t>
      </w:r>
      <w:r>
        <w:rPr>
          <w:rFonts w:hint="eastAsia" w:ascii="Times New Roman" w:hAnsi="Times New Roman" w:eastAsia="宋体" w:cs="Times New Roman"/>
          <w:snapToGrid w:val="0"/>
          <w:spacing w:val="-1"/>
          <w:kern w:val="0"/>
          <w:szCs w:val="21"/>
        </w:rPr>
        <w:t>t</w:t>
      </w:r>
      <w:r>
        <w:rPr>
          <w:rFonts w:ascii="Times New Roman" w:hAnsi="Times New Roman" w:eastAsia="宋体" w:cs="Times New Roman"/>
          <w:snapToGrid w:val="0"/>
          <w:spacing w:val="-1"/>
          <w:kern w:val="0"/>
          <w:szCs w:val="21"/>
        </w:rPr>
        <w:t>ime-</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rPr>
        <w:t xml:space="preserve">eries </w:t>
      </w:r>
      <w:r>
        <w:rPr>
          <w:rFonts w:hint="eastAsia" w:ascii="Times New Roman" w:hAnsi="Times New Roman" w:eastAsia="宋体" w:cs="Times New Roman"/>
          <w:snapToGrid w:val="0"/>
          <w:spacing w:val="-1"/>
          <w:kern w:val="0"/>
          <w:szCs w:val="21"/>
        </w:rPr>
        <w:t>d</w:t>
      </w:r>
      <w:r>
        <w:rPr>
          <w:rFonts w:ascii="Times New Roman" w:hAnsi="Times New Roman" w:eastAsia="宋体" w:cs="Times New Roman"/>
          <w:snapToGrid w:val="0"/>
          <w:spacing w:val="-1"/>
          <w:kern w:val="0"/>
          <w:szCs w:val="21"/>
        </w:rPr>
        <w:t>ata[J]. Multivariate Behav Res,2018,53(4):453-480.</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10.1080/00273171.2018.1454823</w:t>
      </w:r>
      <w:r>
        <w:rPr>
          <w:rFonts w:hint="eastAsia" w:ascii="Times New Roman" w:hAnsi="Times New Roman" w:eastAsia="宋体" w:cs="Times New Roman"/>
          <w:snapToGrid w:val="0"/>
          <w:spacing w:val="-1"/>
          <w:kern w:val="0"/>
          <w:szCs w:val="21"/>
        </w:rPr>
        <w:t>.</w:t>
      </w:r>
      <w:bookmarkStart w:id="84" w:name="pindex387"/>
      <w:bookmarkEnd w:id="84"/>
    </w:p>
    <w:p w14:paraId="71D24B8E">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[10]Montazeri F, de Bildt A, Dekker V, et al. Network </w:t>
      </w:r>
      <w:r>
        <w:rPr>
          <w:rFonts w:hint="eastAsia" w:ascii="Times New Roman" w:hAnsi="Times New Roman" w:eastAsia="宋体" w:cs="Times New Roman"/>
          <w:snapToGrid w:val="0"/>
          <w:spacing w:val="-1"/>
          <w:kern w:val="0"/>
          <w:szCs w:val="21"/>
        </w:rPr>
        <w:t>a</w:t>
      </w:r>
      <w:r>
        <w:rPr>
          <w:rFonts w:ascii="Times New Roman" w:hAnsi="Times New Roman" w:eastAsia="宋体" w:cs="Times New Roman"/>
          <w:snapToGrid w:val="0"/>
          <w:spacing w:val="-1"/>
          <w:kern w:val="0"/>
          <w:szCs w:val="21"/>
        </w:rPr>
        <w:t xml:space="preserve">nalysis of </w:t>
      </w:r>
      <w:r>
        <w:rPr>
          <w:rFonts w:hint="eastAsia" w:ascii="Times New Roman" w:hAnsi="Times New Roman" w:eastAsia="宋体" w:cs="Times New Roman"/>
          <w:snapToGrid w:val="0"/>
          <w:spacing w:val="-1"/>
          <w:kern w:val="0"/>
          <w:szCs w:val="21"/>
        </w:rPr>
        <w:t>b</w:t>
      </w:r>
      <w:r>
        <w:rPr>
          <w:rFonts w:ascii="Times New Roman" w:hAnsi="Times New Roman" w:eastAsia="宋体" w:cs="Times New Roman"/>
          <w:snapToGrid w:val="0"/>
          <w:spacing w:val="-1"/>
          <w:kern w:val="0"/>
          <w:szCs w:val="21"/>
        </w:rPr>
        <w:t xml:space="preserve">ehaviors in the </w:t>
      </w:r>
      <w:r>
        <w:rPr>
          <w:rFonts w:hint="eastAsia" w:ascii="Times New Roman" w:hAnsi="Times New Roman" w:eastAsia="宋体" w:cs="Times New Roman"/>
          <w:snapToGrid w:val="0"/>
          <w:spacing w:val="-1"/>
          <w:kern w:val="0"/>
          <w:szCs w:val="21"/>
        </w:rPr>
        <w:t>d</w:t>
      </w:r>
      <w:r>
        <w:rPr>
          <w:rFonts w:ascii="Times New Roman" w:hAnsi="Times New Roman" w:eastAsia="宋体" w:cs="Times New Roman"/>
          <w:snapToGrid w:val="0"/>
          <w:spacing w:val="-1"/>
          <w:kern w:val="0"/>
          <w:szCs w:val="21"/>
        </w:rPr>
        <w:t xml:space="preserve">epression and </w:t>
      </w:r>
      <w:r>
        <w:rPr>
          <w:rFonts w:hint="eastAsia" w:ascii="Times New Roman" w:hAnsi="Times New Roman" w:eastAsia="宋体" w:cs="Times New Roman"/>
          <w:snapToGrid w:val="0"/>
          <w:spacing w:val="-1"/>
          <w:kern w:val="0"/>
          <w:szCs w:val="21"/>
        </w:rPr>
        <w:t>a</w:t>
      </w:r>
      <w:r>
        <w:rPr>
          <w:rFonts w:ascii="Times New Roman" w:hAnsi="Times New Roman" w:eastAsia="宋体" w:cs="Times New Roman"/>
          <w:snapToGrid w:val="0"/>
          <w:spacing w:val="-1"/>
          <w:kern w:val="0"/>
          <w:szCs w:val="21"/>
        </w:rPr>
        <w:t xml:space="preserve">utism </w:t>
      </w:r>
      <w:r>
        <w:rPr>
          <w:rFonts w:hint="eastAsia" w:ascii="Times New Roman" w:hAnsi="Times New Roman" w:eastAsia="宋体" w:cs="Times New Roman"/>
          <w:snapToGrid w:val="0"/>
          <w:spacing w:val="-1"/>
          <w:kern w:val="0"/>
          <w:szCs w:val="21"/>
        </w:rPr>
        <w:t>r</w:t>
      </w:r>
      <w:r>
        <w:rPr>
          <w:rFonts w:ascii="Times New Roman" w:hAnsi="Times New Roman" w:eastAsia="宋体" w:cs="Times New Roman"/>
          <w:snapToGrid w:val="0"/>
          <w:spacing w:val="-1"/>
          <w:kern w:val="0"/>
          <w:szCs w:val="21"/>
        </w:rPr>
        <w:t xml:space="preserve">ealms: </w:t>
      </w:r>
      <w:r>
        <w:rPr>
          <w:rFonts w:hint="eastAsia" w:ascii="Times New Roman" w:hAnsi="Times New Roman" w:eastAsia="宋体" w:cs="Times New Roman"/>
          <w:snapToGrid w:val="0"/>
          <w:spacing w:val="-1"/>
          <w:kern w:val="0"/>
          <w:szCs w:val="21"/>
        </w:rPr>
        <w:t>i</w:t>
      </w:r>
      <w:r>
        <w:rPr>
          <w:rFonts w:ascii="Times New Roman" w:hAnsi="Times New Roman" w:eastAsia="宋体" w:cs="Times New Roman"/>
          <w:snapToGrid w:val="0"/>
          <w:spacing w:val="-1"/>
          <w:kern w:val="0"/>
          <w:szCs w:val="21"/>
        </w:rPr>
        <w:t>nter-</w:t>
      </w:r>
      <w:r>
        <w:rPr>
          <w:rFonts w:hint="eastAsia" w:ascii="Times New Roman" w:hAnsi="Times New Roman" w:eastAsia="宋体" w:cs="Times New Roman"/>
          <w:snapToGrid w:val="0"/>
          <w:spacing w:val="-1"/>
          <w:kern w:val="0"/>
          <w:szCs w:val="21"/>
        </w:rPr>
        <w:t>r</w:t>
      </w:r>
      <w:r>
        <w:rPr>
          <w:rFonts w:ascii="Times New Roman" w:hAnsi="Times New Roman" w:eastAsia="宋体" w:cs="Times New Roman"/>
          <w:snapToGrid w:val="0"/>
          <w:spacing w:val="-1"/>
          <w:kern w:val="0"/>
          <w:szCs w:val="21"/>
        </w:rPr>
        <w:t xml:space="preserve">elationships and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rPr>
        <w:t xml:space="preserve">linical </w:t>
      </w:r>
      <w:r>
        <w:rPr>
          <w:rFonts w:hint="eastAsia" w:ascii="Times New Roman" w:hAnsi="Times New Roman" w:eastAsia="宋体" w:cs="Times New Roman"/>
          <w:snapToGrid w:val="0"/>
          <w:spacing w:val="-1"/>
          <w:kern w:val="0"/>
          <w:szCs w:val="21"/>
        </w:rPr>
        <w:t>i</w:t>
      </w:r>
      <w:r>
        <w:rPr>
          <w:rFonts w:ascii="Times New Roman" w:hAnsi="Times New Roman" w:eastAsia="宋体" w:cs="Times New Roman"/>
          <w:snapToGrid w:val="0"/>
          <w:spacing w:val="-1"/>
          <w:kern w:val="0"/>
          <w:szCs w:val="21"/>
        </w:rPr>
        <w:t>mplications[J]. J Autism Dev Disord,2020,50(5):1580-1595.</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10.1007/s10803-019-03914-4</w:t>
      </w:r>
      <w:r>
        <w:rPr>
          <w:rFonts w:hint="eastAsia" w:ascii="Times New Roman" w:hAnsi="Times New Roman" w:eastAsia="宋体" w:cs="Times New Roman"/>
          <w:snapToGrid w:val="0"/>
          <w:spacing w:val="-1"/>
          <w:kern w:val="0"/>
          <w:szCs w:val="21"/>
        </w:rPr>
        <w:t>.</w:t>
      </w:r>
      <w:bookmarkStart w:id="85" w:name="pindex388"/>
      <w:bookmarkEnd w:id="85"/>
    </w:p>
    <w:p w14:paraId="2BA97D20">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[11]张磊</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林倩雯</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顾晓锋</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等.前列腺癌患者内分泌治疗期间相关症状群的纵向研究[J].护理学杂志</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2025</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40(22)</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17-21.DOI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10.3870/j.issn.1001-4152.2025.22.017</w:t>
      </w:r>
      <w:r>
        <w:rPr>
          <w:rFonts w:hint="eastAsia" w:ascii="Times New Roman" w:hAnsi="Times New Roman" w:eastAsia="宋体" w:cs="Times New Roman"/>
          <w:snapToGrid w:val="0"/>
          <w:spacing w:val="-1"/>
          <w:kern w:val="0"/>
          <w:szCs w:val="21"/>
        </w:rPr>
        <w:t>.</w:t>
      </w:r>
      <w:bookmarkStart w:id="86" w:name="pindex389"/>
      <w:bookmarkEnd w:id="86"/>
    </w:p>
    <w:p w14:paraId="2031F5E4">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Zhang L, Lin QW, Gu XF, et al. Longitudinal study on symptom clusters during androgen deprivation therapy in patients with prostate cancer[J]. J Nurs Sci,2025,40(22):17-21.</w:t>
      </w:r>
    </w:p>
    <w:p w14:paraId="37B2E752">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[12]Epskamp S, Borsboom D, Fried EI. Estimating psychological networks and their accuracy: </w:t>
      </w:r>
      <w:r>
        <w:rPr>
          <w:rFonts w:hint="eastAsia" w:ascii="Times New Roman" w:hAnsi="Times New Roman" w:eastAsia="宋体" w:cs="Times New Roman"/>
          <w:snapToGrid w:val="0"/>
          <w:spacing w:val="-1"/>
          <w:kern w:val="0"/>
          <w:szCs w:val="21"/>
        </w:rPr>
        <w:t>a</w:t>
      </w:r>
      <w:r>
        <w:rPr>
          <w:rFonts w:ascii="Times New Roman" w:hAnsi="Times New Roman" w:eastAsia="宋体" w:cs="Times New Roman"/>
          <w:snapToGrid w:val="0"/>
          <w:spacing w:val="-1"/>
          <w:kern w:val="0"/>
          <w:szCs w:val="21"/>
        </w:rPr>
        <w:t xml:space="preserve"> tutorial paper[J]. Behav Res Methods,2018,50(1):195-212.</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10.3758/s13428-017-0862-1</w:t>
      </w:r>
      <w:r>
        <w:rPr>
          <w:rFonts w:hint="eastAsia" w:ascii="Times New Roman" w:hAnsi="Times New Roman" w:eastAsia="宋体" w:cs="Times New Roman"/>
          <w:snapToGrid w:val="0"/>
          <w:spacing w:val="-1"/>
          <w:kern w:val="0"/>
          <w:szCs w:val="21"/>
        </w:rPr>
        <w:t>.</w:t>
      </w:r>
      <w:bookmarkStart w:id="87" w:name="pindex391"/>
      <w:bookmarkEnd w:id="87"/>
    </w:p>
    <w:p w14:paraId="6561172B">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[13]Yang Z, Zhu Z, Wen H, et al. Identifying subtypes of HIV/AIDS-related symptoms in China using latent profile analysis and symptom networks[J]. Sci Rep,2022</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12(1):13271.</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10.1038/s41598-022-17720-z</w:t>
      </w:r>
      <w:r>
        <w:rPr>
          <w:rFonts w:hint="eastAsia" w:ascii="Times New Roman" w:hAnsi="Times New Roman" w:eastAsia="宋体" w:cs="Times New Roman"/>
          <w:snapToGrid w:val="0"/>
          <w:spacing w:val="-1"/>
          <w:kern w:val="0"/>
          <w:szCs w:val="21"/>
        </w:rPr>
        <w:t>.</w:t>
      </w:r>
      <w:bookmarkStart w:id="88" w:name="pindex392"/>
      <w:bookmarkEnd w:id="88"/>
    </w:p>
    <w:p w14:paraId="58C2B96A">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[14]Dun RL, Mao JM, Yu C, et al. Simplified Chinese version of the international prostate symptom score and the benign prostatic hyperplasia impact index: cross-cultural adaptation, reliability, and validity for patients with benign prostatic hyperplasia[J]. Prostate Int,2022,10(3):162-168.</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10.1016/j.prnil.2022.04.001</w:t>
      </w:r>
      <w:r>
        <w:rPr>
          <w:rFonts w:hint="eastAsia" w:ascii="Times New Roman" w:hAnsi="Times New Roman" w:eastAsia="宋体" w:cs="Times New Roman"/>
          <w:snapToGrid w:val="0"/>
          <w:spacing w:val="-1"/>
          <w:kern w:val="0"/>
          <w:szCs w:val="21"/>
        </w:rPr>
        <w:t>.</w:t>
      </w:r>
      <w:bookmarkStart w:id="89" w:name="pindex393"/>
      <w:bookmarkEnd w:id="89"/>
    </w:p>
    <w:p w14:paraId="41500DD2">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[15]Vallejo-Medina P, Saffon JP, Álvarez-Muelas A. Colombian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rPr>
        <w:t xml:space="preserve">linical </w:t>
      </w:r>
      <w:r>
        <w:rPr>
          <w:rFonts w:hint="eastAsia" w:ascii="Times New Roman" w:hAnsi="Times New Roman" w:eastAsia="宋体" w:cs="Times New Roman"/>
          <w:snapToGrid w:val="0"/>
          <w:spacing w:val="-1"/>
          <w:kern w:val="0"/>
          <w:szCs w:val="21"/>
        </w:rPr>
        <w:t>v</w:t>
      </w:r>
      <w:r>
        <w:rPr>
          <w:rFonts w:ascii="Times New Roman" w:hAnsi="Times New Roman" w:eastAsia="宋体" w:cs="Times New Roman"/>
          <w:snapToGrid w:val="0"/>
          <w:spacing w:val="-1"/>
          <w:kern w:val="0"/>
          <w:szCs w:val="21"/>
        </w:rPr>
        <w:t>alidation of the International Index of Erectile Function (IIEF-5)[J]. Sex Med,2022,10(1):100461.</w:t>
      </w:r>
      <w:r>
        <w:rPr>
          <w:rFonts w:ascii="Times New Roman" w:hAnsi="Times New Roman" w:eastAsia="宋体" w:cs="Times New Roman"/>
          <w:snapToGrid w:val="0"/>
          <w:spacing w:val="-1"/>
          <w:kern w:val="0"/>
          <w:szCs w:val="21"/>
          <w:lang w:eastAsia="en-US"/>
        </w:rPr>
        <w:t>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10.1016/j.esxm.2021.100461</w:t>
      </w:r>
      <w:r>
        <w:rPr>
          <w:rFonts w:hint="eastAsia" w:ascii="Times New Roman" w:hAnsi="Times New Roman" w:eastAsia="宋体" w:cs="Times New Roman"/>
          <w:snapToGrid w:val="0"/>
          <w:spacing w:val="-1"/>
          <w:kern w:val="0"/>
          <w:szCs w:val="21"/>
        </w:rPr>
        <w:t>.</w:t>
      </w:r>
      <w:bookmarkStart w:id="90" w:name="pindex394"/>
      <w:bookmarkEnd w:id="90"/>
    </w:p>
    <w:p w14:paraId="372F03DC">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[16]Wan C, Meng Q, Yang Z, et al. Validation of the simplified Chinese version of EORTC QLQ-C30 from the measurements of five types of </w:t>
      </w:r>
      <w:sdt>
        <w:sdtPr>
          <w:alias w:val="英文错误"/>
          <w:tag w:val="reviewtag_"/>
          <w:id w:val="2011805"/>
        </w:sdtPr>
        <w:sdtContent>
          <w:bookmarkStart w:id="91" w:name="bkReivew2011805"/>
          <w:r>
            <w:rPr>
              <w:rFonts w:ascii="Times New Roman" w:hAnsi="Times New Roman" w:eastAsia="宋体" w:cs="Times New Roman"/>
              <w:snapToGrid w:val="0"/>
              <w:color w:val="0072FF"/>
              <w:spacing w:val="-1"/>
              <w:kern w:val="0"/>
              <w:szCs w:val="21"/>
            </w:rPr>
            <w:t>inpatients</w:t>
          </w:r>
          <w:bookmarkEnd w:id="91"/>
        </w:sdtContent>
      </w:sdt>
      <w:r>
        <w:rPr>
          <w:rFonts w:ascii="Times New Roman" w:hAnsi="Times New Roman" w:eastAsia="宋体" w:cs="Times New Roman"/>
          <w:snapToGrid w:val="0"/>
          <w:spacing w:val="-1"/>
          <w:kern w:val="0"/>
          <w:szCs w:val="21"/>
        </w:rPr>
        <w:t xml:space="preserve"> with cancer[J]. Ann Oncol,2008,19(12):2053-2060.DOI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10.1093/annonc/mdn417</w:t>
      </w:r>
      <w:r>
        <w:rPr>
          <w:rFonts w:hint="eastAsia" w:ascii="Times New Roman" w:hAnsi="Times New Roman" w:eastAsia="宋体" w:cs="Times New Roman"/>
          <w:snapToGrid w:val="0"/>
          <w:spacing w:val="-1"/>
          <w:kern w:val="0"/>
          <w:szCs w:val="21"/>
        </w:rPr>
        <w:t>.</w:t>
      </w:r>
      <w:bookmarkStart w:id="92" w:name="pindex395"/>
      <w:bookmarkEnd w:id="92"/>
    </w:p>
    <w:p w14:paraId="21B3EF35">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[17] 陈伟,邓哲宪,余志贤,等. 间歇性雄激素阻断治疗对晚期前列腺癌患者生活质量的影响[J]. 中国肿瘤临床,2008,35(3):124-127. DOI:10.3969/j.issn.1000-8179.2008.03.002. </w:t>
      </w:r>
      <w:bookmarkStart w:id="93" w:name="pindex396"/>
      <w:bookmarkEnd w:id="93"/>
    </w:p>
    <w:p w14:paraId="0EEC8765">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rPr>
        <w:t>[18]宋伟霞，张秀真，牛卫丽,等.基于症状群理论的胃癌化疗患者前哨症状调查[J].中华现代护理杂志，2025，31(7)</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946-950.DOI</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10.3760/cma.j.cn115682-20240529-03030</w:t>
      </w:r>
      <w:r>
        <w:rPr>
          <w:rFonts w:hint="eastAsia" w:ascii="Times New Roman" w:hAnsi="Times New Roman" w:eastAsia="宋体" w:cs="Times New Roman"/>
          <w:snapToGrid w:val="0"/>
          <w:color w:val="FF0000"/>
          <w:spacing w:val="-1"/>
          <w:kern w:val="0"/>
          <w:szCs w:val="21"/>
        </w:rPr>
        <w:t>.</w:t>
      </w:r>
      <w:bookmarkStart w:id="94" w:name="pindex397"/>
      <w:bookmarkEnd w:id="94"/>
    </w:p>
    <w:p w14:paraId="2312D794">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rPr>
        <w:t>Song WX, Zhang XZ, Niu WL, et al. Sentinel symptoms survey in gastric cancer chemotherapy patients based on symptom cluster theory[J]. Chin J Mod Nurs,2025,31(7):946-950.</w:t>
      </w:r>
    </w:p>
    <w:p w14:paraId="24E510D9">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rPr>
        <w:t>[19]于雪杰，赵婉，荆晓雷,等.喉癌术后早期患者症状群网络分析[J].中华现代护理杂志，2024，30(35)</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4856-4861.DOI</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10.3760/cma.j.cn115682-20240630-03651</w:t>
      </w:r>
      <w:r>
        <w:rPr>
          <w:rFonts w:hint="eastAsia" w:ascii="Times New Roman" w:hAnsi="Times New Roman" w:eastAsia="宋体" w:cs="Times New Roman"/>
          <w:snapToGrid w:val="0"/>
          <w:color w:val="FF0000"/>
          <w:spacing w:val="-1"/>
          <w:kern w:val="0"/>
          <w:szCs w:val="21"/>
        </w:rPr>
        <w:t>.</w:t>
      </w:r>
      <w:bookmarkStart w:id="95" w:name="pindex399"/>
      <w:bookmarkEnd w:id="95"/>
    </w:p>
    <w:p w14:paraId="02C424A2">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rPr>
        <w:t>Yu XJ, Zhao W, Jing XL, et al. Network analysis of symptom clusters in early postoperative patients with laryngeal cancer[J]. Chin J Mod Nurs,2024,30(35):4856-4861.</w:t>
      </w:r>
    </w:p>
    <w:p w14:paraId="39BE1F7D">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[20]王仁芳，赵锐祎，徐珏华,等.肝癌切除术后患者核心症状及桥梁症状的网络分析[J]</w:t>
      </w:r>
      <w:sdt>
        <w:sdtPr>
          <w:alias w:val="标点符号错误"/>
          <w:tag w:val="reviewtag_"/>
          <w:id w:val="3013510"/>
        </w:sdtPr>
        <w:sdtContent>
          <w:bookmarkStart w:id="96" w:name="bkReivew3013510"/>
          <w:r>
            <w:rPr>
              <w:rFonts w:ascii="Times New Roman" w:hAnsi="Times New Roman" w:eastAsia="宋体" w:cs="Times New Roman"/>
              <w:snapToGrid w:val="0"/>
              <w:color w:val="0072FF"/>
              <w:spacing w:val="-1"/>
              <w:kern w:val="0"/>
              <w:szCs w:val="21"/>
            </w:rPr>
            <w:t>.</w:t>
          </w:r>
          <w:bookmarkEnd w:id="96"/>
        </w:sdtContent>
      </w:sdt>
      <w:r>
        <w:rPr>
          <w:rFonts w:ascii="Times New Roman" w:hAnsi="Times New Roman" w:eastAsia="宋体" w:cs="Times New Roman"/>
          <w:snapToGrid w:val="0"/>
          <w:spacing w:val="-1"/>
          <w:kern w:val="0"/>
          <w:szCs w:val="21"/>
        </w:rPr>
        <w:t>中国实用护理杂志，2025，41(19)</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1487-1493.DOI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10.3760/cma.j.cn211501-20241022-02885</w:t>
      </w:r>
      <w:r>
        <w:rPr>
          <w:rFonts w:hint="eastAsia" w:ascii="Times New Roman" w:hAnsi="Times New Roman" w:eastAsia="宋体" w:cs="Times New Roman"/>
          <w:snapToGrid w:val="0"/>
          <w:spacing w:val="-1"/>
          <w:kern w:val="0"/>
          <w:szCs w:val="21"/>
        </w:rPr>
        <w:t>.</w:t>
      </w:r>
      <w:bookmarkStart w:id="97" w:name="pindex401"/>
      <w:bookmarkEnd w:id="97"/>
    </w:p>
    <w:p w14:paraId="4DCAC093">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Wang RF, Zhao RY, Xu JH, et al. Network analysis of core symptoms and bridge symptoms of patients after hepatectomy[J]. Chin J Prac Nurs,2025,41(19):1487-1493.</w:t>
      </w:r>
    </w:p>
    <w:p w14:paraId="764AA0CA">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[21]Zhu Z, Sun Y, Kuang Y, et al. Contemporaneous symptom networks of multidimensional symptom experiences in cancer survivors: </w:t>
      </w:r>
      <w:r>
        <w:rPr>
          <w:rFonts w:hint="eastAsia" w:ascii="Times New Roman" w:hAnsi="Times New Roman" w:eastAsia="宋体" w:cs="Times New Roman"/>
          <w:snapToGrid w:val="0"/>
          <w:spacing w:val="-1"/>
          <w:kern w:val="0"/>
          <w:szCs w:val="21"/>
        </w:rPr>
        <w:t>a</w:t>
      </w:r>
      <w:r>
        <w:rPr>
          <w:rFonts w:ascii="Times New Roman" w:hAnsi="Times New Roman" w:eastAsia="宋体" w:cs="Times New Roman"/>
          <w:snapToGrid w:val="0"/>
          <w:spacing w:val="-1"/>
          <w:kern w:val="0"/>
          <w:szCs w:val="21"/>
        </w:rPr>
        <w:t xml:space="preserve"> network analysis[J]. Cancer Med,2023,12(1):663-673.DOI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10.1002/cam4.4904</w:t>
      </w:r>
      <w:r>
        <w:rPr>
          <w:rFonts w:hint="eastAsia" w:ascii="Times New Roman" w:hAnsi="Times New Roman" w:eastAsia="宋体" w:cs="Times New Roman"/>
          <w:snapToGrid w:val="0"/>
          <w:spacing w:val="-1"/>
          <w:kern w:val="0"/>
          <w:szCs w:val="21"/>
        </w:rPr>
        <w:t>.</w:t>
      </w:r>
      <w:bookmarkStart w:id="98" w:name="pindex403"/>
      <w:bookmarkEnd w:id="98"/>
    </w:p>
    <w:p w14:paraId="280759F9">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[22]乐霄</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王玫.老年前期及老年住院患者特征与高频症状的增龄性研究[J].中国全科医学</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2025</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28(12)</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1439-1445</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1452.DOI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10.12114/j.issn.1007-9572.2024.0194</w:t>
      </w:r>
      <w:r>
        <w:rPr>
          <w:rFonts w:hint="eastAsia" w:ascii="Times New Roman" w:hAnsi="Times New Roman" w:eastAsia="宋体" w:cs="Times New Roman"/>
          <w:snapToGrid w:val="0"/>
          <w:spacing w:val="-1"/>
          <w:kern w:val="0"/>
          <w:szCs w:val="21"/>
        </w:rPr>
        <w:t>.</w:t>
      </w:r>
      <w:bookmarkStart w:id="99" w:name="pindex404"/>
      <w:bookmarkEnd w:id="99"/>
    </w:p>
    <w:p w14:paraId="3D137136">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Le X, Wang M. Analysis of </w:t>
      </w:r>
      <w:r>
        <w:rPr>
          <w:rFonts w:hint="eastAsia" w:ascii="Times New Roman" w:hAnsi="Times New Roman" w:eastAsia="宋体" w:cs="Times New Roman"/>
          <w:snapToGrid w:val="0"/>
          <w:spacing w:val="-1"/>
          <w:kern w:val="0"/>
          <w:szCs w:val="21"/>
        </w:rPr>
        <w:t>a</w:t>
      </w:r>
      <w:r>
        <w:rPr>
          <w:rFonts w:ascii="Times New Roman" w:hAnsi="Times New Roman" w:eastAsia="宋体" w:cs="Times New Roman"/>
          <w:snapToGrid w:val="0"/>
          <w:spacing w:val="-1"/>
          <w:kern w:val="0"/>
          <w:szCs w:val="21"/>
        </w:rPr>
        <w:t xml:space="preserve">ge-related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rPr>
        <w:t xml:space="preserve">hanges of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rPr>
        <w:t xml:space="preserve">haracteristics and </w:t>
      </w:r>
      <w:r>
        <w:rPr>
          <w:rFonts w:hint="eastAsia" w:ascii="Times New Roman" w:hAnsi="Times New Roman" w:eastAsia="宋体" w:cs="Times New Roman"/>
          <w:snapToGrid w:val="0"/>
          <w:spacing w:val="-1"/>
          <w:kern w:val="0"/>
          <w:szCs w:val="21"/>
        </w:rPr>
        <w:t>h</w:t>
      </w:r>
      <w:r>
        <w:rPr>
          <w:rFonts w:ascii="Times New Roman" w:hAnsi="Times New Roman" w:eastAsia="宋体" w:cs="Times New Roman"/>
          <w:snapToGrid w:val="0"/>
          <w:spacing w:val="-1"/>
          <w:kern w:val="0"/>
          <w:szCs w:val="21"/>
        </w:rPr>
        <w:t xml:space="preserve">igh </w:t>
      </w:r>
      <w:r>
        <w:rPr>
          <w:rFonts w:hint="eastAsia" w:ascii="Times New Roman" w:hAnsi="Times New Roman" w:eastAsia="宋体" w:cs="Times New Roman"/>
          <w:snapToGrid w:val="0"/>
          <w:spacing w:val="-1"/>
          <w:kern w:val="0"/>
          <w:szCs w:val="21"/>
        </w:rPr>
        <w:t>f</w:t>
      </w:r>
      <w:r>
        <w:rPr>
          <w:rFonts w:ascii="Times New Roman" w:hAnsi="Times New Roman" w:eastAsia="宋体" w:cs="Times New Roman"/>
          <w:snapToGrid w:val="0"/>
          <w:spacing w:val="-1"/>
          <w:kern w:val="0"/>
          <w:szCs w:val="21"/>
        </w:rPr>
        <w:t xml:space="preserve">requency </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rPr>
        <w:t xml:space="preserve">ymptoms in </w:t>
      </w:r>
      <w:r>
        <w:rPr>
          <w:rFonts w:hint="eastAsia" w:ascii="Times New Roman" w:hAnsi="Times New Roman" w:eastAsia="宋体" w:cs="Times New Roman"/>
          <w:snapToGrid w:val="0"/>
          <w:spacing w:val="-1"/>
          <w:kern w:val="0"/>
          <w:szCs w:val="21"/>
        </w:rPr>
        <w:t>p</w:t>
      </w:r>
      <w:r>
        <w:rPr>
          <w:rFonts w:ascii="Times New Roman" w:hAnsi="Times New Roman" w:eastAsia="宋体" w:cs="Times New Roman"/>
          <w:snapToGrid w:val="0"/>
          <w:spacing w:val="-1"/>
          <w:kern w:val="0"/>
          <w:szCs w:val="21"/>
        </w:rPr>
        <w:t xml:space="preserve">re-elderly and </w:t>
      </w:r>
      <w:r>
        <w:rPr>
          <w:rFonts w:hint="eastAsia" w:ascii="Times New Roman" w:hAnsi="Times New Roman" w:eastAsia="宋体" w:cs="Times New Roman"/>
          <w:snapToGrid w:val="0"/>
          <w:spacing w:val="-1"/>
          <w:kern w:val="0"/>
          <w:szCs w:val="21"/>
        </w:rPr>
        <w:t>e</w:t>
      </w:r>
      <w:r>
        <w:rPr>
          <w:rFonts w:ascii="Times New Roman" w:hAnsi="Times New Roman" w:eastAsia="宋体" w:cs="Times New Roman"/>
          <w:snapToGrid w:val="0"/>
          <w:spacing w:val="-1"/>
          <w:kern w:val="0"/>
          <w:szCs w:val="21"/>
        </w:rPr>
        <w:t xml:space="preserve">lderly </w:t>
      </w:r>
      <w:sdt>
        <w:sdtPr>
          <w:alias w:val="英文错误"/>
          <w:tag w:val="reviewtag_"/>
          <w:id w:val="2160850"/>
        </w:sdtPr>
        <w:sdtContent>
          <w:bookmarkStart w:id="100" w:name="bkReivew2160850"/>
          <w:r>
            <w:rPr>
              <w:rFonts w:hint="eastAsia" w:ascii="Times New Roman" w:hAnsi="Times New Roman" w:eastAsia="宋体" w:cs="Times New Roman"/>
              <w:snapToGrid w:val="0"/>
              <w:color w:val="0072FF"/>
              <w:spacing w:val="-1"/>
              <w:kern w:val="0"/>
              <w:szCs w:val="21"/>
            </w:rPr>
            <w:t>i</w:t>
          </w:r>
          <w:r>
            <w:rPr>
              <w:rFonts w:ascii="Times New Roman" w:hAnsi="Times New Roman" w:eastAsia="宋体" w:cs="Times New Roman"/>
              <w:snapToGrid w:val="0"/>
              <w:color w:val="0072FF"/>
              <w:spacing w:val="-1"/>
              <w:kern w:val="0"/>
              <w:szCs w:val="21"/>
            </w:rPr>
            <w:t>npatients</w:t>
          </w:r>
          <w:bookmarkEnd w:id="100"/>
        </w:sdtContent>
      </w:sdt>
      <w:r>
        <w:rPr>
          <w:rFonts w:ascii="Times New Roman" w:hAnsi="Times New Roman" w:eastAsia="宋体" w:cs="Times New Roman"/>
          <w:snapToGrid w:val="0"/>
          <w:spacing w:val="-1"/>
          <w:kern w:val="0"/>
          <w:szCs w:val="21"/>
        </w:rPr>
        <w:t xml:space="preserve"> [J].  Chinese General Practice,2025,28(12):1439-1445</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1452.</w:t>
      </w:r>
    </w:p>
    <w:p w14:paraId="2DEAF099">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[23]Maliski SL, Kwan L, Elashoff D, et al. Symptom clusters related to treatment for prostate cancer[J]. Oncol Nurs Forum,2008,35(5):786-793.DOI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10.1188/08.ONF.786-793</w:t>
      </w:r>
      <w:r>
        <w:rPr>
          <w:rFonts w:hint="eastAsia" w:ascii="Times New Roman" w:hAnsi="Times New Roman" w:eastAsia="宋体" w:cs="Times New Roman"/>
          <w:snapToGrid w:val="0"/>
          <w:spacing w:val="-1"/>
          <w:kern w:val="0"/>
          <w:szCs w:val="21"/>
        </w:rPr>
        <w:t>.</w:t>
      </w:r>
      <w:bookmarkStart w:id="101" w:name="pindex406"/>
      <w:bookmarkEnd w:id="101"/>
    </w:p>
    <w:p w14:paraId="291CD81A">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[24]Hsiao CP, Moore IM, Insel KC, et al. Symptom self-management strategies in patients with non-metastatic prostate cancer[J]. J Clin Nurs,2014</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23(3-4)</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440-449.DOI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10.1111/jocn.12178</w:t>
      </w:r>
      <w:r>
        <w:rPr>
          <w:rFonts w:hint="eastAsia" w:ascii="Times New Roman" w:hAnsi="Times New Roman" w:eastAsia="宋体" w:cs="Times New Roman"/>
          <w:snapToGrid w:val="0"/>
          <w:spacing w:val="-1"/>
          <w:kern w:val="0"/>
          <w:szCs w:val="21"/>
        </w:rPr>
        <w:t>.</w:t>
      </w:r>
      <w:bookmarkStart w:id="102" w:name="pindex407"/>
      <w:bookmarkEnd w:id="102"/>
    </w:p>
    <w:p w14:paraId="529B31F7">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[25]Dirksen SR, Belyea MJ, Wong W, et al. Transitions in </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rPr>
        <w:t xml:space="preserve">ymptom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rPr>
        <w:t xml:space="preserve">luster </w:t>
      </w:r>
      <w:r>
        <w:rPr>
          <w:rFonts w:hint="eastAsia" w:ascii="Times New Roman" w:hAnsi="Times New Roman" w:eastAsia="宋体" w:cs="Times New Roman"/>
          <w:snapToGrid w:val="0"/>
          <w:spacing w:val="-1"/>
          <w:kern w:val="0"/>
          <w:szCs w:val="21"/>
        </w:rPr>
        <w:t>s</w:t>
      </w:r>
      <w:r>
        <w:rPr>
          <w:rFonts w:ascii="Times New Roman" w:hAnsi="Times New Roman" w:eastAsia="宋体" w:cs="Times New Roman"/>
          <w:snapToGrid w:val="0"/>
          <w:spacing w:val="-1"/>
          <w:kern w:val="0"/>
          <w:szCs w:val="21"/>
        </w:rPr>
        <w:t xml:space="preserve">ubgroups </w:t>
      </w:r>
      <w:r>
        <w:rPr>
          <w:rFonts w:hint="eastAsia" w:ascii="Times New Roman" w:hAnsi="Times New Roman" w:eastAsia="宋体" w:cs="Times New Roman"/>
          <w:snapToGrid w:val="0"/>
          <w:spacing w:val="-1"/>
          <w:kern w:val="0"/>
          <w:szCs w:val="21"/>
        </w:rPr>
        <w:t>a</w:t>
      </w:r>
      <w:r>
        <w:rPr>
          <w:rFonts w:ascii="Times New Roman" w:hAnsi="Times New Roman" w:eastAsia="宋体" w:cs="Times New Roman"/>
          <w:snapToGrid w:val="0"/>
          <w:spacing w:val="-1"/>
          <w:kern w:val="0"/>
          <w:szCs w:val="21"/>
        </w:rPr>
        <w:t xml:space="preserve">mong </w:t>
      </w:r>
      <w:r>
        <w:rPr>
          <w:rFonts w:hint="eastAsia" w:ascii="Times New Roman" w:hAnsi="Times New Roman" w:eastAsia="宋体" w:cs="Times New Roman"/>
          <w:snapToGrid w:val="0"/>
          <w:spacing w:val="-1"/>
          <w:kern w:val="0"/>
          <w:szCs w:val="21"/>
        </w:rPr>
        <w:t>m</w:t>
      </w:r>
      <w:r>
        <w:rPr>
          <w:rFonts w:ascii="Times New Roman" w:hAnsi="Times New Roman" w:eastAsia="宋体" w:cs="Times New Roman"/>
          <w:snapToGrid w:val="0"/>
          <w:spacing w:val="-1"/>
          <w:kern w:val="0"/>
          <w:szCs w:val="21"/>
        </w:rPr>
        <w:t xml:space="preserve">en </w:t>
      </w:r>
      <w:r>
        <w:rPr>
          <w:rFonts w:hint="eastAsia" w:ascii="Times New Roman" w:hAnsi="Times New Roman" w:eastAsia="宋体" w:cs="Times New Roman"/>
          <w:snapToGrid w:val="0"/>
          <w:spacing w:val="-1"/>
          <w:kern w:val="0"/>
          <w:szCs w:val="21"/>
        </w:rPr>
        <w:t>u</w:t>
      </w:r>
      <w:r>
        <w:rPr>
          <w:rFonts w:ascii="Times New Roman" w:hAnsi="Times New Roman" w:eastAsia="宋体" w:cs="Times New Roman"/>
          <w:snapToGrid w:val="0"/>
          <w:spacing w:val="-1"/>
          <w:kern w:val="0"/>
          <w:szCs w:val="21"/>
        </w:rPr>
        <w:t xml:space="preserve">ndergoing </w:t>
      </w:r>
      <w:r>
        <w:rPr>
          <w:rFonts w:hint="eastAsia" w:ascii="Times New Roman" w:hAnsi="Times New Roman" w:eastAsia="宋体" w:cs="Times New Roman"/>
          <w:snapToGrid w:val="0"/>
          <w:spacing w:val="-1"/>
          <w:kern w:val="0"/>
          <w:szCs w:val="21"/>
        </w:rPr>
        <w:t>p</w:t>
      </w:r>
      <w:r>
        <w:rPr>
          <w:rFonts w:ascii="Times New Roman" w:hAnsi="Times New Roman" w:eastAsia="宋体" w:cs="Times New Roman"/>
          <w:snapToGrid w:val="0"/>
          <w:spacing w:val="-1"/>
          <w:kern w:val="0"/>
          <w:szCs w:val="21"/>
        </w:rPr>
        <w:t xml:space="preserve">rostate </w:t>
      </w:r>
      <w:r>
        <w:rPr>
          <w:rFonts w:hint="eastAsia" w:ascii="Times New Roman" w:hAnsi="Times New Roman" w:eastAsia="宋体" w:cs="Times New Roman"/>
          <w:snapToGrid w:val="0"/>
          <w:spacing w:val="-1"/>
          <w:kern w:val="0"/>
          <w:szCs w:val="21"/>
        </w:rPr>
        <w:t>c</w:t>
      </w:r>
      <w:r>
        <w:rPr>
          <w:rFonts w:ascii="Times New Roman" w:hAnsi="Times New Roman" w:eastAsia="宋体" w:cs="Times New Roman"/>
          <w:snapToGrid w:val="0"/>
          <w:spacing w:val="-1"/>
          <w:kern w:val="0"/>
          <w:szCs w:val="21"/>
        </w:rPr>
        <w:t xml:space="preserve">ancer </w:t>
      </w:r>
      <w:r>
        <w:rPr>
          <w:rFonts w:hint="eastAsia" w:ascii="Times New Roman" w:hAnsi="Times New Roman" w:eastAsia="宋体" w:cs="Times New Roman"/>
          <w:snapToGrid w:val="0"/>
          <w:spacing w:val="-1"/>
          <w:kern w:val="0"/>
          <w:szCs w:val="21"/>
        </w:rPr>
        <w:t>r</w:t>
      </w:r>
      <w:r>
        <w:rPr>
          <w:rFonts w:ascii="Times New Roman" w:hAnsi="Times New Roman" w:eastAsia="宋体" w:cs="Times New Roman"/>
          <w:snapToGrid w:val="0"/>
          <w:spacing w:val="-1"/>
          <w:kern w:val="0"/>
          <w:szCs w:val="21"/>
        </w:rPr>
        <w:t xml:space="preserve">adiation </w:t>
      </w:r>
      <w:r>
        <w:rPr>
          <w:rFonts w:hint="eastAsia" w:ascii="Times New Roman" w:hAnsi="Times New Roman" w:eastAsia="宋体" w:cs="Times New Roman"/>
          <w:snapToGrid w:val="0"/>
          <w:spacing w:val="-1"/>
          <w:kern w:val="0"/>
          <w:szCs w:val="21"/>
        </w:rPr>
        <w:t>t</w:t>
      </w:r>
      <w:r>
        <w:rPr>
          <w:rFonts w:ascii="Times New Roman" w:hAnsi="Times New Roman" w:eastAsia="宋体" w:cs="Times New Roman"/>
          <w:snapToGrid w:val="0"/>
          <w:spacing w:val="-1"/>
          <w:kern w:val="0"/>
          <w:szCs w:val="21"/>
        </w:rPr>
        <w:t>herapy[J]. Cancer Nurs,2016,39(1):3-11.DOI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10.1097/NCC.0000000000000236</w:t>
      </w:r>
      <w:r>
        <w:rPr>
          <w:rFonts w:hint="eastAsia" w:ascii="Times New Roman" w:hAnsi="Times New Roman" w:eastAsia="宋体" w:cs="Times New Roman"/>
          <w:snapToGrid w:val="0"/>
          <w:spacing w:val="-1"/>
          <w:kern w:val="0"/>
          <w:szCs w:val="21"/>
        </w:rPr>
        <w:t>.</w:t>
      </w:r>
      <w:bookmarkStart w:id="103" w:name="pindex408"/>
      <w:bookmarkEnd w:id="103"/>
    </w:p>
    <w:p w14:paraId="26D8A660">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[26]黄定凤</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刘玥</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郑利媛</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等.前列腺癌患者放射性肠炎预防护理流程改进的行动研究[J].护理学杂志</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2024</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39(9)</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30-35.DOI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10.3870/j.issn.1001-4152.2024.09.030</w:t>
      </w:r>
      <w:bookmarkStart w:id="104" w:name="pindex409"/>
      <w:bookmarkEnd w:id="104"/>
    </w:p>
    <w:p w14:paraId="60737BF4">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Huang DF, Liu Y, Zheng LY, et al. Improving the workflow of care for radiation enteritis in prostate cancer patients: an action research[J]. J Nurs Sci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2024,39(9):30-35.</w:t>
      </w:r>
    </w:p>
    <w:p w14:paraId="496719A1">
      <w:pPr>
        <w:numPr>
          <w:ilvl w:val="255"/>
          <w:numId w:val="0"/>
        </w:num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hint="eastAsia" w:ascii="Times New Roman" w:hAnsi="Times New Roman" w:eastAsia="宋体" w:cs="Times New Roman"/>
          <w:snapToGrid w:val="0"/>
          <w:spacing w:val="-1"/>
          <w:kern w:val="0"/>
          <w:szCs w:val="21"/>
        </w:rPr>
        <w:t>[27]</w:t>
      </w:r>
      <w:r>
        <w:rPr>
          <w:rFonts w:ascii="Times New Roman" w:hAnsi="Times New Roman" w:eastAsia="宋体" w:cs="Times New Roman"/>
          <w:snapToGrid w:val="0"/>
          <w:spacing w:val="-1"/>
          <w:kern w:val="0"/>
          <w:szCs w:val="21"/>
        </w:rPr>
        <w:t>刘红霞</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苏靖雯</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刘伟伟</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等.围手术期胃癌患者症状群与生活质量的相关性研究[J].中国护理管理</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2023</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23(5)：680-685.DOI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10.3969/j.issn.1672-1756.2023.05.009</w:t>
      </w:r>
      <w:r>
        <w:rPr>
          <w:rFonts w:hint="eastAsia" w:ascii="Times New Roman" w:hAnsi="Times New Roman" w:eastAsia="宋体" w:cs="Times New Roman"/>
          <w:snapToGrid w:val="0"/>
          <w:spacing w:val="-1"/>
          <w:kern w:val="0"/>
          <w:szCs w:val="21"/>
        </w:rPr>
        <w:t>.</w:t>
      </w:r>
      <w:bookmarkStart w:id="105" w:name="pindex411"/>
      <w:bookmarkEnd w:id="105"/>
    </w:p>
    <w:p w14:paraId="134F151A">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Liu HX, Su JW, Liu WW, et al.</w:t>
      </w:r>
      <w:r>
        <w:rPr>
          <w:rFonts w:hint="eastAsia" w:ascii="Times New Roman" w:hAnsi="Times New Roman" w:eastAsia="宋体" w:cs="Times New Roman"/>
          <w:snapToGrid w:val="0"/>
          <w:spacing w:val="-1"/>
          <w:kern w:val="0"/>
          <w:szCs w:val="21"/>
        </w:rPr>
        <w:t xml:space="preserve"> </w:t>
      </w:r>
      <w:r>
        <w:rPr>
          <w:rFonts w:ascii="Times New Roman" w:hAnsi="Times New Roman" w:eastAsia="宋体" w:cs="Times New Roman"/>
          <w:snapToGrid w:val="0"/>
          <w:spacing w:val="-1"/>
          <w:kern w:val="0"/>
          <w:szCs w:val="21"/>
        </w:rPr>
        <w:t xml:space="preserve">Correlation between symptom clusters and quality of life in patients with gastric cancer during </w:t>
      </w:r>
      <w:sdt>
        <w:sdtPr>
          <w:alias w:val="英文错误"/>
          <w:tag w:val="reviewtag_"/>
          <w:id w:val="2122310"/>
        </w:sdtPr>
        <w:sdtContent>
          <w:bookmarkStart w:id="106" w:name="bkReivew2122310"/>
          <w:r>
            <w:rPr>
              <w:rFonts w:ascii="Times New Roman" w:hAnsi="Times New Roman" w:eastAsia="宋体" w:cs="Times New Roman"/>
              <w:snapToGrid w:val="0"/>
              <w:color w:val="0072FF"/>
              <w:spacing w:val="-1"/>
              <w:kern w:val="0"/>
              <w:szCs w:val="21"/>
            </w:rPr>
            <w:t>perioperation[J].</w:t>
          </w:r>
          <w:bookmarkEnd w:id="106"/>
        </w:sdtContent>
      </w:sdt>
      <w:r>
        <w:rPr>
          <w:rFonts w:ascii="Times New Roman" w:hAnsi="Times New Roman" w:eastAsia="宋体" w:cs="Times New Roman"/>
          <w:snapToGrid w:val="0"/>
          <w:spacing w:val="-1"/>
          <w:kern w:val="0"/>
          <w:szCs w:val="21"/>
        </w:rPr>
        <w:t xml:space="preserve"> Chin Nurs Manag,2023,23(5):680-685.</w:t>
      </w:r>
    </w:p>
    <w:p w14:paraId="5BE9313A">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 xml:space="preserve">[28]Arcila-Ruiz M, Brucker BM. The </w:t>
      </w:r>
      <w:r>
        <w:rPr>
          <w:rFonts w:hint="eastAsia" w:ascii="Times New Roman" w:hAnsi="Times New Roman" w:eastAsia="宋体" w:cs="Times New Roman"/>
          <w:snapToGrid w:val="0"/>
          <w:spacing w:val="-1"/>
          <w:kern w:val="0"/>
          <w:szCs w:val="21"/>
        </w:rPr>
        <w:t>r</w:t>
      </w:r>
      <w:r>
        <w:rPr>
          <w:rFonts w:ascii="Times New Roman" w:hAnsi="Times New Roman" w:eastAsia="宋体" w:cs="Times New Roman"/>
          <w:snapToGrid w:val="0"/>
          <w:spacing w:val="-1"/>
          <w:kern w:val="0"/>
          <w:szCs w:val="21"/>
        </w:rPr>
        <w:t xml:space="preserve">ole of </w:t>
      </w:r>
      <w:r>
        <w:rPr>
          <w:rFonts w:hint="eastAsia" w:ascii="Times New Roman" w:hAnsi="Times New Roman" w:eastAsia="宋体" w:cs="Times New Roman"/>
          <w:snapToGrid w:val="0"/>
          <w:spacing w:val="-1"/>
          <w:kern w:val="0"/>
          <w:szCs w:val="21"/>
        </w:rPr>
        <w:t>u</w:t>
      </w:r>
      <w:r>
        <w:rPr>
          <w:rFonts w:ascii="Times New Roman" w:hAnsi="Times New Roman" w:eastAsia="宋体" w:cs="Times New Roman"/>
          <w:snapToGrid w:val="0"/>
          <w:spacing w:val="-1"/>
          <w:kern w:val="0"/>
          <w:szCs w:val="21"/>
        </w:rPr>
        <w:t xml:space="preserve">rodynamics in </w:t>
      </w:r>
      <w:r>
        <w:rPr>
          <w:rFonts w:hint="eastAsia" w:ascii="Times New Roman" w:hAnsi="Times New Roman" w:eastAsia="宋体" w:cs="Times New Roman"/>
          <w:snapToGrid w:val="0"/>
          <w:spacing w:val="-1"/>
          <w:kern w:val="0"/>
          <w:szCs w:val="21"/>
        </w:rPr>
        <w:t>p</w:t>
      </w:r>
      <w:r>
        <w:rPr>
          <w:rFonts w:ascii="Times New Roman" w:hAnsi="Times New Roman" w:eastAsia="宋体" w:cs="Times New Roman"/>
          <w:snapToGrid w:val="0"/>
          <w:spacing w:val="-1"/>
          <w:kern w:val="0"/>
          <w:szCs w:val="21"/>
        </w:rPr>
        <w:t>ost-</w:t>
      </w:r>
      <w:r>
        <w:rPr>
          <w:rFonts w:hint="eastAsia" w:ascii="Times New Roman" w:hAnsi="Times New Roman" w:eastAsia="宋体" w:cs="Times New Roman"/>
          <w:snapToGrid w:val="0"/>
          <w:spacing w:val="-1"/>
          <w:kern w:val="0"/>
          <w:szCs w:val="21"/>
        </w:rPr>
        <w:t>p</w:t>
      </w:r>
      <w:r>
        <w:rPr>
          <w:rFonts w:ascii="Times New Roman" w:hAnsi="Times New Roman" w:eastAsia="宋体" w:cs="Times New Roman"/>
          <w:snapToGrid w:val="0"/>
          <w:spacing w:val="-1"/>
          <w:kern w:val="0"/>
          <w:szCs w:val="21"/>
        </w:rPr>
        <w:t xml:space="preserve">rostatectomy </w:t>
      </w:r>
      <w:r>
        <w:rPr>
          <w:rFonts w:hint="eastAsia" w:ascii="Times New Roman" w:hAnsi="Times New Roman" w:eastAsia="宋体" w:cs="Times New Roman"/>
          <w:snapToGrid w:val="0"/>
          <w:spacing w:val="-1"/>
          <w:kern w:val="0"/>
          <w:szCs w:val="21"/>
        </w:rPr>
        <w:t>i</w:t>
      </w:r>
      <w:r>
        <w:rPr>
          <w:rFonts w:ascii="Times New Roman" w:hAnsi="Times New Roman" w:eastAsia="宋体" w:cs="Times New Roman"/>
          <w:snapToGrid w:val="0"/>
          <w:spacing w:val="-1"/>
          <w:kern w:val="0"/>
          <w:szCs w:val="21"/>
        </w:rPr>
        <w:t>ncontinence[J]. Curr Urol Rep,2018,19(3):21.DOI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10.1007/s11934-018-0770-7.</w:t>
      </w:r>
      <w:bookmarkStart w:id="107" w:name="pindex413"/>
      <w:bookmarkEnd w:id="107"/>
    </w:p>
    <w:p w14:paraId="1C127369">
      <w:pPr>
        <w:ind w:left="630" w:hanging="630" w:hangingChars="300"/>
        <w:rPr>
          <w:color w:val="009900"/>
        </w:rPr>
      </w:pPr>
      <w:r>
        <w:rPr>
          <w:color w:val="009900"/>
        </w:rPr>
        <w:t>[29]</w:t>
      </w:r>
      <w:r>
        <w:rPr>
          <w:color w:val="009900"/>
        </w:rPr>
        <w:tab/>
      </w:r>
      <w:r>
        <w:rPr>
          <w:rFonts w:ascii="Times New Roman" w:hAnsi="Times New Roman" w:eastAsia="宋体"/>
          <w:color w:val="009900"/>
          <w:sz w:val="18"/>
        </w:rPr>
        <w:t>Thong M, van Noorden C, Steindorf K, et al. Cancer-related fatigue: causes and current treatment options[J]. Curr Treat Options Oncol, 2020,21(2):17. DOI: 10.1007/s11864-020-0707-5.</w:t>
      </w:r>
      <w:bookmarkStart w:id="108" w:name="pindex414"/>
      <w:bookmarkEnd w:id="108"/>
    </w:p>
    <w:p w14:paraId="0AE247DB">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[30]赵耀瑞，徐勇.影响保留神经前列腺根治性切除术后性功能恢复的神经血管因素</w:t>
      </w:r>
      <w:r>
        <w:rPr>
          <w:rFonts w:hint="eastAsia" w:ascii="Times New Roman" w:hAnsi="Times New Roman" w:eastAsia="宋体" w:cs="Times New Roman"/>
          <w:snapToGrid w:val="0"/>
          <w:spacing w:val="-1"/>
          <w:kern w:val="0"/>
          <w:szCs w:val="21"/>
        </w:rPr>
        <w:t>[J]</w:t>
      </w:r>
      <w:r>
        <w:rPr>
          <w:rFonts w:ascii="Times New Roman" w:hAnsi="Times New Roman" w:eastAsia="宋体" w:cs="Times New Roman"/>
          <w:snapToGrid w:val="0"/>
          <w:spacing w:val="-1"/>
          <w:kern w:val="0"/>
          <w:szCs w:val="21"/>
        </w:rPr>
        <w:t>.中华泌尿外科杂志，2009，30(1)</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60-62.DOI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10.3760/cma.j.issn.1000-6702.2009.01.024</w:t>
      </w:r>
      <w:r>
        <w:rPr>
          <w:rFonts w:hint="eastAsia" w:ascii="Times New Roman" w:hAnsi="Times New Roman" w:eastAsia="宋体" w:cs="Times New Roman"/>
          <w:snapToGrid w:val="0"/>
          <w:spacing w:val="-1"/>
          <w:kern w:val="0"/>
          <w:szCs w:val="21"/>
        </w:rPr>
        <w:t>.</w:t>
      </w:r>
      <w:bookmarkStart w:id="109" w:name="pindex415"/>
      <w:bookmarkEnd w:id="109"/>
    </w:p>
    <w:p w14:paraId="25EB65B1">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Zhao YR, Xu Y. Neurovascular factors affecting sexual function recovery after nerve-sparing radical prostatectomy[J]. Chin J Urol,2009,30(1):60-62.</w:t>
      </w:r>
    </w:p>
    <w:p w14:paraId="52A8F591">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rPr>
        <w:t>[31]冯哲.勃起功能障碍患者挫败感影响因素的混合研究[D].十堰：湖北医药学院</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2025.</w:t>
      </w:r>
      <w:bookmarkStart w:id="110" w:name="pindex417"/>
      <w:bookmarkEnd w:id="110"/>
    </w:p>
    <w:p w14:paraId="36E19358">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rPr>
        <w:t>[32]余骏雯</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朱政</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胡天天</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等.症状网络的特异性指标[J].护士进修杂志</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2023</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38(24)：2229-2234</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2245.DOI</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10.16821/j.cnki.hsjx.2023.24.005</w:t>
      </w:r>
      <w:r>
        <w:rPr>
          <w:rFonts w:hint="eastAsia" w:ascii="Times New Roman" w:hAnsi="Times New Roman" w:eastAsia="宋体" w:cs="Times New Roman"/>
          <w:snapToGrid w:val="0"/>
          <w:color w:val="FF0000"/>
          <w:spacing w:val="-1"/>
          <w:kern w:val="0"/>
          <w:szCs w:val="21"/>
        </w:rPr>
        <w:t>.</w:t>
      </w:r>
      <w:bookmarkStart w:id="111" w:name="pindex418"/>
      <w:bookmarkEnd w:id="111"/>
    </w:p>
    <w:p w14:paraId="06DE5E61">
      <w:pPr>
        <w:kinsoku w:val="0"/>
        <w:autoSpaceDE w:val="0"/>
        <w:autoSpaceDN w:val="0"/>
        <w:adjustRightInd w:val="0"/>
        <w:snapToGrid w:val="0"/>
        <w:jc w:val="left"/>
        <w:textAlignment w:val="baseline"/>
        <w:rPr>
          <w:rFonts w:ascii="Times New Roman" w:hAnsi="Times New Roman" w:eastAsia="宋体" w:cs="Times New Roman"/>
          <w:snapToGrid w:val="0"/>
          <w:color w:val="FF0000"/>
          <w:spacing w:val="-1"/>
          <w:kern w:val="0"/>
          <w:szCs w:val="21"/>
        </w:rPr>
      </w:pPr>
      <w:r>
        <w:rPr>
          <w:rFonts w:ascii="Times New Roman" w:hAnsi="Times New Roman" w:eastAsia="宋体" w:cs="Times New Roman"/>
          <w:snapToGrid w:val="0"/>
          <w:color w:val="FF0000"/>
          <w:spacing w:val="-1"/>
          <w:kern w:val="0"/>
          <w:szCs w:val="21"/>
        </w:rPr>
        <w:t>Yu JW, Zhu Z, Hu TT, et al. Specificity indices of symptom network[J]. J Nurs</w:t>
      </w:r>
      <w:r>
        <w:rPr>
          <w:rFonts w:hint="eastAsia" w:ascii="Times New Roman" w:hAnsi="Times New Roman" w:eastAsia="宋体" w:cs="Times New Roman"/>
          <w:snapToGrid w:val="0"/>
          <w:color w:val="FF0000"/>
          <w:spacing w:val="-1"/>
          <w:kern w:val="0"/>
          <w:szCs w:val="21"/>
        </w:rPr>
        <w:t xml:space="preserve"> </w:t>
      </w:r>
      <w:r>
        <w:rPr>
          <w:rFonts w:ascii="Times New Roman" w:hAnsi="Times New Roman" w:eastAsia="宋体" w:cs="Times New Roman"/>
          <w:snapToGrid w:val="0"/>
          <w:color w:val="FF0000"/>
          <w:spacing w:val="-1"/>
          <w:kern w:val="0"/>
          <w:szCs w:val="21"/>
        </w:rPr>
        <w:t>Train,2023,38(24):2229-2234</w:t>
      </w:r>
      <w:r>
        <w:rPr>
          <w:rFonts w:hint="eastAsia" w:ascii="Times New Roman" w:hAnsi="Times New Roman" w:eastAsia="宋体" w:cs="Times New Roman"/>
          <w:snapToGrid w:val="0"/>
          <w:color w:val="FF0000"/>
          <w:spacing w:val="-1"/>
          <w:kern w:val="0"/>
          <w:szCs w:val="21"/>
        </w:rPr>
        <w:t>,</w:t>
      </w:r>
      <w:r>
        <w:rPr>
          <w:rFonts w:ascii="Times New Roman" w:hAnsi="Times New Roman" w:eastAsia="宋体" w:cs="Times New Roman"/>
          <w:snapToGrid w:val="0"/>
          <w:color w:val="FF0000"/>
          <w:spacing w:val="-1"/>
          <w:kern w:val="0"/>
          <w:szCs w:val="21"/>
        </w:rPr>
        <w:t>2245.</w:t>
      </w:r>
    </w:p>
    <w:p w14:paraId="1BD766B0">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[33]Watson E, Shinkins B, Frith E, et al. Symptoms, unmet needs, psychological well-being and health status in survivors of prostate cancer: implications for redesigning follow-up[J]. BJU Int,2016,117(6B):E10-E19.DOI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10.1111/bju.13122</w:t>
      </w:r>
      <w:r>
        <w:rPr>
          <w:rFonts w:hint="eastAsia" w:ascii="Times New Roman" w:hAnsi="Times New Roman" w:eastAsia="宋体" w:cs="Times New Roman"/>
          <w:snapToGrid w:val="0"/>
          <w:spacing w:val="-1"/>
          <w:kern w:val="0"/>
          <w:szCs w:val="21"/>
        </w:rPr>
        <w:t>.</w:t>
      </w:r>
      <w:bookmarkStart w:id="112" w:name="pindex420"/>
      <w:bookmarkEnd w:id="112"/>
    </w:p>
    <w:p w14:paraId="318B314D">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[34]Canning A, Raison N, Aydin A, et al. A systematic review of treatment options for post-prostatectomy incontinence[J]. World J Urol,2022,40(11):2617-2626.DOI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10.1007/s00345-022-04146-5</w:t>
      </w:r>
      <w:r>
        <w:rPr>
          <w:rFonts w:hint="eastAsia" w:ascii="Times New Roman" w:hAnsi="Times New Roman" w:eastAsia="宋体" w:cs="Times New Roman"/>
          <w:snapToGrid w:val="0"/>
          <w:spacing w:val="-1"/>
          <w:kern w:val="0"/>
          <w:szCs w:val="21"/>
        </w:rPr>
        <w:t>.</w:t>
      </w:r>
      <w:bookmarkStart w:id="113" w:name="pindex421"/>
      <w:bookmarkEnd w:id="113"/>
    </w:p>
    <w:p w14:paraId="43EF15C3">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[35]余丽娜</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罗翠</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刘双苔</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等.前列腺癌根治术后尿失禁保守治疗的最佳证据总结[J].中国临床研究</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2023</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36(5)</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782-788.DOI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10.13429/j.cnki.cjcr.2023.05.032.</w:t>
      </w:r>
      <w:bookmarkStart w:id="114" w:name="pindex422"/>
      <w:bookmarkEnd w:id="114"/>
    </w:p>
    <w:p w14:paraId="4622BBEC">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Yu LN, Luo C, Liu ST, et al. Summary of the best evidence for conservative treatment of urinary incontinence after radical prostatectomy[J]. Chin J Clin Res,2023,36(5)782-788.</w:t>
      </w:r>
    </w:p>
    <w:p w14:paraId="3D901DA8">
      <w:pPr>
        <w:kinsoku w:val="0"/>
        <w:autoSpaceDE w:val="0"/>
        <w:autoSpaceDN w:val="0"/>
        <w:adjustRightInd w:val="0"/>
        <w:snapToGrid w:val="0"/>
        <w:jc w:val="left"/>
        <w:textAlignment w:val="baseline"/>
        <w:rPr>
          <w:rFonts w:ascii="Times New Roman" w:hAnsi="Times New Roman" w:eastAsia="宋体" w:cs="Times New Roman"/>
          <w:snapToGrid w:val="0"/>
          <w:spacing w:val="-1"/>
          <w:kern w:val="0"/>
          <w:szCs w:val="21"/>
        </w:rPr>
      </w:pPr>
      <w:r>
        <w:rPr>
          <w:rFonts w:ascii="Times New Roman" w:hAnsi="Times New Roman" w:eastAsia="宋体" w:cs="Times New Roman"/>
          <w:snapToGrid w:val="0"/>
          <w:spacing w:val="-1"/>
          <w:kern w:val="0"/>
          <w:szCs w:val="21"/>
        </w:rPr>
        <w:t>[36]Faithfull S, Cockle-Hearne J, Lemanska A, et al.</w:t>
      </w:r>
      <w:r>
        <w:rPr>
          <w:rFonts w:hint="eastAsia" w:ascii="Times New Roman" w:hAnsi="Times New Roman" w:eastAsia="宋体" w:cs="Times New Roman"/>
          <w:snapToGrid w:val="0"/>
          <w:spacing w:val="-1"/>
          <w:kern w:val="0"/>
          <w:szCs w:val="21"/>
        </w:rPr>
        <w:t xml:space="preserve"> </w:t>
      </w:r>
      <w:r>
        <w:rPr>
          <w:rFonts w:ascii="Times New Roman" w:hAnsi="Times New Roman" w:eastAsia="宋体" w:cs="Times New Roman"/>
          <w:snapToGrid w:val="0"/>
          <w:spacing w:val="-1"/>
          <w:kern w:val="0"/>
          <w:szCs w:val="21"/>
        </w:rPr>
        <w:t>Randomised controlled trial to investigate the effectiveness of the symptom management after radiotherapy (SMaRT) group intervention to ameliorate lower urinary tract symptoms in men treated for prostate cancer[J]. Support Care Cancer,2022,30(4):3165-3176.DOI</w:t>
      </w:r>
      <w:r>
        <w:rPr>
          <w:rFonts w:hint="eastAsia" w:ascii="Times New Roman" w:hAnsi="Times New Roman" w:eastAsia="宋体" w:cs="Times New Roman"/>
          <w:snapToGrid w:val="0"/>
          <w:spacing w:val="-1"/>
          <w:kern w:val="0"/>
          <w:szCs w:val="21"/>
        </w:rPr>
        <w:t>：</w:t>
      </w:r>
      <w:r>
        <w:rPr>
          <w:rFonts w:ascii="Times New Roman" w:hAnsi="Times New Roman" w:eastAsia="宋体" w:cs="Times New Roman"/>
          <w:snapToGrid w:val="0"/>
          <w:spacing w:val="-1"/>
          <w:kern w:val="0"/>
          <w:szCs w:val="21"/>
        </w:rPr>
        <w:t>10.1007/s00520-021-06749-x</w:t>
      </w:r>
      <w:r>
        <w:rPr>
          <w:rFonts w:hint="eastAsia" w:ascii="Times New Roman" w:hAnsi="Times New Roman" w:eastAsia="宋体" w:cs="Times New Roman"/>
          <w:snapToGrid w:val="0"/>
          <w:spacing w:val="-1"/>
          <w:kern w:val="0"/>
          <w:szCs w:val="21"/>
        </w:rPr>
        <w:t>.</w:t>
      </w:r>
      <w:bookmarkStart w:id="115" w:name="pindex424"/>
      <w:bookmarkEnd w:id="115"/>
    </w:p>
    <w:p w14:paraId="5CCE9676">
      <w:pPr>
        <w:kinsoku w:val="0"/>
        <w:autoSpaceDE w:val="0"/>
        <w:autoSpaceDN w:val="0"/>
        <w:adjustRightInd w:val="0"/>
        <w:snapToGrid w:val="0"/>
        <w:ind w:firstLine="416" w:firstLineChars="200"/>
        <w:jc w:val="left"/>
        <w:textAlignment w:val="baseline"/>
        <w:rPr>
          <w:rFonts w:ascii="Times New Roman" w:hAnsi="Times New Roman" w:eastAsia="宋体" w:cs="Times New Roman"/>
          <w:snapToGrid w:val="0"/>
          <w:spacing w:val="-1"/>
          <w:kern w:val="0"/>
          <w:szCs w:val="21"/>
        </w:rPr>
      </w:pPr>
    </w:p>
    <w:p w14:paraId="7C6F244D">
      <w:pPr>
        <w:kinsoku w:val="0"/>
        <w:autoSpaceDE w:val="0"/>
        <w:autoSpaceDN w:val="0"/>
        <w:adjustRightInd w:val="0"/>
        <w:snapToGrid w:val="0"/>
        <w:ind w:firstLine="416" w:firstLineChars="200"/>
        <w:jc w:val="left"/>
        <w:textAlignment w:val="baseline"/>
        <w:rPr>
          <w:rFonts w:ascii="Times New Roman" w:hAnsi="Times New Roman" w:eastAsia="宋体" w:cs="Times New Roman"/>
          <w:snapToGrid w:val="0"/>
          <w:spacing w:val="-1"/>
          <w:kern w:val="0"/>
          <w:szCs w:val="21"/>
        </w:rPr>
      </w:pPr>
    </w:p>
    <w:p w14:paraId="4ED08C57">
      <w:pPr>
        <w:kinsoku w:val="0"/>
        <w:autoSpaceDE w:val="0"/>
        <w:autoSpaceDN w:val="0"/>
        <w:adjustRightInd w:val="0"/>
        <w:snapToGrid w:val="0"/>
        <w:ind w:firstLine="416" w:firstLineChars="200"/>
        <w:jc w:val="left"/>
        <w:textAlignment w:val="baseline"/>
        <w:rPr>
          <w:rFonts w:ascii="Times New Roman" w:hAnsi="Times New Roman" w:eastAsia="宋体" w:cs="Times New Roman"/>
          <w:snapToGrid w:val="0"/>
          <w:spacing w:val="-1"/>
          <w:kern w:val="0"/>
          <w:szCs w:val="21"/>
        </w:rPr>
      </w:pPr>
    </w:p>
    <w:p w14:paraId="31A4D4E0">
      <w:pPr>
        <w:kinsoku w:val="0"/>
        <w:autoSpaceDE w:val="0"/>
        <w:autoSpaceDN w:val="0"/>
        <w:adjustRightInd w:val="0"/>
        <w:snapToGrid w:val="0"/>
        <w:ind w:firstLine="416" w:firstLineChars="200"/>
        <w:jc w:val="left"/>
        <w:textAlignment w:val="baseline"/>
        <w:rPr>
          <w:rFonts w:ascii="Times New Roman" w:hAnsi="Times New Roman" w:eastAsia="宋体" w:cs="Times New Roman"/>
          <w:snapToGrid w:val="0"/>
          <w:spacing w:val="-1"/>
          <w:kern w:val="0"/>
          <w:szCs w:val="21"/>
        </w:rPr>
      </w:pPr>
    </w:p>
    <w:p w14:paraId="1B87651A">
      <w:pPr>
        <w:kinsoku w:val="0"/>
        <w:autoSpaceDE w:val="0"/>
        <w:autoSpaceDN w:val="0"/>
        <w:adjustRightInd w:val="0"/>
        <w:snapToGrid w:val="0"/>
        <w:ind w:firstLine="416" w:firstLineChars="200"/>
        <w:jc w:val="left"/>
        <w:textAlignment w:val="baseline"/>
        <w:rPr>
          <w:rFonts w:ascii="Times New Roman" w:hAnsi="Times New Roman" w:eastAsia="宋体" w:cs="Times New Roman"/>
          <w:snapToGrid w:val="0"/>
          <w:spacing w:val="-1"/>
          <w:kern w:val="0"/>
          <w:szCs w:val="21"/>
        </w:rPr>
      </w:pPr>
    </w:p>
    <w:p w14:paraId="343E541D">
      <w:pPr>
        <w:kinsoku w:val="0"/>
        <w:autoSpaceDE w:val="0"/>
        <w:autoSpaceDN w:val="0"/>
        <w:adjustRightInd w:val="0"/>
        <w:snapToGrid w:val="0"/>
        <w:ind w:firstLine="416" w:firstLineChars="200"/>
        <w:jc w:val="left"/>
        <w:textAlignment w:val="baseline"/>
        <w:rPr>
          <w:rFonts w:ascii="Times New Roman" w:hAnsi="Times New Roman" w:eastAsia="宋体" w:cs="Times New Roman"/>
          <w:snapToGrid w:val="0"/>
          <w:spacing w:val="-1"/>
          <w:kern w:val="0"/>
          <w:szCs w:val="21"/>
        </w:rPr>
      </w:pPr>
    </w:p>
    <w:p w14:paraId="562DA2D1">
      <w:pPr>
        <w:kinsoku w:val="0"/>
        <w:autoSpaceDE w:val="0"/>
        <w:autoSpaceDN w:val="0"/>
        <w:adjustRightInd w:val="0"/>
        <w:snapToGrid w:val="0"/>
        <w:ind w:firstLine="416" w:firstLineChars="200"/>
        <w:jc w:val="left"/>
        <w:textAlignment w:val="baseline"/>
        <w:rPr>
          <w:rFonts w:ascii="Times New Roman" w:hAnsi="Times New Roman" w:eastAsia="宋体" w:cs="Times New Roman"/>
          <w:snapToGrid w:val="0"/>
          <w:spacing w:val="-1"/>
          <w:kern w:val="0"/>
          <w:szCs w:val="21"/>
        </w:rPr>
      </w:pPr>
    </w:p>
    <w:p w14:paraId="2FCC144D">
      <w:pPr>
        <w:widowControl/>
        <w:kinsoku w:val="0"/>
        <w:autoSpaceDE w:val="0"/>
        <w:autoSpaceDN w:val="0"/>
        <w:adjustRightInd w:val="0"/>
        <w:snapToGrid w:val="0"/>
        <w:ind w:firstLine="420" w:firstLineChars="200"/>
        <w:jc w:val="left"/>
        <w:textAlignment w:val="baseline"/>
        <w:rPr>
          <w:rFonts w:ascii="Times New Roman" w:hAnsi="Times New Roman" w:eastAsia="宋体" w:cs="Times New Roman"/>
          <w:snapToGrid w:val="0"/>
          <w:kern w:val="0"/>
          <w:szCs w:val="21"/>
          <w:lang w:eastAsia="en-US"/>
        </w:rPr>
      </w:pPr>
    </w:p>
    <w:p w14:paraId="4333A8C9"/>
    <w:sectPr>
      <w:footerReference r:id="rId3" w:type="default"/>
      <w:type w:val="oddPage"/>
      <w:pgSz w:w="11906" w:h="16838"/>
      <w:pgMar w:top="1276"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64AE3">
    <w:pPr>
      <w:pStyle w:val="1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EADC6E">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64EADC6E">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
    <w15:presenceInfo w15:providerId="None" w15:userId="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embedSystemFonts/>
  <w:bordersDoNotSurroundHeader w:val="1"/>
  <w:bordersDoNotSurroundFooter w:val="1"/>
  <w:trackRevisions w:val="1"/>
  <w:documentProtection w:enforcement="0"/>
  <w:defaultTabStop w:val="420"/>
  <w:drawingGridHorizontalSpacing w:val="122"/>
  <w:drawingGridVerticalSpacing w:val="164"/>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A829E14F-8A6D-4DCA-A357-BB75E209F6BE}"/>
    <w:docVar w:name="KY_MEDREF_VERSION" w:val="3"/>
  </w:docVars>
  <w:rsids>
    <w:rsidRoot w:val="002440D1"/>
    <w:rsid w:val="000303AD"/>
    <w:rsid w:val="00031B5B"/>
    <w:rsid w:val="00033DCA"/>
    <w:rsid w:val="000642F4"/>
    <w:rsid w:val="000679EB"/>
    <w:rsid w:val="00073019"/>
    <w:rsid w:val="000B48D0"/>
    <w:rsid w:val="000C1200"/>
    <w:rsid w:val="000C7575"/>
    <w:rsid w:val="00110C96"/>
    <w:rsid w:val="00112C68"/>
    <w:rsid w:val="0016412E"/>
    <w:rsid w:val="00191CE9"/>
    <w:rsid w:val="00194A89"/>
    <w:rsid w:val="001D0B33"/>
    <w:rsid w:val="002440D1"/>
    <w:rsid w:val="00247470"/>
    <w:rsid w:val="00286523"/>
    <w:rsid w:val="002C46E7"/>
    <w:rsid w:val="002F68A6"/>
    <w:rsid w:val="003039CE"/>
    <w:rsid w:val="00315586"/>
    <w:rsid w:val="00315F96"/>
    <w:rsid w:val="00326FC1"/>
    <w:rsid w:val="00332116"/>
    <w:rsid w:val="0038114C"/>
    <w:rsid w:val="003A509E"/>
    <w:rsid w:val="003B255C"/>
    <w:rsid w:val="003C50A1"/>
    <w:rsid w:val="003F6AA9"/>
    <w:rsid w:val="003F7564"/>
    <w:rsid w:val="00411C9B"/>
    <w:rsid w:val="0041292B"/>
    <w:rsid w:val="004251C6"/>
    <w:rsid w:val="00446B4C"/>
    <w:rsid w:val="00467CCA"/>
    <w:rsid w:val="004A21CE"/>
    <w:rsid w:val="004B7943"/>
    <w:rsid w:val="004F52FA"/>
    <w:rsid w:val="00552844"/>
    <w:rsid w:val="0057329D"/>
    <w:rsid w:val="005752FF"/>
    <w:rsid w:val="00594918"/>
    <w:rsid w:val="005A3FF4"/>
    <w:rsid w:val="005B1DD9"/>
    <w:rsid w:val="005C7116"/>
    <w:rsid w:val="005E3699"/>
    <w:rsid w:val="00610888"/>
    <w:rsid w:val="00614BC8"/>
    <w:rsid w:val="00616FB2"/>
    <w:rsid w:val="006533A2"/>
    <w:rsid w:val="00671FF9"/>
    <w:rsid w:val="006A791A"/>
    <w:rsid w:val="006B2FBD"/>
    <w:rsid w:val="006D4ADC"/>
    <w:rsid w:val="006F5414"/>
    <w:rsid w:val="006F7D96"/>
    <w:rsid w:val="00721E40"/>
    <w:rsid w:val="0073365F"/>
    <w:rsid w:val="00736769"/>
    <w:rsid w:val="0076754A"/>
    <w:rsid w:val="0077412D"/>
    <w:rsid w:val="0078502D"/>
    <w:rsid w:val="00792E08"/>
    <w:rsid w:val="007958E0"/>
    <w:rsid w:val="007975A5"/>
    <w:rsid w:val="007C58EA"/>
    <w:rsid w:val="007D6DC4"/>
    <w:rsid w:val="007E4FF5"/>
    <w:rsid w:val="007E6F63"/>
    <w:rsid w:val="007F74D7"/>
    <w:rsid w:val="00805396"/>
    <w:rsid w:val="00834EA7"/>
    <w:rsid w:val="00841B9B"/>
    <w:rsid w:val="008A656E"/>
    <w:rsid w:val="00932927"/>
    <w:rsid w:val="00934660"/>
    <w:rsid w:val="00935FB8"/>
    <w:rsid w:val="009426C4"/>
    <w:rsid w:val="009D365C"/>
    <w:rsid w:val="009F7150"/>
    <w:rsid w:val="00A539E8"/>
    <w:rsid w:val="00A84AE0"/>
    <w:rsid w:val="00A95A9A"/>
    <w:rsid w:val="00AD5062"/>
    <w:rsid w:val="00AF37C1"/>
    <w:rsid w:val="00B04B2D"/>
    <w:rsid w:val="00B50BBA"/>
    <w:rsid w:val="00B563D6"/>
    <w:rsid w:val="00B65AE4"/>
    <w:rsid w:val="00B75FF3"/>
    <w:rsid w:val="00B77050"/>
    <w:rsid w:val="00B82B09"/>
    <w:rsid w:val="00B860B0"/>
    <w:rsid w:val="00BB41E8"/>
    <w:rsid w:val="00BB4564"/>
    <w:rsid w:val="00BC7A8C"/>
    <w:rsid w:val="00C0241B"/>
    <w:rsid w:val="00C05C25"/>
    <w:rsid w:val="00C341E8"/>
    <w:rsid w:val="00C365FD"/>
    <w:rsid w:val="00C46BD3"/>
    <w:rsid w:val="00C7003E"/>
    <w:rsid w:val="00C87894"/>
    <w:rsid w:val="00C91FC6"/>
    <w:rsid w:val="00CB011D"/>
    <w:rsid w:val="00CB1156"/>
    <w:rsid w:val="00D16AC6"/>
    <w:rsid w:val="00D45C2A"/>
    <w:rsid w:val="00D643B7"/>
    <w:rsid w:val="00D85944"/>
    <w:rsid w:val="00DA7020"/>
    <w:rsid w:val="00DC242F"/>
    <w:rsid w:val="00DD1841"/>
    <w:rsid w:val="00DD77A1"/>
    <w:rsid w:val="00DE391D"/>
    <w:rsid w:val="00E12753"/>
    <w:rsid w:val="00E13295"/>
    <w:rsid w:val="00E16BEB"/>
    <w:rsid w:val="00E339E0"/>
    <w:rsid w:val="00E34B8F"/>
    <w:rsid w:val="00E941F7"/>
    <w:rsid w:val="00EB4E45"/>
    <w:rsid w:val="00EE3571"/>
    <w:rsid w:val="00EF61B0"/>
    <w:rsid w:val="00F114A4"/>
    <w:rsid w:val="00F117CC"/>
    <w:rsid w:val="00F26717"/>
    <w:rsid w:val="00F53C01"/>
    <w:rsid w:val="00F557EF"/>
    <w:rsid w:val="00F642BA"/>
    <w:rsid w:val="00F9174C"/>
    <w:rsid w:val="00F91A1D"/>
    <w:rsid w:val="00F95FE6"/>
    <w:rsid w:val="00FC40FD"/>
    <w:rsid w:val="00FD0E93"/>
    <w:rsid w:val="00FE45C4"/>
    <w:rsid w:val="00FF063D"/>
    <w:rsid w:val="016A2B4D"/>
    <w:rsid w:val="01C5343E"/>
    <w:rsid w:val="03124D54"/>
    <w:rsid w:val="03B95FF4"/>
    <w:rsid w:val="03F35283"/>
    <w:rsid w:val="048A723E"/>
    <w:rsid w:val="04A722F0"/>
    <w:rsid w:val="04E43D48"/>
    <w:rsid w:val="04EE7F1F"/>
    <w:rsid w:val="05300538"/>
    <w:rsid w:val="059E1945"/>
    <w:rsid w:val="05C018BB"/>
    <w:rsid w:val="05CD5D86"/>
    <w:rsid w:val="05EF1BD1"/>
    <w:rsid w:val="05F13067"/>
    <w:rsid w:val="0628072B"/>
    <w:rsid w:val="062F259D"/>
    <w:rsid w:val="06A0250B"/>
    <w:rsid w:val="06A103A2"/>
    <w:rsid w:val="06A64F55"/>
    <w:rsid w:val="06F07F7E"/>
    <w:rsid w:val="074F0903"/>
    <w:rsid w:val="077D22D5"/>
    <w:rsid w:val="077F0A77"/>
    <w:rsid w:val="0849203C"/>
    <w:rsid w:val="0858402D"/>
    <w:rsid w:val="085D5AE7"/>
    <w:rsid w:val="08695F67"/>
    <w:rsid w:val="08752E31"/>
    <w:rsid w:val="08B1198F"/>
    <w:rsid w:val="096A2812"/>
    <w:rsid w:val="09FE0DE1"/>
    <w:rsid w:val="0A03446D"/>
    <w:rsid w:val="0A486323"/>
    <w:rsid w:val="0AC7549A"/>
    <w:rsid w:val="0AEC4F01"/>
    <w:rsid w:val="0AF838A6"/>
    <w:rsid w:val="0B470389"/>
    <w:rsid w:val="0B594AA0"/>
    <w:rsid w:val="0B660938"/>
    <w:rsid w:val="0B790835"/>
    <w:rsid w:val="0B811AED"/>
    <w:rsid w:val="0BE81B6C"/>
    <w:rsid w:val="0C085D6A"/>
    <w:rsid w:val="0C3C77C2"/>
    <w:rsid w:val="0C833643"/>
    <w:rsid w:val="0C906A98"/>
    <w:rsid w:val="0CA912FB"/>
    <w:rsid w:val="0CF462EF"/>
    <w:rsid w:val="0D145821"/>
    <w:rsid w:val="0D3D477C"/>
    <w:rsid w:val="0D7E43D0"/>
    <w:rsid w:val="0D9D5CCB"/>
    <w:rsid w:val="0DA131D4"/>
    <w:rsid w:val="0DAB2E51"/>
    <w:rsid w:val="0E0A401C"/>
    <w:rsid w:val="0E1A1D85"/>
    <w:rsid w:val="0E2A7D04"/>
    <w:rsid w:val="0E5232CD"/>
    <w:rsid w:val="0E69532F"/>
    <w:rsid w:val="0F0B77B2"/>
    <w:rsid w:val="0F1B4006"/>
    <w:rsid w:val="0FC1695C"/>
    <w:rsid w:val="10D4446D"/>
    <w:rsid w:val="11D21AF4"/>
    <w:rsid w:val="12664571"/>
    <w:rsid w:val="12A87EC1"/>
    <w:rsid w:val="133B07D3"/>
    <w:rsid w:val="13620456"/>
    <w:rsid w:val="13B87A55"/>
    <w:rsid w:val="13BF1404"/>
    <w:rsid w:val="14294AD0"/>
    <w:rsid w:val="146D2C0E"/>
    <w:rsid w:val="14927E16"/>
    <w:rsid w:val="14D709D0"/>
    <w:rsid w:val="14EB7FD7"/>
    <w:rsid w:val="15032CBF"/>
    <w:rsid w:val="1594517B"/>
    <w:rsid w:val="15A648EC"/>
    <w:rsid w:val="16816E45"/>
    <w:rsid w:val="16881F81"/>
    <w:rsid w:val="16A82D9A"/>
    <w:rsid w:val="16C10221"/>
    <w:rsid w:val="1712123C"/>
    <w:rsid w:val="17233A58"/>
    <w:rsid w:val="174131DD"/>
    <w:rsid w:val="178F7D6C"/>
    <w:rsid w:val="17B80AFF"/>
    <w:rsid w:val="18502F73"/>
    <w:rsid w:val="187C3D68"/>
    <w:rsid w:val="18A80821"/>
    <w:rsid w:val="19445719"/>
    <w:rsid w:val="19636CD6"/>
    <w:rsid w:val="1977452F"/>
    <w:rsid w:val="197902A7"/>
    <w:rsid w:val="19C21C4E"/>
    <w:rsid w:val="19D454DE"/>
    <w:rsid w:val="19DA2369"/>
    <w:rsid w:val="19F17E3E"/>
    <w:rsid w:val="1A3A14AB"/>
    <w:rsid w:val="1A4F2DB6"/>
    <w:rsid w:val="1A5B175B"/>
    <w:rsid w:val="1AA17AB6"/>
    <w:rsid w:val="1B391A9C"/>
    <w:rsid w:val="1C6A24CA"/>
    <w:rsid w:val="1C7A236C"/>
    <w:rsid w:val="1CF33ECD"/>
    <w:rsid w:val="1D060802"/>
    <w:rsid w:val="1D1F3AD3"/>
    <w:rsid w:val="1D702438"/>
    <w:rsid w:val="1DBA49EB"/>
    <w:rsid w:val="1E002D45"/>
    <w:rsid w:val="1E3429EF"/>
    <w:rsid w:val="1E412518"/>
    <w:rsid w:val="1E51534F"/>
    <w:rsid w:val="1E9A6CF6"/>
    <w:rsid w:val="1F1212D8"/>
    <w:rsid w:val="1F291E28"/>
    <w:rsid w:val="1F4E188E"/>
    <w:rsid w:val="1F50DF2D"/>
    <w:rsid w:val="1FF95C9E"/>
    <w:rsid w:val="205C7FDB"/>
    <w:rsid w:val="20F3093F"/>
    <w:rsid w:val="211508B6"/>
    <w:rsid w:val="2125190A"/>
    <w:rsid w:val="21843C8D"/>
    <w:rsid w:val="21D81213"/>
    <w:rsid w:val="21E62252"/>
    <w:rsid w:val="224A0A33"/>
    <w:rsid w:val="225A3A83"/>
    <w:rsid w:val="22644005"/>
    <w:rsid w:val="22645D35"/>
    <w:rsid w:val="227B6E3E"/>
    <w:rsid w:val="22B01CE0"/>
    <w:rsid w:val="22C75BE0"/>
    <w:rsid w:val="22CA56D0"/>
    <w:rsid w:val="22D95913"/>
    <w:rsid w:val="22F95FB5"/>
    <w:rsid w:val="232B644A"/>
    <w:rsid w:val="2378337E"/>
    <w:rsid w:val="239F27F5"/>
    <w:rsid w:val="2409047A"/>
    <w:rsid w:val="2466767A"/>
    <w:rsid w:val="24853FA4"/>
    <w:rsid w:val="24AF7273"/>
    <w:rsid w:val="256538CF"/>
    <w:rsid w:val="259A202D"/>
    <w:rsid w:val="25A0096A"/>
    <w:rsid w:val="25C72EA6"/>
    <w:rsid w:val="25DD065B"/>
    <w:rsid w:val="26767FC4"/>
    <w:rsid w:val="268B161A"/>
    <w:rsid w:val="27127645"/>
    <w:rsid w:val="276F4A98"/>
    <w:rsid w:val="27962024"/>
    <w:rsid w:val="27F006B1"/>
    <w:rsid w:val="28C17575"/>
    <w:rsid w:val="28DB0637"/>
    <w:rsid w:val="292A2F2D"/>
    <w:rsid w:val="296A5886"/>
    <w:rsid w:val="29877A05"/>
    <w:rsid w:val="2A2D12C2"/>
    <w:rsid w:val="2A3224D8"/>
    <w:rsid w:val="2A353610"/>
    <w:rsid w:val="2A390639"/>
    <w:rsid w:val="2A6F54DA"/>
    <w:rsid w:val="2AC46EA9"/>
    <w:rsid w:val="2B4324C3"/>
    <w:rsid w:val="2BB4516F"/>
    <w:rsid w:val="2BBB64FD"/>
    <w:rsid w:val="2C077995"/>
    <w:rsid w:val="2C0C0B07"/>
    <w:rsid w:val="2C9A4365"/>
    <w:rsid w:val="2CF021D7"/>
    <w:rsid w:val="2CF260CE"/>
    <w:rsid w:val="2CF33A75"/>
    <w:rsid w:val="2CFE66A2"/>
    <w:rsid w:val="2DE0425E"/>
    <w:rsid w:val="2E400F3C"/>
    <w:rsid w:val="2E444588"/>
    <w:rsid w:val="2E5E566F"/>
    <w:rsid w:val="2E74686C"/>
    <w:rsid w:val="2E7A61FC"/>
    <w:rsid w:val="2F0F735E"/>
    <w:rsid w:val="2F1C5505"/>
    <w:rsid w:val="2F5051AF"/>
    <w:rsid w:val="2FCA1031"/>
    <w:rsid w:val="2FFDD407"/>
    <w:rsid w:val="300C75C0"/>
    <w:rsid w:val="300F6E18"/>
    <w:rsid w:val="3016702A"/>
    <w:rsid w:val="301D774C"/>
    <w:rsid w:val="30A51B69"/>
    <w:rsid w:val="310F3573"/>
    <w:rsid w:val="312049C8"/>
    <w:rsid w:val="31405298"/>
    <w:rsid w:val="31B77767"/>
    <w:rsid w:val="31CD0692"/>
    <w:rsid w:val="31F47DA3"/>
    <w:rsid w:val="31F7552C"/>
    <w:rsid w:val="32190AE5"/>
    <w:rsid w:val="323A4620"/>
    <w:rsid w:val="324A4137"/>
    <w:rsid w:val="32951856"/>
    <w:rsid w:val="33057AA5"/>
    <w:rsid w:val="3307027A"/>
    <w:rsid w:val="33613E2E"/>
    <w:rsid w:val="336B25B7"/>
    <w:rsid w:val="339F04B3"/>
    <w:rsid w:val="33DC1707"/>
    <w:rsid w:val="342F7A89"/>
    <w:rsid w:val="34470386"/>
    <w:rsid w:val="34565015"/>
    <w:rsid w:val="346C4839"/>
    <w:rsid w:val="350F1E6B"/>
    <w:rsid w:val="35186A4E"/>
    <w:rsid w:val="35327830"/>
    <w:rsid w:val="358856A2"/>
    <w:rsid w:val="359279C3"/>
    <w:rsid w:val="359A3628"/>
    <w:rsid w:val="35B5731E"/>
    <w:rsid w:val="35C0308E"/>
    <w:rsid w:val="35E6686D"/>
    <w:rsid w:val="3623361D"/>
    <w:rsid w:val="367E2601"/>
    <w:rsid w:val="367E466B"/>
    <w:rsid w:val="36BA5F23"/>
    <w:rsid w:val="371E2054"/>
    <w:rsid w:val="378E2D18"/>
    <w:rsid w:val="37B67105"/>
    <w:rsid w:val="37FE1C4C"/>
    <w:rsid w:val="38163439"/>
    <w:rsid w:val="38471845"/>
    <w:rsid w:val="384D2BD3"/>
    <w:rsid w:val="385C4BC4"/>
    <w:rsid w:val="38767F1F"/>
    <w:rsid w:val="3887614C"/>
    <w:rsid w:val="38E86458"/>
    <w:rsid w:val="39225E0E"/>
    <w:rsid w:val="3923325A"/>
    <w:rsid w:val="3990521A"/>
    <w:rsid w:val="39C11183"/>
    <w:rsid w:val="39CD5B7B"/>
    <w:rsid w:val="3A0D6176"/>
    <w:rsid w:val="3A4A561C"/>
    <w:rsid w:val="3A575643"/>
    <w:rsid w:val="3A8B1791"/>
    <w:rsid w:val="3ABA4174"/>
    <w:rsid w:val="3ABF08B6"/>
    <w:rsid w:val="3B1C6CF5"/>
    <w:rsid w:val="3B4F0A10"/>
    <w:rsid w:val="3B603DD7"/>
    <w:rsid w:val="3BB32883"/>
    <w:rsid w:val="3BE9026A"/>
    <w:rsid w:val="3C214941"/>
    <w:rsid w:val="3C7304D3"/>
    <w:rsid w:val="3C7921E9"/>
    <w:rsid w:val="3D2F28A7"/>
    <w:rsid w:val="3D5D11C3"/>
    <w:rsid w:val="3D65276D"/>
    <w:rsid w:val="3DCA484B"/>
    <w:rsid w:val="3DCD6381"/>
    <w:rsid w:val="3DD45CEC"/>
    <w:rsid w:val="3DEE2762"/>
    <w:rsid w:val="3E2D1CC7"/>
    <w:rsid w:val="3E7A5DA4"/>
    <w:rsid w:val="3EB56DDC"/>
    <w:rsid w:val="3EFFA378"/>
    <w:rsid w:val="3F1E7077"/>
    <w:rsid w:val="3FA3572E"/>
    <w:rsid w:val="3FB672B0"/>
    <w:rsid w:val="3FB7A31A"/>
    <w:rsid w:val="40632F94"/>
    <w:rsid w:val="40D83FD0"/>
    <w:rsid w:val="412D70FE"/>
    <w:rsid w:val="417D62D7"/>
    <w:rsid w:val="41AF3FB7"/>
    <w:rsid w:val="41BB74B3"/>
    <w:rsid w:val="41C2018E"/>
    <w:rsid w:val="41EA1493"/>
    <w:rsid w:val="41FB544E"/>
    <w:rsid w:val="421D3616"/>
    <w:rsid w:val="429733C9"/>
    <w:rsid w:val="42C82A20"/>
    <w:rsid w:val="42FF5742"/>
    <w:rsid w:val="43770B04"/>
    <w:rsid w:val="44782072"/>
    <w:rsid w:val="44B15341"/>
    <w:rsid w:val="44BE5A8E"/>
    <w:rsid w:val="44E16B7D"/>
    <w:rsid w:val="44F05012"/>
    <w:rsid w:val="44F543D6"/>
    <w:rsid w:val="44F763A1"/>
    <w:rsid w:val="450D1EA0"/>
    <w:rsid w:val="452F3FC3"/>
    <w:rsid w:val="45A8769B"/>
    <w:rsid w:val="45AC0F39"/>
    <w:rsid w:val="466E61EE"/>
    <w:rsid w:val="46761547"/>
    <w:rsid w:val="467B6B5D"/>
    <w:rsid w:val="46845A12"/>
    <w:rsid w:val="469F284C"/>
    <w:rsid w:val="47466369"/>
    <w:rsid w:val="47835CCA"/>
    <w:rsid w:val="47E32A44"/>
    <w:rsid w:val="485671BC"/>
    <w:rsid w:val="48EB1D78"/>
    <w:rsid w:val="491A265E"/>
    <w:rsid w:val="49296D45"/>
    <w:rsid w:val="49627B61"/>
    <w:rsid w:val="49CB6B5B"/>
    <w:rsid w:val="49CC2991"/>
    <w:rsid w:val="49D065E0"/>
    <w:rsid w:val="49F70BF1"/>
    <w:rsid w:val="4A3A3F49"/>
    <w:rsid w:val="4A62606A"/>
    <w:rsid w:val="4AA76173"/>
    <w:rsid w:val="4AC17B93"/>
    <w:rsid w:val="4ADF590D"/>
    <w:rsid w:val="4AEB42B2"/>
    <w:rsid w:val="4B920B9B"/>
    <w:rsid w:val="4BB548C0"/>
    <w:rsid w:val="4C03562B"/>
    <w:rsid w:val="4C073C5A"/>
    <w:rsid w:val="4C337CCD"/>
    <w:rsid w:val="4C371778"/>
    <w:rsid w:val="4C5C59BA"/>
    <w:rsid w:val="4C6D6F48"/>
    <w:rsid w:val="4CBE77A4"/>
    <w:rsid w:val="4CEF5BAF"/>
    <w:rsid w:val="4D2717ED"/>
    <w:rsid w:val="4D537EEC"/>
    <w:rsid w:val="4DBA440F"/>
    <w:rsid w:val="4DFFE46B"/>
    <w:rsid w:val="4E323FA5"/>
    <w:rsid w:val="4EDE5EDB"/>
    <w:rsid w:val="4F3D2C02"/>
    <w:rsid w:val="4F81309A"/>
    <w:rsid w:val="4FA45FEF"/>
    <w:rsid w:val="4FFF1219"/>
    <w:rsid w:val="500E27F0"/>
    <w:rsid w:val="505A5A36"/>
    <w:rsid w:val="50BB0282"/>
    <w:rsid w:val="50E53551"/>
    <w:rsid w:val="512E314A"/>
    <w:rsid w:val="514A7858"/>
    <w:rsid w:val="51583D23"/>
    <w:rsid w:val="51A15C9F"/>
    <w:rsid w:val="51FB9D9E"/>
    <w:rsid w:val="524D13AE"/>
    <w:rsid w:val="52C8137C"/>
    <w:rsid w:val="543448C0"/>
    <w:rsid w:val="543E2A0F"/>
    <w:rsid w:val="54B908EF"/>
    <w:rsid w:val="54FA643B"/>
    <w:rsid w:val="55067F3A"/>
    <w:rsid w:val="555F6C5D"/>
    <w:rsid w:val="556F788D"/>
    <w:rsid w:val="56017B5F"/>
    <w:rsid w:val="56295FC5"/>
    <w:rsid w:val="56A51E4B"/>
    <w:rsid w:val="574A6804"/>
    <w:rsid w:val="57722781"/>
    <w:rsid w:val="57A7146A"/>
    <w:rsid w:val="57BB500C"/>
    <w:rsid w:val="58003366"/>
    <w:rsid w:val="58296419"/>
    <w:rsid w:val="58FB7E18"/>
    <w:rsid w:val="59254D4A"/>
    <w:rsid w:val="594F3C5E"/>
    <w:rsid w:val="596040BD"/>
    <w:rsid w:val="596718DD"/>
    <w:rsid w:val="59A321FB"/>
    <w:rsid w:val="5A056A12"/>
    <w:rsid w:val="5A5A4FB0"/>
    <w:rsid w:val="5A971D60"/>
    <w:rsid w:val="5AB3021C"/>
    <w:rsid w:val="5ADE798F"/>
    <w:rsid w:val="5AFD5132"/>
    <w:rsid w:val="5B052984"/>
    <w:rsid w:val="5B6B4129"/>
    <w:rsid w:val="5BCB524C"/>
    <w:rsid w:val="5C563555"/>
    <w:rsid w:val="5CF61214"/>
    <w:rsid w:val="5CFFDA8C"/>
    <w:rsid w:val="5D142FCF"/>
    <w:rsid w:val="5DCB320E"/>
    <w:rsid w:val="5DDB6408"/>
    <w:rsid w:val="5DDF5B8A"/>
    <w:rsid w:val="5E113BD7"/>
    <w:rsid w:val="5E192A8C"/>
    <w:rsid w:val="5E3F1AF1"/>
    <w:rsid w:val="5E5135EA"/>
    <w:rsid w:val="5E561184"/>
    <w:rsid w:val="5E9465B6"/>
    <w:rsid w:val="5F011E9E"/>
    <w:rsid w:val="5F3F649A"/>
    <w:rsid w:val="5F816B3B"/>
    <w:rsid w:val="5FC60D7B"/>
    <w:rsid w:val="5FD17AC2"/>
    <w:rsid w:val="5FD72BFF"/>
    <w:rsid w:val="5FED2422"/>
    <w:rsid w:val="607C7302"/>
    <w:rsid w:val="60824919"/>
    <w:rsid w:val="60D84E80"/>
    <w:rsid w:val="610A5C65"/>
    <w:rsid w:val="6146003C"/>
    <w:rsid w:val="61797DF4"/>
    <w:rsid w:val="621A6DD3"/>
    <w:rsid w:val="62614A02"/>
    <w:rsid w:val="6267321B"/>
    <w:rsid w:val="627961EF"/>
    <w:rsid w:val="629C6C63"/>
    <w:rsid w:val="62B269FE"/>
    <w:rsid w:val="62B611F1"/>
    <w:rsid w:val="62D8792B"/>
    <w:rsid w:val="62EA2C49"/>
    <w:rsid w:val="63176532"/>
    <w:rsid w:val="63FA3360"/>
    <w:rsid w:val="64175CC0"/>
    <w:rsid w:val="647153D0"/>
    <w:rsid w:val="64724786"/>
    <w:rsid w:val="65D5198E"/>
    <w:rsid w:val="65DE200E"/>
    <w:rsid w:val="65DF6369"/>
    <w:rsid w:val="65F5580E"/>
    <w:rsid w:val="66522E56"/>
    <w:rsid w:val="665664BD"/>
    <w:rsid w:val="66BE2423"/>
    <w:rsid w:val="67036E05"/>
    <w:rsid w:val="67462C8B"/>
    <w:rsid w:val="675B4115"/>
    <w:rsid w:val="676C5A6B"/>
    <w:rsid w:val="67825B46"/>
    <w:rsid w:val="67A535E2"/>
    <w:rsid w:val="67C401C0"/>
    <w:rsid w:val="68D93544"/>
    <w:rsid w:val="693FC68D"/>
    <w:rsid w:val="69731BEA"/>
    <w:rsid w:val="6994390F"/>
    <w:rsid w:val="69C02956"/>
    <w:rsid w:val="69D16911"/>
    <w:rsid w:val="69E00902"/>
    <w:rsid w:val="6A0D574F"/>
    <w:rsid w:val="6A106C14"/>
    <w:rsid w:val="6A260A0B"/>
    <w:rsid w:val="6A3D3FA6"/>
    <w:rsid w:val="6A537326"/>
    <w:rsid w:val="6A6257BB"/>
    <w:rsid w:val="6AFB72D9"/>
    <w:rsid w:val="6B7F10CA"/>
    <w:rsid w:val="6B9ADFFD"/>
    <w:rsid w:val="6BD149A6"/>
    <w:rsid w:val="6C0B0109"/>
    <w:rsid w:val="6C3C2767"/>
    <w:rsid w:val="6C501D6F"/>
    <w:rsid w:val="6CA90F85"/>
    <w:rsid w:val="6CF3094C"/>
    <w:rsid w:val="6D486EEA"/>
    <w:rsid w:val="6D9C1636"/>
    <w:rsid w:val="6DA46816"/>
    <w:rsid w:val="6DBB506A"/>
    <w:rsid w:val="6DD07C38"/>
    <w:rsid w:val="6E1621E8"/>
    <w:rsid w:val="6E2F7226"/>
    <w:rsid w:val="6E327FBA"/>
    <w:rsid w:val="6E625D89"/>
    <w:rsid w:val="6E8E35C2"/>
    <w:rsid w:val="6F12155D"/>
    <w:rsid w:val="6F5558EE"/>
    <w:rsid w:val="6F60676D"/>
    <w:rsid w:val="6FA248E7"/>
    <w:rsid w:val="6FC0545D"/>
    <w:rsid w:val="6FCA1E38"/>
    <w:rsid w:val="701E75A7"/>
    <w:rsid w:val="70657DB3"/>
    <w:rsid w:val="706604ED"/>
    <w:rsid w:val="70B7060E"/>
    <w:rsid w:val="713F6856"/>
    <w:rsid w:val="715A71EC"/>
    <w:rsid w:val="715E4F2E"/>
    <w:rsid w:val="71607374"/>
    <w:rsid w:val="71725481"/>
    <w:rsid w:val="717F3A66"/>
    <w:rsid w:val="719F273C"/>
    <w:rsid w:val="71B132B0"/>
    <w:rsid w:val="727A70E6"/>
    <w:rsid w:val="7293549B"/>
    <w:rsid w:val="72B00E8D"/>
    <w:rsid w:val="72F378F8"/>
    <w:rsid w:val="73045661"/>
    <w:rsid w:val="731C0BFD"/>
    <w:rsid w:val="73390F55"/>
    <w:rsid w:val="73685BF0"/>
    <w:rsid w:val="7390FA59"/>
    <w:rsid w:val="73916A80"/>
    <w:rsid w:val="73F41B79"/>
    <w:rsid w:val="73FB46E3"/>
    <w:rsid w:val="748922C2"/>
    <w:rsid w:val="74BB2697"/>
    <w:rsid w:val="759929D8"/>
    <w:rsid w:val="75DE663D"/>
    <w:rsid w:val="762C0A5E"/>
    <w:rsid w:val="7653212E"/>
    <w:rsid w:val="765B1A3C"/>
    <w:rsid w:val="76650B0D"/>
    <w:rsid w:val="766703E1"/>
    <w:rsid w:val="769E5DCD"/>
    <w:rsid w:val="76CA2DCD"/>
    <w:rsid w:val="76F31C74"/>
    <w:rsid w:val="76FB4FCD"/>
    <w:rsid w:val="771816DB"/>
    <w:rsid w:val="77690189"/>
    <w:rsid w:val="778B75D2"/>
    <w:rsid w:val="77BFDE8E"/>
    <w:rsid w:val="78752DB7"/>
    <w:rsid w:val="7885579A"/>
    <w:rsid w:val="78CA10FB"/>
    <w:rsid w:val="78ED1C07"/>
    <w:rsid w:val="796D0C2B"/>
    <w:rsid w:val="79733111"/>
    <w:rsid w:val="79F5096F"/>
    <w:rsid w:val="7A1E16FE"/>
    <w:rsid w:val="7A9C0875"/>
    <w:rsid w:val="7AAC0AB8"/>
    <w:rsid w:val="7AC878BC"/>
    <w:rsid w:val="7B253576"/>
    <w:rsid w:val="7B4004BD"/>
    <w:rsid w:val="7B424F78"/>
    <w:rsid w:val="7BF1650C"/>
    <w:rsid w:val="7C5D74D4"/>
    <w:rsid w:val="7C921F30"/>
    <w:rsid w:val="7CD0382F"/>
    <w:rsid w:val="7CD442F6"/>
    <w:rsid w:val="7CD97B5E"/>
    <w:rsid w:val="7CE6455C"/>
    <w:rsid w:val="7D425704"/>
    <w:rsid w:val="7D5E1E12"/>
    <w:rsid w:val="7DBB1012"/>
    <w:rsid w:val="7DE0AE2A"/>
    <w:rsid w:val="7E1D1CCD"/>
    <w:rsid w:val="7E4D03BF"/>
    <w:rsid w:val="7F0E564D"/>
    <w:rsid w:val="7F1D6FE5"/>
    <w:rsid w:val="7F4366BF"/>
    <w:rsid w:val="7F7539D5"/>
    <w:rsid w:val="7F830DB6"/>
    <w:rsid w:val="7FAB3A34"/>
    <w:rsid w:val="7FDD34C2"/>
    <w:rsid w:val="7FEE854E"/>
    <w:rsid w:val="7FFDC47A"/>
    <w:rsid w:val="96FB1E94"/>
    <w:rsid w:val="A5FD5915"/>
    <w:rsid w:val="ADE36D34"/>
    <w:rsid w:val="CFEF512D"/>
    <w:rsid w:val="DB6F0238"/>
    <w:rsid w:val="DFAE0451"/>
    <w:rsid w:val="E75F485B"/>
    <w:rsid w:val="EBBF0B58"/>
    <w:rsid w:val="EDFD9B82"/>
    <w:rsid w:val="F5F36207"/>
    <w:rsid w:val="F7FD65B1"/>
    <w:rsid w:val="FAFA08C9"/>
    <w:rsid w:val="FB5F2C78"/>
    <w:rsid w:val="FBAF8F77"/>
    <w:rsid w:val="FDAEC741"/>
    <w:rsid w:val="FDBD6AA2"/>
    <w:rsid w:val="FEA7AFAA"/>
    <w:rsid w:val="FF9F11C6"/>
    <w:rsid w:val="FFFD3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insoku w:val="0"/>
      <w:autoSpaceDE w:val="0"/>
      <w:autoSpaceDN w:val="0"/>
      <w:adjustRightInd w:val="0"/>
      <w:spacing w:before="1" w:line="220" w:lineRule="auto"/>
      <w:ind w:left="4239"/>
      <w:textAlignment w:val="baseline"/>
      <w:outlineLvl w:val="0"/>
    </w:pPr>
    <w:rPr>
      <w:rFonts w:ascii="宋体" w:hAnsi="宋体" w:eastAsia="宋体" w:cs="宋体"/>
      <w:b/>
      <w:bCs/>
      <w:color w:val="242021"/>
      <w:spacing w:val="-5"/>
      <w:sz w:val="24"/>
      <w:szCs w:val="24"/>
      <w:lang w:val="en-US" w:eastAsia="zh-CN" w:bidi="ar-SA"/>
    </w:rPr>
  </w:style>
  <w:style w:type="paragraph" w:styleId="3">
    <w:name w:val="heading 2"/>
    <w:next w:val="1"/>
    <w:unhideWhenUsed/>
    <w:qFormat/>
    <w:uiPriority w:val="0"/>
    <w:pPr>
      <w:widowControl w:val="0"/>
      <w:adjustRightInd w:val="0"/>
      <w:spacing w:before="50" w:beforeLines="50" w:after="50" w:afterLines="50" w:line="360" w:lineRule="auto"/>
      <w:jc w:val="both"/>
      <w:outlineLvl w:val="1"/>
    </w:pPr>
    <w:rPr>
      <w:rFonts w:ascii="Times New Roman" w:hAnsi="Times New Roman" w:eastAsia="黑体" w:cs="Times New Roman"/>
      <w:b/>
      <w:kern w:val="2"/>
      <w:sz w:val="30"/>
      <w:szCs w:val="32"/>
      <w:lang w:val="en-US" w:eastAsia="zh-CN" w:bidi="ar-SA"/>
    </w:rPr>
  </w:style>
  <w:style w:type="paragraph" w:styleId="4">
    <w:name w:val="heading 3"/>
    <w:next w:val="1"/>
    <w:unhideWhenUsed/>
    <w:qFormat/>
    <w:uiPriority w:val="0"/>
    <w:pPr>
      <w:keepNext/>
      <w:keepLines/>
      <w:widowControl w:val="0"/>
      <w:adjustRightInd w:val="0"/>
      <w:spacing w:before="50" w:beforeLines="50" w:after="50" w:afterLines="50" w:line="360" w:lineRule="auto"/>
      <w:jc w:val="both"/>
      <w:outlineLvl w:val="2"/>
    </w:pPr>
    <w:rPr>
      <w:rFonts w:ascii="Times New Roman" w:hAnsi="Times New Roman" w:eastAsia="黑体" w:cs="Times New Roman"/>
      <w:b/>
      <w:kern w:val="2"/>
      <w:sz w:val="28"/>
      <w:szCs w:val="24"/>
      <w:lang w:val="en-US" w:eastAsia="zh-CN" w:bidi="ar-SA"/>
    </w:rPr>
  </w:style>
  <w:style w:type="paragraph" w:styleId="5">
    <w:name w:val="heading 4"/>
    <w:next w:val="1"/>
    <w:semiHidden/>
    <w:unhideWhenUsed/>
    <w:qFormat/>
    <w:uiPriority w:val="0"/>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val="en-US" w:eastAsia="zh-CN" w:bidi="ar-SA"/>
    </w:rPr>
  </w:style>
  <w:style w:type="paragraph" w:styleId="6">
    <w:name w:val="heading 5"/>
    <w:next w:val="1"/>
    <w:semiHidden/>
    <w:unhideWhenUsed/>
    <w:qFormat/>
    <w:uiPriority w:val="0"/>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val="en-US" w:eastAsia="zh-CN" w:bidi="ar-SA"/>
    </w:rPr>
  </w:style>
  <w:style w:type="paragraph" w:styleId="7">
    <w:name w:val="heading 6"/>
    <w:next w:val="1"/>
    <w:semiHidden/>
    <w:unhideWhenUsed/>
    <w:qFormat/>
    <w:uiPriority w:val="0"/>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val="en-US" w:eastAsia="zh-CN" w:bidi="ar-SA"/>
    </w:rPr>
  </w:style>
  <w:style w:type="paragraph" w:styleId="8">
    <w:name w:val="heading 7"/>
    <w:next w:val="1"/>
    <w:semiHidden/>
    <w:unhideWhenUsed/>
    <w:qFormat/>
    <w:uiPriority w:val="0"/>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val="en-US" w:eastAsia="zh-CN" w:bidi="ar-SA"/>
    </w:rPr>
  </w:style>
  <w:style w:type="paragraph" w:styleId="9">
    <w:name w:val="heading 8"/>
    <w:next w:val="1"/>
    <w:semiHidden/>
    <w:unhideWhenUsed/>
    <w:qFormat/>
    <w:uiPriority w:val="0"/>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val="en-US" w:eastAsia="zh-CN" w:bidi="ar-SA"/>
    </w:rPr>
  </w:style>
  <w:style w:type="paragraph" w:styleId="10">
    <w:name w:val="heading 9"/>
    <w:next w:val="1"/>
    <w:semiHidden/>
    <w:unhideWhenUsed/>
    <w:qFormat/>
    <w:uiPriority w:val="0"/>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val="en-US" w:eastAsia="zh-CN" w:bidi="ar-SA"/>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7"/>
    <w:qFormat/>
    <w:uiPriority w:val="99"/>
    <w:pPr>
      <w:jc w:val="left"/>
    </w:pPr>
  </w:style>
  <w:style w:type="paragraph" w:styleId="12">
    <w:name w:val="Body Text"/>
    <w:basedOn w:val="1"/>
    <w:qFormat/>
    <w:uiPriority w:val="0"/>
    <w:pPr>
      <w:kinsoku w:val="0"/>
      <w:autoSpaceDE w:val="0"/>
      <w:autoSpaceDN w:val="0"/>
      <w:adjustRightInd w:val="0"/>
      <w:spacing w:before="68" w:line="414" w:lineRule="auto"/>
      <w:ind w:left="9" w:firstLine="419"/>
      <w:jc w:val="left"/>
      <w:textAlignment w:val="baseline"/>
    </w:pPr>
    <w:rPr>
      <w:rFonts w:ascii="宋体" w:hAnsi="Calibri" w:eastAsia="宋体" w:cs="Times New Roman"/>
      <w:spacing w:val="1"/>
    </w:rPr>
  </w:style>
  <w:style w:type="paragraph" w:styleId="13">
    <w:name w:val="toc 3"/>
    <w:next w:val="1"/>
    <w:qFormat/>
    <w:uiPriority w:val="0"/>
    <w:pPr>
      <w:widowControl w:val="0"/>
      <w:adjustRightInd w:val="0"/>
      <w:spacing w:line="288" w:lineRule="auto"/>
      <w:ind w:left="840" w:leftChars="400"/>
      <w:jc w:val="both"/>
    </w:pPr>
    <w:rPr>
      <w:rFonts w:ascii="Calibri" w:hAnsi="Calibri" w:eastAsia="宋体" w:cs="Times New Roman"/>
      <w:kern w:val="2"/>
      <w:sz w:val="24"/>
      <w:szCs w:val="24"/>
      <w:lang w:val="en-US" w:eastAsia="zh-CN" w:bidi="ar-SA"/>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next w:val="1"/>
    <w:qFormat/>
    <w:uiPriority w:val="0"/>
    <w:pPr>
      <w:widowControl w:val="0"/>
      <w:adjustRightInd w:val="0"/>
      <w:spacing w:line="288" w:lineRule="auto"/>
      <w:jc w:val="both"/>
    </w:pPr>
    <w:rPr>
      <w:rFonts w:ascii="Calibri" w:hAnsi="Calibri" w:eastAsia="宋体" w:cs="Times New Roman"/>
      <w:kern w:val="2"/>
      <w:sz w:val="24"/>
      <w:szCs w:val="24"/>
      <w:lang w:val="en-US" w:eastAsia="zh-CN" w:bidi="ar-SA"/>
    </w:rPr>
  </w:style>
  <w:style w:type="paragraph" w:styleId="17">
    <w:name w:val="Subtitle"/>
    <w:qFormat/>
    <w:uiPriority w:val="0"/>
    <w:pPr>
      <w:widowControl w:val="0"/>
      <w:adjustRightInd w:val="0"/>
      <w:spacing w:before="50" w:beforeLines="50" w:after="50" w:afterLines="50" w:line="360" w:lineRule="auto"/>
      <w:jc w:val="center"/>
    </w:pPr>
    <w:rPr>
      <w:rFonts w:ascii="Times New Roman" w:hAnsi="Times New Roman" w:eastAsia="黑体" w:cs="Times New Roman"/>
      <w:b/>
      <w:kern w:val="28"/>
      <w:sz w:val="32"/>
      <w:szCs w:val="24"/>
      <w:lang w:val="en-US" w:eastAsia="zh-CN" w:bidi="ar-SA"/>
    </w:rPr>
  </w:style>
  <w:style w:type="paragraph" w:styleId="18">
    <w:name w:val="toc 2"/>
    <w:next w:val="1"/>
    <w:qFormat/>
    <w:uiPriority w:val="0"/>
    <w:pPr>
      <w:widowControl w:val="0"/>
      <w:adjustRightInd w:val="0"/>
      <w:spacing w:line="288" w:lineRule="auto"/>
      <w:ind w:left="420" w:leftChars="200"/>
      <w:jc w:val="both"/>
    </w:pPr>
    <w:rPr>
      <w:rFonts w:ascii="Calibri" w:hAnsi="Calibri" w:eastAsia="宋体" w:cs="Times New Roman"/>
      <w:kern w:val="2"/>
      <w:sz w:val="24"/>
      <w:szCs w:val="24"/>
      <w:lang w:val="en-US" w:eastAsia="zh-CN" w:bidi="ar-SA"/>
    </w:rPr>
  </w:style>
  <w:style w:type="paragraph" w:styleId="19">
    <w:name w:val="Normal (Web)"/>
    <w:basedOn w:val="1"/>
    <w:qFormat/>
    <w:uiPriority w:val="0"/>
    <w:pPr>
      <w:spacing w:beforeAutospacing="1" w:afterAutospacing="1"/>
      <w:jc w:val="left"/>
    </w:pPr>
    <w:rPr>
      <w:rFonts w:cs="Times New Roman"/>
      <w:kern w:val="0"/>
      <w:sz w:val="24"/>
    </w:rPr>
  </w:style>
  <w:style w:type="paragraph" w:styleId="20">
    <w:name w:val="Title"/>
    <w:qFormat/>
    <w:uiPriority w:val="0"/>
    <w:pPr>
      <w:kinsoku w:val="0"/>
      <w:autoSpaceDE w:val="0"/>
      <w:autoSpaceDN w:val="0"/>
      <w:adjustRightInd w:val="0"/>
      <w:spacing w:before="65" w:line="290" w:lineRule="auto"/>
      <w:ind w:left="28" w:right="73" w:hanging="16"/>
      <w:textAlignment w:val="baseline"/>
    </w:pPr>
    <w:rPr>
      <w:rFonts w:ascii="Times New Roman" w:hAnsi="Times New Roman" w:eastAsia="Times New Roman" w:cs="Times New Roman"/>
      <w:b/>
      <w:bCs/>
      <w:color w:val="000000"/>
      <w:spacing w:val="-3"/>
      <w:sz w:val="32"/>
      <w:szCs w:val="32"/>
      <w:lang w:val="en-US" w:eastAsia="zh-CN" w:bidi="ar-SA"/>
    </w:rPr>
  </w:style>
  <w:style w:type="paragraph" w:styleId="21">
    <w:name w:val="annotation subject"/>
    <w:basedOn w:val="11"/>
    <w:next w:val="11"/>
    <w:link w:val="38"/>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Emphasis"/>
    <w:basedOn w:val="24"/>
    <w:qFormat/>
    <w:uiPriority w:val="0"/>
    <w:rPr>
      <w:i/>
    </w:rPr>
  </w:style>
  <w:style w:type="character" w:styleId="27">
    <w:name w:val="Hyperlink"/>
    <w:basedOn w:val="24"/>
    <w:qFormat/>
    <w:uiPriority w:val="99"/>
    <w:rPr>
      <w:color w:val="0000FF"/>
      <w:u w:val="single"/>
    </w:rPr>
  </w:style>
  <w:style w:type="character" w:styleId="28">
    <w:name w:val="annotation reference"/>
    <w:basedOn w:val="24"/>
    <w:qFormat/>
    <w:uiPriority w:val="0"/>
    <w:rPr>
      <w:sz w:val="21"/>
      <w:szCs w:val="21"/>
    </w:rPr>
  </w:style>
  <w:style w:type="table" w:customStyle="1" w:styleId="29">
    <w:name w:val="Table Normal"/>
    <w:qFormat/>
    <w:uiPriority w:val="0"/>
    <w:tblPr>
      <w:tblCellMar>
        <w:top w:w="0" w:type="dxa"/>
        <w:left w:w="0" w:type="dxa"/>
        <w:bottom w:w="0" w:type="dxa"/>
        <w:right w:w="0" w:type="dxa"/>
      </w:tblCellMar>
    </w:tblPr>
  </w:style>
  <w:style w:type="paragraph" w:customStyle="1" w:styleId="30">
    <w:name w:val="摘要正文"/>
    <w:next w:val="1"/>
    <w:qFormat/>
    <w:uiPriority w:val="0"/>
    <w:pPr>
      <w:kinsoku w:val="0"/>
      <w:autoSpaceDE w:val="0"/>
      <w:autoSpaceDN w:val="0"/>
      <w:adjustRightInd w:val="0"/>
      <w:spacing w:before="182" w:line="411" w:lineRule="auto"/>
      <w:ind w:left="3"/>
      <w:textAlignment w:val="baseline"/>
    </w:pPr>
    <w:rPr>
      <w:rFonts w:ascii="宋体" w:hAnsi="Calibri" w:eastAsia="宋体" w:cs="Times New Roman"/>
      <w:spacing w:val="-1"/>
      <w:sz w:val="21"/>
      <w:lang w:val="en-US" w:eastAsia="zh-CN" w:bidi="ar-SA"/>
    </w:rPr>
  </w:style>
  <w:style w:type="paragraph" w:customStyle="1" w:styleId="31">
    <w:name w:val="关键词正文"/>
    <w:next w:val="1"/>
    <w:qFormat/>
    <w:uiPriority w:val="0"/>
    <w:pPr>
      <w:kinsoku w:val="0"/>
      <w:autoSpaceDE w:val="0"/>
      <w:autoSpaceDN w:val="0"/>
      <w:adjustRightInd w:val="0"/>
      <w:spacing w:before="44" w:line="220" w:lineRule="auto"/>
      <w:ind w:left="17"/>
      <w:textAlignment w:val="baseline"/>
    </w:pPr>
    <w:rPr>
      <w:rFonts w:ascii="宋体" w:hAnsi="宋体" w:eastAsia="宋体" w:cs="宋体"/>
      <w:color w:val="000000"/>
      <w:spacing w:val="-1"/>
      <w:sz w:val="21"/>
      <w:szCs w:val="21"/>
      <w:lang w:val="en-US" w:eastAsia="zh-CN" w:bidi="ar-SA"/>
    </w:rPr>
  </w:style>
  <w:style w:type="character" w:customStyle="1" w:styleId="32">
    <w:name w:val="关键词"/>
    <w:qFormat/>
    <w:uiPriority w:val="0"/>
    <w:rPr>
      <w:rFonts w:ascii="宋体" w:hAnsi="宋体" w:eastAsia="宋体" w:cs="宋体"/>
      <w:b/>
      <w:bCs/>
      <w:color w:val="000000"/>
      <w:spacing w:val="-1"/>
      <w:kern w:val="0"/>
      <w:sz w:val="21"/>
      <w:szCs w:val="21"/>
      <w:lang w:bidi="ar-SA"/>
    </w:rPr>
  </w:style>
  <w:style w:type="paragraph" w:customStyle="1" w:styleId="33">
    <w:name w:val="目录标题"/>
    <w:next w:val="1"/>
    <w:qFormat/>
    <w:uiPriority w:val="0"/>
    <w:pPr>
      <w:widowControl w:val="0"/>
      <w:adjustRightInd w:val="0"/>
      <w:spacing w:before="50" w:beforeLines="50" w:after="100" w:afterLines="100" w:line="360" w:lineRule="auto"/>
      <w:jc w:val="center"/>
    </w:pPr>
    <w:rPr>
      <w:rFonts w:ascii="Times New Roman" w:hAnsi="Times New Roman" w:eastAsia="黑体" w:cs="Times New Roman"/>
      <w:b/>
      <w:bCs/>
      <w:kern w:val="44"/>
      <w:sz w:val="36"/>
      <w:szCs w:val="44"/>
      <w:lang w:val="en-US" w:eastAsia="zh-CN" w:bidi="ar-SA"/>
    </w:rPr>
  </w:style>
  <w:style w:type="paragraph" w:customStyle="1" w:styleId="34">
    <w:name w:val="图片标题"/>
    <w:next w:val="1"/>
    <w:qFormat/>
    <w:uiPriority w:val="0"/>
    <w:pPr>
      <w:kinsoku w:val="0"/>
      <w:autoSpaceDE w:val="0"/>
      <w:autoSpaceDN w:val="0"/>
      <w:adjustRightInd w:val="0"/>
      <w:spacing w:before="197" w:line="220" w:lineRule="auto"/>
      <w:ind w:left="24"/>
      <w:textAlignment w:val="baseline"/>
    </w:pPr>
    <w:rPr>
      <w:rFonts w:ascii="宋体" w:hAnsi="宋体" w:eastAsia="宋体" w:cs="宋体"/>
      <w:b/>
      <w:bCs/>
      <w:color w:val="242021"/>
      <w:spacing w:val="-5"/>
      <w:sz w:val="18"/>
      <w:szCs w:val="18"/>
      <w:lang w:val="en-US" w:eastAsia="zh-CN" w:bidi="ar-SA"/>
    </w:rPr>
  </w:style>
  <w:style w:type="paragraph" w:customStyle="1" w:styleId="35">
    <w:name w:val="表格标题"/>
    <w:next w:val="1"/>
    <w:qFormat/>
    <w:uiPriority w:val="0"/>
    <w:pPr>
      <w:kinsoku w:val="0"/>
      <w:autoSpaceDE w:val="0"/>
      <w:autoSpaceDN w:val="0"/>
      <w:adjustRightInd w:val="0"/>
      <w:spacing w:before="68" w:line="220" w:lineRule="auto"/>
      <w:ind w:left="7"/>
      <w:textAlignment w:val="baseline"/>
    </w:pPr>
    <w:rPr>
      <w:rFonts w:ascii="宋体" w:hAnsi="宋体" w:eastAsia="宋体" w:cs="宋体"/>
      <w:b/>
      <w:bCs/>
      <w:color w:val="242021"/>
      <w:spacing w:val="-1"/>
      <w:sz w:val="21"/>
      <w:szCs w:val="21"/>
      <w:lang w:val="en-US" w:eastAsia="zh-CN" w:bidi="ar-SA"/>
    </w:rPr>
  </w:style>
  <w:style w:type="paragraph" w:customStyle="1" w:styleId="36">
    <w:name w:val="参考文献标题"/>
    <w:next w:val="1"/>
    <w:qFormat/>
    <w:uiPriority w:val="0"/>
    <w:pPr>
      <w:kinsoku w:val="0"/>
      <w:autoSpaceDE w:val="0"/>
      <w:autoSpaceDN w:val="0"/>
      <w:adjustRightInd w:val="0"/>
      <w:spacing w:before="202" w:line="220" w:lineRule="auto"/>
      <w:ind w:left="4350"/>
      <w:textAlignment w:val="baseline"/>
      <w:outlineLvl w:val="0"/>
    </w:pPr>
    <w:rPr>
      <w:rFonts w:ascii="宋体" w:hAnsi="宋体" w:eastAsia="宋体" w:cs="宋体"/>
      <w:b/>
      <w:bCs/>
      <w:color w:val="000000"/>
      <w:spacing w:val="-4"/>
      <w:sz w:val="24"/>
      <w:szCs w:val="24"/>
      <w:lang w:val="en-US" w:eastAsia="zh-CN" w:bidi="ar-SA"/>
    </w:rPr>
  </w:style>
  <w:style w:type="character" w:customStyle="1" w:styleId="37">
    <w:name w:val="批注文字 字符"/>
    <w:basedOn w:val="24"/>
    <w:link w:val="11"/>
    <w:qFormat/>
    <w:uiPriority w:val="0"/>
    <w:rPr>
      <w:rFonts w:asciiTheme="minorHAnsi" w:hAnsiTheme="minorHAnsi" w:eastAsiaTheme="minorEastAsia" w:cstheme="minorBidi"/>
      <w:kern w:val="2"/>
      <w:sz w:val="21"/>
      <w:szCs w:val="24"/>
    </w:rPr>
  </w:style>
  <w:style w:type="character" w:customStyle="1" w:styleId="38">
    <w:name w:val="批注主题 字符"/>
    <w:basedOn w:val="37"/>
    <w:link w:val="21"/>
    <w:qFormat/>
    <w:uiPriority w:val="0"/>
    <w:rPr>
      <w:rFonts w:asciiTheme="minorHAnsi" w:hAnsiTheme="minorHAnsi" w:eastAsiaTheme="minorEastAsia" w:cstheme="minorBidi"/>
      <w:b/>
      <w:bCs/>
      <w:kern w:val="2"/>
      <w:sz w:val="21"/>
      <w:szCs w:val="24"/>
    </w:rPr>
  </w:style>
  <w:style w:type="character" w:customStyle="1" w:styleId="39">
    <w:name w:val="批注文字 字符1"/>
    <w:qFormat/>
    <w:uiPriority w:val="0"/>
    <w:rPr>
      <w:rFonts w:ascii="Times New Roman" w:hAnsi="Times New Roman" w:eastAsia="宋体" w:cs="Times New Roman"/>
      <w:szCs w:val="20"/>
    </w:rPr>
  </w:style>
  <w:style w:type="paragraph" w:customStyle="1" w:styleId="40">
    <w:name w:val="修订1"/>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8.xml"/><Relationship Id="rId15" Type="http://schemas.openxmlformats.org/officeDocument/2006/relationships/customXml" Target="../customXml/item7.xml"/><Relationship Id="rId14" Type="http://schemas.openxmlformats.org/officeDocument/2006/relationships/customXml" Target="../customXml/item6.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ReviewRoot xmlns="http://www.founder.com/format">
  <Review inspectTypeEn="thousands" AllIndex="0" lookup="从小数点起向左和向右每三位数字一组，组间插入千分空(编码：00A0)" content="1 000" amendColor="" amend="0" rule="小数点向左或向右每3位空四分之一空格" errorCategory="1" amendTime="" id="1163215" source="" errorType="" inspectType="千分位" operate="0" context="采用非参数Bootstrap重复抽样法（1 000次重复）评估网络稳定性与准确性，分析中心性指标与原始样本的平均相关系数（平均相关系数＞0.250表示一般稳定、＞0.500表示较稳定）；" note="0" bkName="bkFormat1163215" keywordsUrl="" amendContent="" index="20" inspectCategory="错误" joinJudianRef=""/>
  <Review inspectTypeEn="thousands" AllIndex="0" lookup="从小数点起向左和向右每三位数字一组，组间插入千分空(编码：00A0)" content="1 364.243" amendColor="" amend="0" rule="小数点向左或向右每3位空四分之一空格" errorCategory="1" amendTime="" id="3080800" source="" errorType="" inspectType="千分位" operate="0" context="对剩余9种症状进行探索性因子分析，结果显示，KMO值为0.786，Bartlett's球形检验χ²=1 364.243（P＜0.01），表明样本量充足且症状间存在共同因素，适合进行探索性因子分析。" note="0" bkName="bkFormat3080800" keywordsUrl="" amendContent="" index="50" inspectCategory="错误" joinJudianRef=""/>
</ReviewRoot>
</file>

<file path=customXml/item3.xml><?xml version="1.0" encoding="utf-8"?>
<ReviewRoot xmlns="http://www.founder.com/duplicateLink">
  <DuplicateChecking Path="C:\Users\smy17\AppData\Local\Temp\f4ed4568-a10f-4ccb-bb94-c3ae2aaecb57.xml"/>
</ReviewRoot>
</file>

<file path=customXml/item4.xml><?xml version="1.0" encoding="utf-8"?>
<ReviewRoot xmlns="http://www.founder.com/review">
  <Review inspectTypeEn="errorspace" AllIndex="0" lookup="目的探索" content="目的  探索" amendColor="" amend="0" rule="" errorCategory="4" amendTime="" id="1142500" source="疑似存在多余的空格" errorType="16" inspectType="多余空格" operate="1" context="【摘要】目的  探索别前列腺癌根治术后稳定期患者的症状群，构建症状网络并识别核心症状，为优化临床症状管理提供依据。" note="0" bkName="bkReivew1142500" keywordsUrl="" amendContent="" index="4" inspectCategory="可疑" joinJudianRef=""/>
  <Review inspectTypeEn="grammar" AllIndex="0" lookup="建议删除" content="别" amendColor="" amend="0" rule="" errorCategory="4" amendTime="" id="3152052" source="" errorType="2" inspectType="语法错误" operate="2" context="【摘要】目的  探索别前列腺癌根治术后稳定期患者的症状群，构建症状网络并识别核心症状，为优化临床症状管理提供依据。" note="0" bkName="bkReivew3152052" keywordsUrl="" amendContent="" index="10" inspectCategory="可疑" joinJudianRef=""/>
  <Review inspectTypeEn="errorspace" AllIndex="0" lookup="结果前列腺癌" content="结果  前列腺癌" amendColor="" amend="0" rule="" errorCategory="4" amendTime="" id="73335" source="疑似存在多余的空格" errorType="16" inspectType="多余空格" operate="1" context="结果  前列腺癌根治术后患者常见的症状包括勃起功能障碍、尿急、夜尿和尿失禁。" note="0" bkName="bkReivew73335" keywordsUrl="" amendContent="" index="0" inspectCategory="可疑" joinJudianRef=""/>
  <Review inspectTypeEn="errorspace" AllIndex="0" lookup="结论前列腺癌" content="结论  前列腺癌" amendColor="" amend="0" rule="" errorCategory="4" amendTime="" id="3100000" source="疑似存在多余的空格" errorType="16" inspectType="多余空格" operate="1" context="结论  前列腺癌根治术后稳定期患者症状以3个症状群形式存在，尿急和尿失禁是临床症状管理的关键靶点，针对性干预该类核心症状有助于改善患者症状负担，提高其生活质量。" note="0" bkName="bkReivew3100000" keywordsUrl="" amendContent="" index="0" inspectCategory="可疑" joinJudianRef=""/>
  <Review inspectTypeEn="englishmodel" AllIndex="0" lookup="建议删除" content="as" amendColor="" amend="0" rule="" errorCategory="4" amendTime="" id="3121845" source="" errorType="2" inspectType="英文错误" operate="2" context="【Abstract】 Objective  To explore the composition of symptom clusters in patients during the stable phase after radical prostatectomy, construct a symptom network, and identify core symptoms, so as to provide a scientific basis for optimizing clinical symptom management. Methods  A cross-sectional design was adopted, and 579 patients who underwent radical prostatectomy in a tertiary grade A hospital from June 2023 to June 2025 were enrolled. The International Prostate Symptom Score (IPSS), International Index of Erectile Function-5 (IIEF-5), and European Organization for Research and Treatment of Cancer (EORTC) Quality of Life Questionnaires (QLQ-C30 and QLQ-PR25) were used to assess symptoms. Exploratory factor analysis was employed to extract symptom clusters, and JASP software was used for network analysis to clarify the associations between symptoms and identify core symptoms. Results  The most common symptoms in patients after radical prostatectomy were erectile dysfunction (98.79%), urgent urination (53.37%), nocturia (52.33%), and urinary incontinence (51.64%). A total of 3 symptom clusters were extracted, namely the urinary control disorder symptom cluster, fatigue-insomnia symptom cluster, and voiding-erectile symptom cluster, with a cumulative variance contribution rate of 58.547%. Network analysis showed that urgent urination (rs=1.184; rb=11.000, rc=0.008) and urinary incontinence (rs=1.004, rb=11.000, rc=0.008) were core and bridge symptoms. Conclusions  Symptoms in patients during the stable phase after radical prostatectomy present as three major symptom clusters. Urgent urination and urinary incontinence are key targets for clinical symptom management, and targeted interventions for these core symptoms may improve patients' overall symptom burden and quality of life." note="0" bkName="bkReivew3121845" keywordsUrl="" amendContent="" index="1572" inspectCategory="可疑" joinJudianRef=""/>
  <Review inspectTypeEn="grammar" AllIndex="0" lookup="例，" content="，" amendColor="" amend="0" rule="" errorCategory="4" amendTime="" id="3053716" source="" errorType="2" inspectType="语法错误" operate="1" context="依据国家癌症中心最新发布的数据，2022年我国新诊断的前列腺癌病例为13.42万，位居男性恶性肿瘤发病的第6位，前列腺癌死亡病例为4.75万，位居男性恶性肿瘤死亡第7位[1]。" note="0" bkName="bkReivew3053716" keywordsUrl="" amendContent="" index="40" inspectCategory="可疑" joinJudianRef=""/>
  <Review inspectTypeEn="grammar" AllIndex="0" lookup="例，" content="，" amendColor="" amend="0" rule="" errorCategory="4" amendTime="" id="1061425" source="" errorType="2" inspectType="语法错误" operate="1" context="依据国家癌症中心最新发布的数据，2022年我国新诊断的前列腺癌病例为13.42万，位居男性恶性肿瘤发病的第6位，前列腺癌死亡病例为4.75万，位居男性恶性肿瘤死亡第7位[1]。" note="0" bkName="bkReivew1061425" keywordsUrl="" amendContent="" index="70" inspectCategory="可疑" joinJudianRef=""/>
  <Review inspectTypeEn="grammar" AllIndex="0" lookup="状）" content="）" amendColor="" amend="0" rule="" errorCategory="4" amendTime="" id="173116" source="" errorType="2" inspectType="语法错误" operate="1" context="（2）国际前列腺症状评分（International Prostate Symptom Score，IPSS）：是评估下尿路症状的标准工具，包含7个症状频率评分项目，其中储尿期3个条目（白天频率、尿急、夜尿症）、排尿期4个条目（排空、间歇性、弱流、用力）。" note="0" bkName="bkReivew173116" keywordsUrl="" amendContent="" index="104" inspectCategory="可疑" joinJudianRef=""/>
  <Review inspectTypeEn="errorspace" AllIndex="0" lookup="为0" content="为 0" amendColor="" amend="0" rule="" errorCategory="4" amendTime="" id="2162353" source="疑似存在多余的空格" errorType="16" inspectType="多余空格" operate="1" context="IPSS具有良好的信效度，其Cronbach′s α系数为 0.815[14]。" note="0" bkName="bkReivew2162353" keywordsUrl="" amendContent="" index="28" inspectCategory="可疑" joinJudianRef=""/>
  <Review inspectTypeEn="punctuation" AllIndex="0" lookup="，" content="：" amendColor="" amend="0" rule="" errorCategory="4" amendTime="" id="102751" source="" errorType="116" inspectType="标点符号错误" operate="1" context="（3）国际勃起功能指数问卷-5（International Index of Erectile Function，IIEF-5）：是勃起功能评估的金标准工具[15]。" note="0" bkName="bkReivew102751" keywordsUrl="" amendContent="" index="64" inspectCategory="可疑" joinJudianRef=""/>
  <Review inspectTypeEn="errorspace" AllIndex="0" lookup="卷30" content="卷 30" amendColor="" amend="0" rule="" errorCategory="4" amendTime="" id="2120105" source="疑似存在多余的空格" errorType="16" inspectType="多余空格" operate="1" context="（4）欧洲癌症研究与治疗组织生活质量核心问卷 30（European Organization for Research and Treatment of Cancer Quality of Life Questionnaire- Core 30，EORTC QLQ-C30）和欧洲癌症研究与治疗组织前列腺癌生活质量特异量表（European Organization for Research and Treatment of Cancer Quality of Life Questionnaire-Prostate 25，EORTC QLQ-PR25）：EORTC QLQ-C30适用于所有癌症患者的生活质量测定（测定癌症患者的共性部分），EORTC QLQ-PR25是针对局限性和转移性前列腺癌患者而设计的补充量表，故本研究采用2个量表的中文版[16-17]。" note="0" bkName="bkReivew2120105" keywordsUrl="" amendContent="" index="21" inspectCategory="可疑" joinJudianRef=""/>
  <Review inspectTypeEn="errorspace" AllIndex="0" lookup="-C" content="- C" amendColor="" amend="0" rule="" errorCategory="4" amendTime="" id="1171406" source="疑似存在多余的空格" errorType="16" inspectType="多余空格" operate="1" context="（4）欧洲癌症研究与治疗组织生活质量核心问卷 30（European Organization for Research and Treatment of Cancer Quality of Life Questionnaire- Core 30，EORTC QLQ-C30）和欧洲癌症研究与治疗组织前列腺癌生活质量特异量表（European Organization for Research and Treatment of Cancer Quality of Life Questionnaire-Prostate 25，EORTC QLQ-PR25）：EORTC QLQ-C30适用于所有癌症患者的生活质量测定（测定癌症患者的共性部分），EORTC QLQ-PR25是针对局限性和转移性前列腺癌患者而设计的补充量表，故本研究采用2个量表的中文版[16-17]。" note="0" bkName="bkReivew1171406" keywordsUrl="" amendContent="" index="114" inspectCategory="可疑" joinJudianRef=""/>
  <Review inspectTypeEn="errorspace" AllIndex="0" lookup="数[" content="数 [" amendColor="" amend="0" rule="" errorCategory="4" amendTime="" id="2103212" source="疑似存在多余的空格" errorType="16" inspectType="多余空格" operate="1" context="不符合正态分布的计量资料采用中位数和四分位数 [M（Q1，Q3）]表示。" note="0" bkName="bkReivew2103212" keywordsUrl="" amendContent="" index="21" inspectCategory="可疑" joinJudianRef=""/>
  <Review inspectTypeEn="errorspace" AllIndex="0" lookup="）”" content="） ”" amendColor="" amend="0" rule="" errorCategory="4" amendTime="" id="53000" source="疑似存在多余的空格" errorType="16" inspectType="多余空格" operate="1" context="网络中边权重最强的3条边分别为“A1：尿急和A2：尿失禁（r=0.585）”“A1：尿急和A3：尿频（r=0.315） ”“A1：尿急和A4：夜尿（r=0.212）”。" note="0" bkName="bkReivew53000" keywordsUrl="" amendContent="" index="58" inspectCategory="可疑" joinJudianRef=""/>
  <Review inspectTypeEn="punctuation" AllIndex="0" lookup="，" content="。" amendColor="" amend="0" rule="" errorCategory="4" amendTime="" id="1022802" source="" errorType="116" inspectType="标点符号错误" operate="1" context="见图1。" note="0" bkName="bkReivew1022802" keywordsUrl="" amendContent="" index="3" inspectCategory="可疑" joinJudianRef=""/>
  <Review inspectTypeEn="punctuation" AllIndex="0" lookup="，" content="。" amendColor="" amend="0" rule="" errorCategory="4" amendTime="" id="1172145" source="" errorType="116" inspectType="标点符号错误" operate="1" context="此差异可能是因为既往研究多纳入接受放疗的前列腺癌患者，放疗易损伤肠道黏膜引发肠道症状[26]。" note="0" bkName="bkReivew1172145" keywordsUrl="" amendContent="" index="46" inspectCategory="可疑" joinJudianRef=""/>
  <Review inspectTypeEn="punctuation" AllIndex="0" lookup="，" content="。" amendColor="" amend="0" rule="" errorCategory="4" amendTime="" id="3180156" source="" errorType="116" inspectType="标点符号错误" operate="1" context="综上所述，本研究通过探索性因子分析与网络分析揭示了前列腺癌根治术后稳定期患者症状以3个主要症状群的形式存在，并明确了尿急与尿失禁在症状网络中的核心与桥梁地位。" note="0" bkName="bkReivew3180156" keywordsUrl="" amendContent="" index="78" inspectCategory="可疑" joinJudianRef=""/>
  <Review inspectTypeEn="punctuation" AllIndex="0" lookup="，" content="." amendColor="" amend="0" rule="" errorCategory="4" amendTime="" id="2101436" source="" errorType="116" inspectType="标点符号错误" operate="1" context="[2]李永红，王骏，肖恒军.2025-NCCN前列腺癌诊治指南更新解读[J].中华腔镜泌尿外科杂志（电子版），2025，19(2)：129-133.DOI：10.3877/cma.j.issn.1674-3253.2025.02.001." note="0" bkName="bkReivew2101436" keywordsUrl="" amendContent="" index="38" inspectCategory="可疑" joinJudianRef=""/>
  <Review inspectTypeEn="englishmodel" AllIndex="0" lookup="patients" content="inpatients" amendColor="" amend="0" rule="" errorCategory="4" amendTime="" id="2011805" source="" errorType="2" inspectType="英文错误" operate="1" context="[16]Wan C, Meng Q, Yang Z, et al. Validation of the simplified Chinese version of EORTC QLQ-C30 from the measurements of five types of inpatients with cancer[J]. Ann Oncol,2008,19(12):2053-2060.DOI：10.1093/annonc/mdn417." note="0" bkName="bkReivew2011805" keywordsUrl="" amendContent="" index="135" inspectCategory="可疑" joinJudianRef=""/>
  <Review inspectTypeEn="punctuation" AllIndex="0" lookup="，" content="." amendColor="" amend="0" rule="" errorCategory="4" amendTime="" id="3013510" source="" errorType="116" inspectType="标点符号错误" operate="1" context="[20]王仁芳，赵锐祎，徐珏华,等.肝癌切除术后患者核心症状及桥梁症状的网络分析[J].中国实用护理杂志，2025，41(19)：1487-1493.DOI：10.3760/cma.j.cn211501-20241022-02885." note="0" bkName="bkReivew3013510" keywordsUrl="" amendContent="" index="43" inspectCategory="可疑" joinJudianRef=""/>
  <Review inspectTypeEn="englishmodel" AllIndex="0" lookup="建议删除" content="inpatients" amendColor="" amend="0" rule="" errorCategory="4" amendTime="" id="2160850" source="" errorType="2" inspectType="英文错误" operate="2" context="Le X, Wang M. Analysis of age-related changes of characteristics and high frequency symptoms in pre-elderly and elderly inpatients [J].  Chinese General Practice,2025,28(12):1439-1445,1452." note="0" bkName="bkReivew2160850" keywordsUrl="" amendContent="" index="120" inspectCategory="可疑" joinJudianRef=""/>
  <Review inspectTypeEn="englishmodel" AllIndex="0" lookup="this" content="perioperation[J]." amendColor="" amend="0" rule="" errorCategory="4" amendTime="" id="2122310" source="" errorType="2" inspectType="英文错误" operate="1" context="Liu HX, Su JW, Liu WW, et al. Correlation between symptom clusters and quality of life in patients with gastric cancer during perioperation[J]. Chin Nurs Manag,2023,23(5):680-685." note="0" bkName="bkReivew2122310" keywordsUrl="" amendContent="" index="126" inspectCategory="可疑" joinJudianRef=""/>
</ReviewRoot>
</file>

<file path=customXml/item5.xml><?xml version="1.0" encoding="utf-8"?>
<ReviewRoot xmlns="http://www.founder.com/style">
  <Review httpUrl="http://gateway.book.founderss.cn/book-review-api/api/doc/6b1b52fd-d908-42d5-9ba6-bcbf8afa5787/docx" xmlPath="C:\Users\smy17\Documents\方正审校\Temp\Space\20260626\wordStyle\2b3a9590-13e0-43a8-8c41-7175970ce0c1.xml"/>
</ReviewRoot>
</file>

<file path=customXml/item6.xml><?xml version="1.0" encoding="utf-8"?>
<b:Sources xmlns="http://schemas.openxmlformats.org/officeDocument/2006/bibliography" xmlns:b="http://schemas.openxmlformats.org/officeDocument/2006/bibliography" StyleName="APA" Version="6" SelectedStyle="\APASixthEditionOfficeOnline.xsl"/>
</file>

<file path=customXml/item7.xml><?xml version="1.0" encoding="utf-8"?>
<Root xmlns="http://www.founder.com/ProofFile">
  <Root proofFileId="87606bdc-72e7-491e-a791-daa3072835ed" proofVersionId="2"/>
</Root>
</file>

<file path=customXml/item8.xml><?xml version="1.0" encoding="utf-8"?>
<contractReview xmlns="http://schemas.wps.cn/vas-ai-hub/contract-review">
  <reviewItems>
    <reviewItem>
      <errorID>19261ef549114838b1a7f54c40c6dab9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40E44E8A</paraID>
      <start>0</start>
      <end>1</end>
      <status>ignored</status>
      <modifiedWord/>
      <trackRevisions>false</trackRevisions>
    </reviewItem>
    <reviewItem>
      <errorID>f8d24e1988464256b52aea78f97a8791</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40E44E8A</paraID>
      <start>9</start>
      <end>10</end>
      <status>ignored</status>
      <modifiedWord/>
      <trackRevisions>false</trackRevisions>
    </reviewItem>
    <reviewItem>
      <errorID>5dd03b9b2d7247318c41004b05f40bd3</errorID>
      <errorWord/>
      <group>L1_Punc</group>
      <groupName>标点问题</groupName>
      <ability>L2_Punc</ability>
      <abilityName>标点符号检查</abilityName>
      <candidateList>
        <item/>
      </candidateList>
      <explain>空格 疑似冗余，建议删除</explain>
      <paraID>40E44E8A</paraID>
      <start>255</start>
      <end>256</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860CCB-655A-4583-B41F-6FABD4D21323}">
  <ds:schemaRefs/>
</ds:datastoreItem>
</file>

<file path=customXml/itemProps3.xml><?xml version="1.0" encoding="utf-8"?>
<ds:datastoreItem xmlns:ds="http://schemas.openxmlformats.org/officeDocument/2006/customXml" ds:itemID="{4DD3F045-E307-4956-8621-DF76A2F730B8}">
  <ds:schemaRefs/>
</ds:datastoreItem>
</file>

<file path=customXml/itemProps4.xml><?xml version="1.0" encoding="utf-8"?>
<ds:datastoreItem xmlns:ds="http://schemas.openxmlformats.org/officeDocument/2006/customXml" ds:itemID="{8A7C089F-5D23-4618-BECC-B70D65442363}">
  <ds:schemaRefs/>
</ds:datastoreItem>
</file>

<file path=customXml/itemProps5.xml><?xml version="1.0" encoding="utf-8"?>
<ds:datastoreItem xmlns:ds="http://schemas.openxmlformats.org/officeDocument/2006/customXml" ds:itemID="{3E2D2A35-FC3F-4D40-B436-E44C6D0993BA}">
  <ds:schemaRefs/>
</ds:datastoreItem>
</file>

<file path=customXml/itemProps6.xml><?xml version="1.0" encoding="utf-8"?>
<ds:datastoreItem xmlns:ds="http://schemas.openxmlformats.org/officeDocument/2006/customXml" ds:itemID="{5850DA7B-24EC-4572-8375-B33EB8DBA858}">
  <ds:schemaRefs/>
</ds:datastoreItem>
</file>

<file path=customXml/itemProps7.xml><?xml version="1.0" encoding="utf-8"?>
<ds:datastoreItem xmlns:ds="http://schemas.openxmlformats.org/officeDocument/2006/customXml" ds:itemID="{D520AACE-2FD5-44EC-83F3-AA0C43B10B08}">
  <ds:schemaRefs/>
</ds:datastoreItem>
</file>

<file path=customXml/itemProps8.xml><?xml version="1.0" encoding="utf-8"?>
<ds:datastoreItem xmlns:ds="http://schemas.openxmlformats.org/officeDocument/2006/customXml" ds:itemID="{E978BD56-E575-4816-8AC8-D2CE39F5C08E}">
  <ds:schemaRefs/>
</ds:datastoreItem>
</file>

<file path=docProps/app.xml><?xml version="1.0" encoding="utf-8"?>
<Properties xmlns="http://schemas.openxmlformats.org/officeDocument/2006/extended-properties" xmlns:vt="http://schemas.openxmlformats.org/officeDocument/2006/docPropsVTypes">
  <Template>Normal</Template>
  <Pages>11</Pages>
  <Words>6695</Words>
  <Characters>13326</Characters>
  <Lines>493</Lines>
  <Paragraphs>417</Paragraphs>
  <TotalTime>295</TotalTime>
  <ScaleCrop>false</ScaleCrop>
  <LinksUpToDate>false</LinksUpToDate>
  <CharactersWithSpaces>19604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2026-01-20T15:53:00Z</dcterms:created>
  <dc:creator>yulin</dc:creator>
  <cp:lastModifiedBy>M</cp:lastModifiedBy>
  <dcterms:modified xsi:type="dcterms:W3CDTF">2026-06-30T22:03:11Z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KSOTemplateDocerSaveRecord">
    <vt:lpwstr>eyJoZGlkIjoiNjA5NTRiMjUzM2U3ZTJmOTA4N2Q0ZWJkYjAwNDEyNWYiLCJ1c2VySWQiOiIyNTA0NDI0NjQifQ==</vt:lpwstr>
  </property>
  <property fmtid="{D5CDD505-2E9C-101B-9397-08002B2CF9AE}" pid="4" name="ICV">
    <vt:lpwstr>887FDB0EFA804E88A67141347406925D_13</vt:lpwstr>
  </property>
</Properties>
</file>
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D20FAE">
      <w:pPr>
        <w:pStyle w:val="36"/>
        <w:spacing w:line="360" w:lineRule="auto"/>
        <w:ind w:firstLine="0" w:firstLineChars="0"/>
        <w:jc w:val="center"/>
        <w:rPr>
          <w:rFonts w:ascii="Times New Roman" w:hAnsi="Times New Roman" w:cs="Times New Roman" w:eastAsiaTheme="minorEastAsia"/>
        </w:rPr>
      </w:pPr>
      <w:r>
        <w:rPr>
          <w:rFonts w:ascii="Times New Roman" w:hAnsi="Times New Roman" w:cs="Times New Roman" w:eastAsiaTheme="minorEastAsia"/>
        </w:rPr>
        <w:t>表4　CERQual证据置信度评价</w:t>
      </w:r>
    </w:p>
    <w:p w14:paraId="727E9E41">
      <w:pPr>
        <w:rPr>
          <w:rFonts w:hint="eastAsia" w:ascii="Times New Roman" w:cs="Times New Roman"/>
          <w:sz w:val="21"/>
          <w:szCs w:val="21"/>
        </w:rPr>
      </w:pPr>
      <w:r>
        <w:drawing>
          <wp:inline distT="0" distB="0" distL="0" distR="0">
            <wp:extent cx="6120765" cy="2012950"/>
            <wp:effectExtent l="0" t="0" r="0" b="6350"/>
            <wp:docPr id="745534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34503" name="图片 1"/>
                    <pic:cNvPicPr>
                      <a:picLocks noChangeAspect="1"/>
                    </pic:cNvPicPr>
                  </pic:nvPicPr>
                  <pic:blipFill>
                    <a:blip r:embed="rId6"/>
                    <a:stretch>
                      <a:fillRect/>
                    </a:stretch>
                  </pic:blipFill>
                  <pic:spPr>
                    <a:xfrm>
                      <a:off x="0" y="0"/>
                      <a:ext cx="6120765" cy="2012950"/>
                    </a:xfrm>
                    <a:prstGeom prst="rect">
                      <a:avLst/>
                    </a:prstGeom>
                  </pic:spPr>
                </pic:pic>
              </a:graphicData>
            </a:graphic>
          </wp:inline>
        </w:drawing>
      </w:r>
    </w:p>
    <w:p w14:paraId="6DCB369C">
      <w:pPr>
        <w:rPr>
          <w:rFonts w:ascii="Times New Roman" w:cs="Times New Roman"/>
          <w:sz w:val="21"/>
          <w:szCs w:val="21"/>
        </w:rPr>
      </w:pPr>
    </w:p>
    <w:p w14:paraId="619DF0CE">
      <w:pPr>
        <w:rPr>
          <w:rFonts w:hint="default" w:ascii="Times New Roman" w:cs="Times New Roman" w:eastAsiaTheme="minorEastAsia"/>
          <w:sz w:val="21"/>
          <w:szCs w:val="21"/>
          <w:lang w:val="en-US" w:eastAsia="zh-CN"/>
        </w:rPr>
      </w:pPr>
      <w:ins w:id="0" w:author="徐杰爱吃饭 [2]" w:date="2026-03-19T18:31:02Z">
        <w:r>
          <w:rPr>
            <w:rFonts w:hint="eastAsia" w:ascii="Times New Roman" w:cs="Times New Roman"/>
            <w:sz w:val="21"/>
            <w:szCs w:val="21"/>
            <w:lang w:val="en-US" w:eastAsia="zh-CN"/>
          </w:rPr>
          <w:t>感谢您</w:t>
        </w:r>
      </w:ins>
      <w:ins w:id="1" w:author="徐杰爱吃饭 [2]" w:date="2026-03-19T18:31:03Z">
        <w:r>
          <w:rPr>
            <w:rFonts w:hint="eastAsia" w:ascii="Times New Roman" w:cs="Times New Roman"/>
            <w:sz w:val="21"/>
            <w:szCs w:val="21"/>
            <w:lang w:val="en-US" w:eastAsia="zh-CN"/>
          </w:rPr>
          <w:t>的</w:t>
        </w:r>
      </w:ins>
      <w:ins w:id="2" w:author="徐杰爱吃饭 [2]" w:date="2026-03-19T18:31:05Z">
        <w:r>
          <w:rPr>
            <w:rFonts w:hint="eastAsia" w:ascii="Times New Roman" w:cs="Times New Roman"/>
            <w:sz w:val="21"/>
            <w:szCs w:val="21"/>
            <w:lang w:val="en-US" w:eastAsia="zh-CN"/>
          </w:rPr>
          <w:t>指导</w:t>
        </w:r>
      </w:ins>
      <w:ins w:id="3" w:author="徐杰爱吃饭 [2]" w:date="2026-03-19T18:31:06Z">
        <w:r>
          <w:rPr>
            <w:rFonts w:hint="eastAsia" w:ascii="Times New Roman" w:cs="Times New Roman"/>
            <w:sz w:val="21"/>
            <w:szCs w:val="21"/>
            <w:lang w:val="en-US" w:eastAsia="zh-CN"/>
          </w:rPr>
          <w:t>，</w:t>
        </w:r>
      </w:ins>
      <w:ins w:id="4" w:author="徐杰爱吃饭 [2]" w:date="2026-03-19T18:31:11Z">
        <w:r>
          <w:rPr>
            <w:rFonts w:hint="eastAsia" w:ascii="Times New Roman" w:cs="Times New Roman"/>
            <w:sz w:val="21"/>
            <w:szCs w:val="21"/>
            <w:lang w:val="en-US" w:eastAsia="zh-CN"/>
          </w:rPr>
          <w:t>已修改</w:t>
        </w:r>
      </w:ins>
      <w:ins w:id="5" w:author="徐杰爱吃饭 [2]" w:date="2026-03-20T18:12:02Z">
        <w:r>
          <w:rPr>
            <w:rFonts w:hint="eastAsia" w:ascii="Times New Roman" w:cs="Times New Roman"/>
            <w:sz w:val="21"/>
            <w:szCs w:val="21"/>
            <w:lang w:val="en-US" w:eastAsia="zh-CN"/>
          </w:rPr>
          <w:t>完整</w:t>
        </w:r>
      </w:ins>
      <w:ins w:id="6" w:author="徐杰爱吃饭 [2]" w:date="2026-03-19T18:31:11Z">
        <w:r>
          <w:rPr>
            <w:rFonts w:hint="eastAsia" w:ascii="Times New Roman" w:cs="Times New Roman"/>
            <w:sz w:val="21"/>
            <w:szCs w:val="21"/>
            <w:lang w:val="en-US" w:eastAsia="zh-CN"/>
          </w:rPr>
          <w:t>，</w:t>
        </w:r>
      </w:ins>
      <w:ins w:id="7" w:author="徐杰爱吃饭 [2]" w:date="2026-03-19T18:31:37Z">
        <w:r>
          <w:rPr>
            <w:rFonts w:hint="eastAsia" w:ascii="Times New Roman" w:cs="Times New Roman"/>
            <w:sz w:val="21"/>
            <w:szCs w:val="21"/>
            <w:lang w:val="en-US" w:eastAsia="zh-CN"/>
          </w:rPr>
          <w:t>详</w:t>
        </w:r>
      </w:ins>
      <w:ins w:id="8" w:author="徐杰爱吃饭 [2]" w:date="2026-03-19T18:31:12Z">
        <w:r>
          <w:rPr>
            <w:rFonts w:hint="eastAsia" w:ascii="Times New Roman" w:cs="Times New Roman"/>
            <w:sz w:val="21"/>
            <w:szCs w:val="21"/>
            <w:lang w:val="en-US" w:eastAsia="zh-CN"/>
          </w:rPr>
          <w:t>见</w:t>
        </w:r>
      </w:ins>
      <w:ins w:id="9" w:author="徐杰爱吃饭 [2]" w:date="2026-03-19T18:31:40Z">
        <w:r>
          <w:rPr>
            <w:rFonts w:hint="eastAsia" w:ascii="Times New Roman" w:cs="Times New Roman"/>
            <w:sz w:val="21"/>
            <w:szCs w:val="21"/>
            <w:lang w:val="en-US" w:eastAsia="zh-CN"/>
          </w:rPr>
          <w:t>第</w:t>
        </w:r>
      </w:ins>
      <w:ins w:id="10" w:author="徐杰爱吃饭 [2]" w:date="2026-03-19T18:31:41Z">
        <w:r>
          <w:rPr>
            <w:rFonts w:hint="eastAsia" w:ascii="Times New Roman" w:cs="Times New Roman"/>
            <w:sz w:val="21"/>
            <w:szCs w:val="21"/>
            <w:lang w:val="en-US" w:eastAsia="zh-CN"/>
          </w:rPr>
          <w:t>12</w:t>
        </w:r>
      </w:ins>
      <w:ins w:id="11" w:author="徐杰爱吃饭 [2]" w:date="2026-03-19T18:31:42Z">
        <w:r>
          <w:rPr>
            <w:rFonts w:hint="eastAsia" w:ascii="Times New Roman" w:cs="Times New Roman"/>
            <w:sz w:val="21"/>
            <w:szCs w:val="21"/>
            <w:lang w:val="en-US" w:eastAsia="zh-CN"/>
          </w:rPr>
          <w:t>页</w:t>
        </w:r>
      </w:ins>
      <w:ins w:id="12" w:author="徐杰爱吃饭 [2]" w:date="2026-03-19T18:31:43Z">
        <w:r>
          <w:rPr>
            <w:rFonts w:hint="eastAsia" w:ascii="Times New Roman" w:cs="Times New Roman"/>
            <w:sz w:val="21"/>
            <w:szCs w:val="21"/>
            <w:lang w:val="en-US" w:eastAsia="zh-CN"/>
          </w:rPr>
          <w:t>表</w:t>
        </w:r>
      </w:ins>
      <w:ins w:id="13" w:author="徐杰爱吃饭 [2]" w:date="2026-03-19T18:31:44Z">
        <w:r>
          <w:rPr>
            <w:rFonts w:hint="eastAsia" w:ascii="Times New Roman" w:cs="Times New Roman"/>
            <w:sz w:val="21"/>
            <w:szCs w:val="21"/>
            <w:lang w:val="en-US" w:eastAsia="zh-CN"/>
          </w:rPr>
          <w:t>3</w:t>
        </w:r>
      </w:ins>
      <w:ins w:id="14" w:author="徐杰爱吃饭 [2]" w:date="2026-03-19T18:31:46Z">
        <w:r>
          <w:rPr>
            <w:rFonts w:hint="eastAsia" w:ascii="Times New Roman" w:cs="Times New Roman"/>
            <w:sz w:val="21"/>
            <w:szCs w:val="21"/>
            <w:lang w:val="en-US" w:eastAsia="zh-CN"/>
          </w:rPr>
          <w:t>内容</w:t>
        </w:r>
      </w:ins>
      <w:ins w:id="15" w:author="徐杰爱吃饭 [2]" w:date="2026-03-19T18:31:47Z">
        <w:r>
          <w:rPr>
            <w:rFonts w:hint="eastAsia" w:ascii="Times New Roman" w:cs="Times New Roman"/>
            <w:sz w:val="21"/>
            <w:szCs w:val="21"/>
            <w:lang w:val="en-US" w:eastAsia="zh-CN"/>
          </w:rPr>
          <w:t>。</w:t>
        </w:r>
      </w:ins>
      <w:ins w:id="16" w:author="徐杰爱吃饭 [2]" w:date="2026-03-20T18:12:34Z">
        <w:r>
          <w:rPr>
            <w:rFonts w:hint="eastAsia" w:ascii="Times New Roman" w:cs="Times New Roman"/>
            <w:sz w:val="21"/>
            <w:szCs w:val="21"/>
            <w:lang w:val="en-US" w:eastAsia="zh-CN"/>
          </w:rPr>
          <w:t>因为</w:t>
        </w:r>
      </w:ins>
      <w:ins w:id="17" w:author="徐杰爱吃饭 [2]" w:date="2026-03-20T18:12:36Z">
        <w:r>
          <w:rPr>
            <w:rFonts w:hint="eastAsia" w:ascii="Times New Roman" w:cs="Times New Roman"/>
            <w:sz w:val="21"/>
            <w:szCs w:val="21"/>
            <w:lang w:val="en-US" w:eastAsia="zh-CN"/>
          </w:rPr>
          <w:t>本研究</w:t>
        </w:r>
      </w:ins>
      <w:ins w:id="18" w:author="徐杰爱吃饭 [2]" w:date="2026-03-20T18:13:13Z">
        <w:r>
          <w:rPr>
            <w:rFonts w:hint="eastAsia" w:ascii="Times New Roman" w:cs="Times New Roman"/>
            <w:sz w:val="21"/>
            <w:szCs w:val="21"/>
            <w:lang w:val="en-US" w:eastAsia="zh-CN"/>
          </w:rPr>
          <w:t>采用</w:t>
        </w:r>
      </w:ins>
      <w:ins w:id="19" w:author="徐杰爱吃饭 [2]" w:date="2026-03-20T18:13:14Z">
        <w:r>
          <w:rPr>
            <w:rFonts w:hint="eastAsia" w:ascii="Times New Roman" w:cs="Times New Roman"/>
            <w:sz w:val="21"/>
            <w:szCs w:val="21"/>
            <w:lang w:val="en-US" w:eastAsia="zh-CN"/>
          </w:rPr>
          <w:t>的</w:t>
        </w:r>
      </w:ins>
      <w:ins w:id="20" w:author="徐杰爱吃饭 [2]" w:date="2026-03-20T18:13:19Z">
        <w:r>
          <w:rPr>
            <w:rFonts w:hint="eastAsia" w:ascii="Times New Roman" w:cs="Times New Roman"/>
            <w:sz w:val="21"/>
            <w:szCs w:val="21"/>
            <w:lang w:val="en-US" w:eastAsia="zh-CN"/>
          </w:rPr>
          <w:t>分析方法</w:t>
        </w:r>
      </w:ins>
      <w:ins w:id="21" w:author="徐杰爱吃饭 [2]" w:date="2026-03-20T18:13:54Z">
        <w:r>
          <w:rPr>
            <w:rFonts w:hint="eastAsia" w:ascii="Times New Roman" w:cs="Times New Roman"/>
            <w:sz w:val="21"/>
            <w:szCs w:val="21"/>
            <w:lang w:val="en-US" w:eastAsia="zh-CN"/>
          </w:rPr>
          <w:t>为</w:t>
        </w:r>
      </w:ins>
      <w:ins w:id="22" w:author="徐杰爱吃饭 [2]" w:date="2026-03-20T18:13:57Z">
        <w:r>
          <w:rPr>
            <w:rFonts w:hint="eastAsia" w:ascii="Times New Roman" w:cs="Times New Roman"/>
            <w:sz w:val="21"/>
            <w:szCs w:val="21"/>
            <w:lang w:val="en-US" w:eastAsia="zh-CN"/>
          </w:rPr>
          <w:t>主题分析法，</w:t>
        </w:r>
      </w:ins>
      <w:ins w:id="23" w:author="徐杰爱吃饭 [2]" w:date="2026-03-20T18:14:04Z">
        <w:r>
          <w:rPr>
            <w:rFonts w:hint="eastAsia" w:ascii="Times New Roman" w:cs="Times New Roman"/>
            <w:sz w:val="21"/>
            <w:szCs w:val="21"/>
            <w:lang w:val="en-US" w:eastAsia="zh-CN"/>
          </w:rPr>
          <w:t>不是</w:t>
        </w:r>
      </w:ins>
      <w:ins w:id="24" w:author="徐杰爱吃饭 [2]" w:date="2026-03-20T18:14:08Z">
        <w:r>
          <w:rPr>
            <w:rFonts w:hint="eastAsia" w:ascii="Times New Roman" w:cs="Times New Roman"/>
            <w:sz w:val="21"/>
            <w:szCs w:val="21"/>
            <w:lang w:val="en-US" w:eastAsia="zh-CN"/>
          </w:rPr>
          <w:t>汇集性</w:t>
        </w:r>
      </w:ins>
      <w:ins w:id="25" w:author="徐杰爱吃饭 [2]" w:date="2026-03-20T18:14:09Z">
        <w:r>
          <w:rPr>
            <w:rFonts w:hint="eastAsia" w:ascii="Times New Roman" w:cs="Times New Roman"/>
            <w:sz w:val="21"/>
            <w:szCs w:val="21"/>
            <w:lang w:val="en-US" w:eastAsia="zh-CN"/>
          </w:rPr>
          <w:t>整合</w:t>
        </w:r>
      </w:ins>
      <w:ins w:id="26" w:author="徐杰爱吃饭 [2]" w:date="2026-03-20T18:14:12Z">
        <w:r>
          <w:rPr>
            <w:rFonts w:hint="eastAsia" w:ascii="Times New Roman" w:cs="Times New Roman"/>
            <w:sz w:val="21"/>
            <w:szCs w:val="21"/>
            <w:lang w:val="en-US" w:eastAsia="zh-CN"/>
          </w:rPr>
          <w:t>法</w:t>
        </w:r>
      </w:ins>
      <w:ins w:id="27" w:author="徐杰爱吃饭 [2]" w:date="2026-03-20T18:14:16Z">
        <w:r>
          <w:rPr>
            <w:rFonts w:hint="eastAsia" w:ascii="Times New Roman" w:cs="Times New Roman"/>
            <w:sz w:val="21"/>
            <w:szCs w:val="21"/>
            <w:lang w:val="en-US" w:eastAsia="zh-CN"/>
          </w:rPr>
          <w:t>，</w:t>
        </w:r>
      </w:ins>
      <w:ins w:id="28" w:author="徐杰爱吃饭 [2]" w:date="2026-03-20T18:14:18Z">
        <w:r>
          <w:rPr>
            <w:rFonts w:hint="eastAsia" w:ascii="Times New Roman" w:cs="Times New Roman"/>
            <w:sz w:val="21"/>
            <w:szCs w:val="21"/>
            <w:lang w:val="en-US" w:eastAsia="zh-CN"/>
          </w:rPr>
          <w:t>所以</w:t>
        </w:r>
      </w:ins>
      <w:ins w:id="29" w:author="徐杰爱吃饭 [2]" w:date="2026-03-20T18:14:23Z">
        <w:r>
          <w:rPr>
            <w:rFonts w:hint="eastAsia" w:ascii="Times New Roman" w:cs="Times New Roman"/>
            <w:sz w:val="21"/>
            <w:szCs w:val="21"/>
            <w:lang w:val="en-US" w:eastAsia="zh-CN"/>
          </w:rPr>
          <w:t>不</w:t>
        </w:r>
      </w:ins>
      <w:ins w:id="30" w:author="徐杰爱吃饭 [2]" w:date="2026-03-20T18:14:43Z">
        <w:r>
          <w:rPr>
            <w:rFonts w:hint="eastAsia" w:ascii="Times New Roman" w:cs="Times New Roman"/>
            <w:sz w:val="21"/>
            <w:szCs w:val="21"/>
            <w:lang w:val="en-US" w:eastAsia="zh-CN"/>
          </w:rPr>
          <w:t>使</w:t>
        </w:r>
      </w:ins>
      <w:ins w:id="31" w:author="徐杰爱吃饭 [2]" w:date="2026-03-20T18:14:23Z">
        <w:r>
          <w:rPr>
            <w:rFonts w:hint="eastAsia" w:ascii="Times New Roman" w:cs="Times New Roman"/>
            <w:sz w:val="21"/>
            <w:szCs w:val="21"/>
            <w:lang w:val="en-US" w:eastAsia="zh-CN"/>
          </w:rPr>
          <w:t>用</w:t>
        </w:r>
      </w:ins>
      <w:ins w:id="32" w:author="徐杰爱吃饭 [2]" w:date="2026-03-20T18:14:24Z">
        <w:r>
          <w:rPr>
            <w:rFonts w:hint="eastAsia" w:ascii="Times New Roman" w:cs="Times New Roman"/>
            <w:sz w:val="21"/>
            <w:szCs w:val="21"/>
            <w:lang w:val="en-US" w:eastAsia="zh-CN"/>
          </w:rPr>
          <w:t>“</w:t>
        </w:r>
      </w:ins>
      <w:ins w:id="33" w:author="徐杰爱吃饭 [2]" w:date="2026-03-20T18:14:29Z">
        <w:r>
          <w:rPr>
            <w:rFonts w:hint="eastAsia" w:ascii="Times New Roman" w:cs="Times New Roman"/>
            <w:sz w:val="21"/>
            <w:szCs w:val="21"/>
            <w:lang w:val="en-US" w:eastAsia="zh-CN"/>
          </w:rPr>
          <w:t>整合结果</w:t>
        </w:r>
      </w:ins>
      <w:ins w:id="34" w:author="徐杰爱吃饭 [2]" w:date="2026-03-20T18:14:24Z">
        <w:r>
          <w:rPr>
            <w:rFonts w:hint="eastAsia" w:ascii="Times New Roman" w:cs="Times New Roman"/>
            <w:sz w:val="21"/>
            <w:szCs w:val="21"/>
            <w:lang w:val="en-US" w:eastAsia="zh-CN"/>
          </w:rPr>
          <w:t>”</w:t>
        </w:r>
      </w:ins>
      <w:ins w:id="35" w:author="徐杰爱吃饭 [2]" w:date="2026-03-20T18:14:30Z">
        <w:r>
          <w:rPr>
            <w:rFonts w:hint="eastAsia" w:ascii="Times New Roman" w:cs="Times New Roman"/>
            <w:sz w:val="21"/>
            <w:szCs w:val="21"/>
            <w:lang w:val="en-US" w:eastAsia="zh-CN"/>
          </w:rPr>
          <w:t>“</w:t>
        </w:r>
      </w:ins>
      <w:ins w:id="36" w:author="徐杰爱吃饭 [2]" w:date="2026-03-20T18:14:35Z">
        <w:r>
          <w:rPr>
            <w:rFonts w:hint="eastAsia" w:ascii="Times New Roman" w:cs="Times New Roman"/>
            <w:sz w:val="21"/>
            <w:szCs w:val="21"/>
            <w:lang w:val="en-US" w:eastAsia="zh-CN"/>
          </w:rPr>
          <w:t>类别</w:t>
        </w:r>
      </w:ins>
      <w:ins w:id="37" w:author="徐杰爱吃饭 [2]" w:date="2026-03-20T18:14:30Z">
        <w:r>
          <w:rPr>
            <w:rFonts w:hint="eastAsia" w:ascii="Times New Roman" w:cs="Times New Roman"/>
            <w:sz w:val="21"/>
            <w:szCs w:val="21"/>
            <w:lang w:val="en-US" w:eastAsia="zh-CN"/>
          </w:rPr>
          <w:t>”</w:t>
        </w:r>
      </w:ins>
      <w:ins w:id="38" w:author="徐杰爱吃饭 [2]" w:date="2026-03-20T18:14:39Z">
        <w:r>
          <w:rPr>
            <w:rFonts w:hint="eastAsia" w:ascii="Times New Roman" w:cs="Times New Roman"/>
            <w:sz w:val="21"/>
            <w:szCs w:val="21"/>
            <w:lang w:val="en-US" w:eastAsia="zh-CN"/>
          </w:rPr>
          <w:t>，</w:t>
        </w:r>
      </w:ins>
      <w:ins w:id="39" w:author="徐杰爱吃饭 [2]" w:date="2026-03-20T18:14:47Z">
        <w:r>
          <w:rPr>
            <w:rFonts w:hint="eastAsia" w:ascii="Times New Roman" w:cs="Times New Roman"/>
            <w:sz w:val="21"/>
            <w:szCs w:val="21"/>
            <w:lang w:val="en-US" w:eastAsia="zh-CN"/>
          </w:rPr>
          <w:t>而</w:t>
        </w:r>
      </w:ins>
      <w:ins w:id="40" w:author="徐杰爱吃饭 [2]" w:date="2026-03-20T18:14:48Z">
        <w:r>
          <w:rPr>
            <w:rFonts w:hint="eastAsia" w:ascii="Times New Roman" w:cs="Times New Roman"/>
            <w:sz w:val="21"/>
            <w:szCs w:val="21"/>
            <w:lang w:val="en-US" w:eastAsia="zh-CN"/>
          </w:rPr>
          <w:t>是</w:t>
        </w:r>
      </w:ins>
      <w:ins w:id="41" w:author="徐杰爱吃饭 [2]" w:date="2026-03-20T18:14:49Z">
        <w:r>
          <w:rPr>
            <w:rFonts w:hint="eastAsia" w:ascii="Times New Roman" w:cs="Times New Roman"/>
            <w:sz w:val="21"/>
            <w:szCs w:val="21"/>
            <w:lang w:val="en-US" w:eastAsia="zh-CN"/>
          </w:rPr>
          <w:t>使用</w:t>
        </w:r>
      </w:ins>
      <w:ins w:id="42" w:author="徐杰爱吃饭 [2]" w:date="2026-03-20T18:14:55Z">
        <w:r>
          <w:rPr>
            <w:rFonts w:hint="eastAsia" w:ascii="Times New Roman" w:cs="Times New Roman"/>
            <w:sz w:val="21"/>
            <w:szCs w:val="21"/>
            <w:lang w:val="en-US" w:eastAsia="zh-CN"/>
          </w:rPr>
          <w:t>“</w:t>
        </w:r>
      </w:ins>
      <w:ins w:id="43" w:author="徐杰爱吃饭 [2]" w:date="2026-03-20T18:14:59Z">
        <w:r>
          <w:rPr>
            <w:rFonts w:hint="eastAsia" w:ascii="Times New Roman" w:cs="Times New Roman"/>
            <w:sz w:val="21"/>
            <w:szCs w:val="21"/>
            <w:lang w:val="en-US" w:eastAsia="zh-CN"/>
          </w:rPr>
          <w:t>分析性</w:t>
        </w:r>
      </w:ins>
      <w:ins w:id="44" w:author="徐杰爱吃饭 [2]" w:date="2026-03-20T18:15:00Z">
        <w:r>
          <w:rPr>
            <w:rFonts w:hint="eastAsia" w:ascii="Times New Roman" w:cs="Times New Roman"/>
            <w:sz w:val="21"/>
            <w:szCs w:val="21"/>
            <w:lang w:val="en-US" w:eastAsia="zh-CN"/>
          </w:rPr>
          <w:t>主题</w:t>
        </w:r>
      </w:ins>
      <w:ins w:id="45" w:author="徐杰爱吃饭 [2]" w:date="2026-03-20T18:14:55Z">
        <w:r>
          <w:rPr>
            <w:rFonts w:hint="eastAsia" w:ascii="Times New Roman" w:cs="Times New Roman"/>
            <w:sz w:val="21"/>
            <w:szCs w:val="21"/>
            <w:lang w:val="en-US" w:eastAsia="zh-CN"/>
          </w:rPr>
          <w:t>”</w:t>
        </w:r>
      </w:ins>
      <w:ins w:id="46" w:author="徐杰爱吃饭 [2]" w:date="2026-03-20T18:15:04Z">
        <w:r>
          <w:rPr>
            <w:rFonts w:hint="eastAsia" w:ascii="Times New Roman" w:cs="Times New Roman"/>
            <w:sz w:val="21"/>
            <w:szCs w:val="21"/>
            <w:lang w:val="en-US" w:eastAsia="zh-CN"/>
          </w:rPr>
          <w:t>“</w:t>
        </w:r>
      </w:ins>
      <w:ins w:id="47" w:author="徐杰爱吃饭 [2]" w:date="2026-03-20T18:15:06Z">
        <w:r>
          <w:rPr>
            <w:rFonts w:hint="eastAsia" w:ascii="Times New Roman" w:cs="Times New Roman"/>
            <w:sz w:val="21"/>
            <w:szCs w:val="21"/>
            <w:lang w:val="en-US" w:eastAsia="zh-CN"/>
          </w:rPr>
          <w:t>描述性</w:t>
        </w:r>
      </w:ins>
      <w:ins w:id="48" w:author="徐杰爱吃饭 [2]" w:date="2026-03-20T18:15:07Z">
        <w:r>
          <w:rPr>
            <w:rFonts w:hint="eastAsia" w:ascii="Times New Roman" w:cs="Times New Roman"/>
            <w:sz w:val="21"/>
            <w:szCs w:val="21"/>
            <w:lang w:val="en-US" w:eastAsia="zh-CN"/>
          </w:rPr>
          <w:t>主题</w:t>
        </w:r>
      </w:ins>
      <w:ins w:id="49" w:author="徐杰爱吃饭 [2]" w:date="2026-03-20T18:15:04Z">
        <w:r>
          <w:rPr>
            <w:rFonts w:hint="eastAsia" w:ascii="Times New Roman" w:cs="Times New Roman"/>
            <w:sz w:val="21"/>
            <w:szCs w:val="21"/>
            <w:lang w:val="en-US" w:eastAsia="zh-CN"/>
          </w:rPr>
          <w:t>”</w:t>
        </w:r>
      </w:ins>
      <w:ins w:id="50" w:author="徐杰爱吃饭 [2]" w:date="2026-03-20T18:15:15Z">
        <w:r>
          <w:rPr>
            <w:rFonts w:hint="eastAsia" w:ascii="Times New Roman" w:cs="Times New Roman"/>
            <w:sz w:val="21"/>
            <w:szCs w:val="21"/>
            <w:lang w:val="en-US" w:eastAsia="zh-CN"/>
          </w:rPr>
          <w:t>分类</w:t>
        </w:r>
      </w:ins>
      <w:ins w:id="51" w:author="徐杰爱吃饭 [2]" w:date="2026-03-20T18:15:16Z">
        <w:r>
          <w:rPr>
            <w:rFonts w:hint="eastAsia" w:ascii="Times New Roman" w:cs="Times New Roman"/>
            <w:sz w:val="21"/>
            <w:szCs w:val="21"/>
            <w:lang w:val="en-US" w:eastAsia="zh-CN"/>
          </w:rPr>
          <w:t>。</w:t>
        </w:r>
      </w:ins>
      <w:ins w:id="52" w:author="徐杰爱吃饭 [2]" w:date="2026-03-20T18:17:46Z">
        <w:r>
          <w:rPr>
            <w:rFonts w:hint="eastAsia" w:ascii="Times New Roman" w:cs="Times New Roman"/>
            <w:sz w:val="21"/>
            <w:szCs w:val="21"/>
            <w:lang w:val="en-US" w:eastAsia="zh-CN"/>
          </w:rPr>
          <w:t>而在</w:t>
        </w:r>
      </w:ins>
      <w:ins w:id="53" w:author="徐杰爱吃饭 [2]" w:date="2026-03-20T18:17:50Z">
        <w:r>
          <w:rPr>
            <w:rFonts w:hint="eastAsia" w:ascii="Times New Roman" w:cs="Times New Roman"/>
            <w:sz w:val="21"/>
            <w:szCs w:val="21"/>
            <w:lang w:val="en-US" w:eastAsia="zh-CN"/>
          </w:rPr>
          <w:t>第9</w:t>
        </w:r>
      </w:ins>
      <w:ins w:id="54" w:author="徐杰爱吃饭 [2]" w:date="2026-03-20T18:17:51Z">
        <w:r>
          <w:rPr>
            <w:rFonts w:hint="eastAsia" w:ascii="Times New Roman" w:cs="Times New Roman"/>
            <w:sz w:val="21"/>
            <w:szCs w:val="21"/>
            <w:lang w:val="en-US" w:eastAsia="zh-CN"/>
          </w:rPr>
          <w:t>页</w:t>
        </w:r>
      </w:ins>
      <w:ins w:id="55" w:author="徐杰爱吃饭 [2]" w:date="2026-03-20T18:17:53Z">
        <w:r>
          <w:rPr>
            <w:rFonts w:hint="eastAsia" w:ascii="Times New Roman" w:cs="Times New Roman"/>
            <w:sz w:val="21"/>
            <w:szCs w:val="21"/>
            <w:lang w:val="en-US" w:eastAsia="zh-CN"/>
          </w:rPr>
          <w:t>“</w:t>
        </w:r>
      </w:ins>
      <w:ins w:id="56" w:author="徐杰爱吃饭 [2]" w:date="2026-03-20T18:17:53Z">
        <w:r>
          <w:rPr>
            <w:rFonts w:hint="eastAsia" w:ascii="Times New Roman" w:hAnsi="Times New Roman" w:cs="Times New Roman" w:eastAsiaTheme="minorEastAsia"/>
          </w:rPr>
          <w:t>3.Meta整合</w:t>
        </w:r>
      </w:ins>
      <w:ins w:id="57" w:author="徐杰爱吃饭 [2]" w:date="2026-03-20T18:17:53Z">
        <w:r>
          <w:rPr>
            <w:rFonts w:ascii="Times New Roman" w:hAnsi="Times New Roman" w:cs="Times New Roman" w:eastAsiaTheme="minorEastAsia"/>
          </w:rPr>
          <w:t>结果</w:t>
        </w:r>
      </w:ins>
      <w:ins w:id="58" w:author="徐杰爱吃饭 [2]" w:date="2026-03-20T18:18:03Z">
        <w:r>
          <w:rPr>
            <w:rFonts w:hint="eastAsia" w:ascii="Times New Roman" w:cs="Times New Roman"/>
            <w:lang w:eastAsia="zh-CN"/>
          </w:rPr>
          <w:t>”</w:t>
        </w:r>
      </w:ins>
      <w:ins w:id="59" w:author="徐杰爱吃饭 [2]" w:date="2026-03-20T18:18:12Z">
        <w:r>
          <w:rPr>
            <w:rFonts w:hint="eastAsia" w:ascii="Times New Roman" w:cs="Times New Roman"/>
            <w:lang w:val="en-US" w:eastAsia="zh-CN"/>
          </w:rPr>
          <w:t>处</w:t>
        </w:r>
      </w:ins>
      <w:ins w:id="60" w:author="徐杰爱吃饭 [2]" w:date="2026-03-20T18:18:15Z">
        <w:r>
          <w:rPr>
            <w:rFonts w:hint="eastAsia" w:ascii="Times New Roman" w:cs="Times New Roman"/>
            <w:lang w:val="en-US" w:eastAsia="zh-CN"/>
          </w:rPr>
          <w:t>有</w:t>
        </w:r>
      </w:ins>
      <w:ins w:id="61" w:author="徐杰爱吃饭 [2]" w:date="2026-03-20T18:18:17Z">
        <w:r>
          <w:rPr>
            <w:rFonts w:hint="eastAsia" w:ascii="Times New Roman" w:cs="Times New Roman"/>
            <w:lang w:val="en-US" w:eastAsia="zh-CN"/>
          </w:rPr>
          <w:t>表明</w:t>
        </w:r>
      </w:ins>
      <w:ins w:id="62" w:author="徐杰爱吃饭 [2]" w:date="2026-03-20T18:18:07Z">
        <w:r>
          <w:rPr>
            <w:rFonts w:hint="eastAsia" w:ascii="Times New Roman" w:cs="Times New Roman"/>
            <w:lang w:eastAsia="zh-CN"/>
          </w:rPr>
          <w:t>“</w:t>
        </w:r>
      </w:ins>
      <w:ins w:id="63" w:author="徐杰爱吃饭 [2]" w:date="2026-03-20T18:17:53Z">
        <w:r>
          <w:rPr>
            <w:rFonts w:ascii="Times New Roman" w:hAnsi="Times New Roman" w:cs="Times New Roman" w:eastAsiaTheme="minorEastAsia"/>
          </w:rPr>
          <w:t>本研究最终形成5个描述性主题（副主题）和2个分析性主题（主题）</w:t>
        </w:r>
      </w:ins>
      <w:ins w:id="64" w:author="徐杰爱吃饭 [2]" w:date="2026-03-20T18:17:53Z">
        <w:r>
          <w:rPr>
            <w:rFonts w:hint="eastAsia" w:ascii="Times New Roman" w:cs="Times New Roman"/>
            <w:sz w:val="21"/>
            <w:szCs w:val="21"/>
            <w:lang w:val="en-US" w:eastAsia="zh-CN"/>
          </w:rPr>
          <w:t>”</w:t>
        </w:r>
      </w:ins>
      <w:ins w:id="65" w:author="徐杰爱吃饭 [2]" w:date="2026-03-20T18:18:24Z">
        <w:r>
          <w:rPr>
            <w:rFonts w:hint="eastAsia" w:ascii="Times New Roman" w:cs="Times New Roman"/>
            <w:sz w:val="21"/>
            <w:szCs w:val="21"/>
            <w:lang w:val="en-US" w:eastAsia="zh-CN"/>
          </w:rPr>
          <w:t>，</w:t>
        </w:r>
      </w:ins>
      <w:ins w:id="66" w:author="徐杰爱吃饭 [2]" w:date="2026-03-20T18:18:25Z">
        <w:r>
          <w:rPr>
            <w:rFonts w:hint="eastAsia" w:ascii="Times New Roman" w:cs="Times New Roman"/>
            <w:sz w:val="21"/>
            <w:szCs w:val="21"/>
            <w:lang w:val="en-US" w:eastAsia="zh-CN"/>
          </w:rPr>
          <w:t>且</w:t>
        </w:r>
      </w:ins>
      <w:ins w:id="67" w:author="徐杰爱吃饭 [2]" w:date="2026-03-20T18:18:30Z">
        <w:r>
          <w:rPr>
            <w:rFonts w:hint="eastAsia" w:ascii="Times New Roman" w:cs="Times New Roman"/>
            <w:sz w:val="21"/>
            <w:szCs w:val="21"/>
            <w:lang w:val="en-US" w:eastAsia="zh-CN"/>
          </w:rPr>
          <w:t>后文</w:t>
        </w:r>
      </w:ins>
      <w:ins w:id="68" w:author="徐杰爱吃饭 [2]" w:date="2026-03-20T18:18:32Z">
        <w:r>
          <w:rPr>
            <w:rFonts w:hint="eastAsia" w:ascii="Times New Roman" w:cs="Times New Roman"/>
            <w:sz w:val="21"/>
            <w:szCs w:val="21"/>
            <w:lang w:val="en-US" w:eastAsia="zh-CN"/>
          </w:rPr>
          <w:t>均</w:t>
        </w:r>
      </w:ins>
      <w:ins w:id="69" w:author="徐杰爱吃饭 [2]" w:date="2026-03-20T18:18:34Z">
        <w:r>
          <w:rPr>
            <w:rFonts w:hint="eastAsia" w:ascii="Times New Roman" w:cs="Times New Roman"/>
            <w:sz w:val="21"/>
            <w:szCs w:val="21"/>
            <w:lang w:val="en-US" w:eastAsia="zh-CN"/>
          </w:rPr>
          <w:t>用</w:t>
        </w:r>
      </w:ins>
      <w:ins w:id="70" w:author="徐杰爱吃饭 [2]" w:date="2026-03-20T18:18:35Z">
        <w:r>
          <w:rPr>
            <w:rFonts w:hint="eastAsia" w:ascii="Times New Roman" w:cs="Times New Roman"/>
            <w:sz w:val="21"/>
            <w:szCs w:val="21"/>
            <w:lang w:val="en-US" w:eastAsia="zh-CN"/>
          </w:rPr>
          <w:t>“</w:t>
        </w:r>
      </w:ins>
      <w:ins w:id="71" w:author="徐杰爱吃饭 [2]" w:date="2026-03-20T18:18:36Z">
        <w:r>
          <w:rPr>
            <w:rFonts w:hint="eastAsia" w:ascii="Times New Roman" w:cs="Times New Roman"/>
            <w:sz w:val="21"/>
            <w:szCs w:val="21"/>
            <w:lang w:val="en-US" w:eastAsia="zh-CN"/>
          </w:rPr>
          <w:t>主题</w:t>
        </w:r>
      </w:ins>
      <w:ins w:id="72" w:author="徐杰爱吃饭 [2]" w:date="2026-03-20T18:18:35Z">
        <w:r>
          <w:rPr>
            <w:rFonts w:hint="eastAsia" w:ascii="Times New Roman" w:cs="Times New Roman"/>
            <w:sz w:val="21"/>
            <w:szCs w:val="21"/>
            <w:lang w:val="en-US" w:eastAsia="zh-CN"/>
          </w:rPr>
          <w:t>”</w:t>
        </w:r>
      </w:ins>
      <w:ins w:id="73" w:author="徐杰爱吃饭 [2]" w:date="2026-03-20T18:18:37Z">
        <w:r>
          <w:rPr>
            <w:rFonts w:hint="eastAsia" w:ascii="Times New Roman" w:cs="Times New Roman"/>
            <w:sz w:val="21"/>
            <w:szCs w:val="21"/>
            <w:lang w:val="en-US" w:eastAsia="zh-CN"/>
          </w:rPr>
          <w:t>“</w:t>
        </w:r>
      </w:ins>
      <w:ins w:id="74" w:author="徐杰爱吃饭 [2]" w:date="2026-03-20T18:18:39Z">
        <w:r>
          <w:rPr>
            <w:rFonts w:hint="eastAsia" w:ascii="Times New Roman" w:cs="Times New Roman"/>
            <w:sz w:val="21"/>
            <w:szCs w:val="21"/>
            <w:lang w:val="en-US" w:eastAsia="zh-CN"/>
          </w:rPr>
          <w:t>副主题</w:t>
        </w:r>
      </w:ins>
      <w:ins w:id="75" w:author="徐杰爱吃饭 [2]" w:date="2026-03-20T18:18:37Z">
        <w:r>
          <w:rPr>
            <w:rFonts w:hint="eastAsia" w:ascii="Times New Roman" w:cs="Times New Roman"/>
            <w:sz w:val="21"/>
            <w:szCs w:val="21"/>
            <w:lang w:val="en-US" w:eastAsia="zh-CN"/>
          </w:rPr>
          <w:t>”</w:t>
        </w:r>
      </w:ins>
      <w:ins w:id="76" w:author="徐杰爱吃饭 [2]" w:date="2026-03-20T18:18:43Z">
        <w:r>
          <w:rPr>
            <w:rFonts w:hint="eastAsia" w:ascii="Times New Roman" w:cs="Times New Roman"/>
            <w:sz w:val="21"/>
            <w:szCs w:val="21"/>
            <w:lang w:val="en-US" w:eastAsia="zh-CN"/>
          </w:rPr>
          <w:t>表示</w:t>
        </w:r>
      </w:ins>
      <w:ins w:id="77" w:author="徐杰爱吃饭 [2]" w:date="2026-03-20T18:18:44Z">
        <w:r>
          <w:rPr>
            <w:rFonts w:hint="eastAsia" w:ascii="Times New Roman" w:cs="Times New Roman"/>
            <w:sz w:val="21"/>
            <w:szCs w:val="21"/>
            <w:lang w:val="en-US" w:eastAsia="zh-CN"/>
          </w:rPr>
          <w:t>，</w:t>
        </w:r>
      </w:ins>
      <w:ins w:id="78" w:author="徐杰爱吃饭 [2]" w:date="2026-03-20T18:18:45Z">
        <w:r>
          <w:rPr>
            <w:rFonts w:hint="eastAsia" w:ascii="Times New Roman" w:cs="Times New Roman"/>
            <w:sz w:val="21"/>
            <w:szCs w:val="21"/>
            <w:lang w:val="en-US" w:eastAsia="zh-CN"/>
          </w:rPr>
          <w:t>故</w:t>
        </w:r>
      </w:ins>
      <w:ins w:id="79" w:author="徐杰爱吃饭 [2]" w:date="2026-03-20T18:18:46Z">
        <w:r>
          <w:rPr>
            <w:rFonts w:hint="eastAsia" w:ascii="Times New Roman" w:cs="Times New Roman"/>
            <w:sz w:val="21"/>
            <w:szCs w:val="21"/>
            <w:lang w:val="en-US" w:eastAsia="zh-CN"/>
          </w:rPr>
          <w:t>，</w:t>
        </w:r>
      </w:ins>
      <w:ins w:id="80" w:author="徐杰爱吃饭 [2]" w:date="2026-03-20T18:18:47Z">
        <w:r>
          <w:rPr>
            <w:rFonts w:hint="eastAsia" w:ascii="Times New Roman" w:cs="Times New Roman"/>
            <w:sz w:val="21"/>
            <w:szCs w:val="21"/>
            <w:lang w:val="en-US" w:eastAsia="zh-CN"/>
          </w:rPr>
          <w:t>表格</w:t>
        </w:r>
      </w:ins>
      <w:ins w:id="81" w:author="徐杰爱吃饭 [2]" w:date="2026-03-20T18:18:50Z">
        <w:r>
          <w:rPr>
            <w:rFonts w:hint="eastAsia" w:ascii="Times New Roman" w:cs="Times New Roman"/>
            <w:sz w:val="21"/>
            <w:szCs w:val="21"/>
            <w:lang w:val="en-US" w:eastAsia="zh-CN"/>
          </w:rPr>
          <w:t>中</w:t>
        </w:r>
      </w:ins>
      <w:ins w:id="82" w:author="徐杰爱吃饭 [2]" w:date="2026-03-20T18:19:06Z">
        <w:r>
          <w:rPr>
            <w:rFonts w:hint="eastAsia" w:ascii="Times New Roman" w:cs="Times New Roman"/>
            <w:sz w:val="21"/>
            <w:szCs w:val="21"/>
            <w:lang w:val="en-US" w:eastAsia="zh-CN"/>
          </w:rPr>
          <w:t>仍</w:t>
        </w:r>
      </w:ins>
      <w:ins w:id="83" w:author="徐杰爱吃饭 [2]" w:date="2026-03-20T18:19:03Z">
        <w:r>
          <w:rPr>
            <w:rFonts w:hint="eastAsia" w:ascii="Times New Roman" w:cs="Times New Roman"/>
            <w:sz w:val="21"/>
            <w:szCs w:val="21"/>
            <w:lang w:val="en-US" w:eastAsia="zh-CN"/>
          </w:rPr>
          <w:t>以</w:t>
        </w:r>
      </w:ins>
      <w:ins w:id="84" w:author="徐杰爱吃饭 [2]" w:date="2026-03-20T18:19:11Z">
        <w:r>
          <w:rPr>
            <w:rFonts w:hint="eastAsia" w:ascii="Times New Roman" w:cs="Times New Roman"/>
            <w:sz w:val="21"/>
            <w:szCs w:val="21"/>
            <w:lang w:val="en-US" w:eastAsia="zh-CN"/>
          </w:rPr>
          <w:t>“主题”“副主题”表示</w:t>
        </w:r>
      </w:ins>
      <w:ins w:id="85" w:author="徐杰爱吃饭 [2]" w:date="2026-03-20T18:19:12Z">
        <w:r>
          <w:rPr>
            <w:rFonts w:hint="eastAsia" w:ascii="Times New Roman" w:cs="Times New Roman"/>
            <w:sz w:val="21"/>
            <w:szCs w:val="21"/>
            <w:lang w:val="en-US" w:eastAsia="zh-CN"/>
          </w:rPr>
          <w:t>。</w:t>
        </w:r>
      </w:ins>
      <w:ins w:id="86" w:author="徐杰爱吃饭 [2]" w:date="2026-03-20T18:19:14Z">
        <w:r>
          <w:rPr>
            <w:rFonts w:hint="eastAsia" w:ascii="Times New Roman" w:cs="Times New Roman"/>
            <w:sz w:val="21"/>
            <w:szCs w:val="21"/>
            <w:lang w:val="en-US" w:eastAsia="zh-CN"/>
          </w:rPr>
          <w:t>已</w:t>
        </w:r>
      </w:ins>
      <w:ins w:id="87" w:author="徐杰爱吃饭 [2]" w:date="2026-03-20T18:19:16Z">
        <w:r>
          <w:rPr>
            <w:rFonts w:hint="eastAsia" w:ascii="Times New Roman" w:cs="Times New Roman"/>
            <w:sz w:val="21"/>
            <w:szCs w:val="21"/>
            <w:lang w:val="en-US" w:eastAsia="zh-CN"/>
          </w:rPr>
          <w:t>补充</w:t>
        </w:r>
      </w:ins>
      <w:ins w:id="88" w:author="徐杰爱吃饭 [2]" w:date="2026-03-20T18:19:28Z">
        <w:r>
          <w:rPr>
            <w:rFonts w:hint="eastAsia" w:ascii="Times New Roman" w:cs="Times New Roman"/>
            <w:sz w:val="21"/>
            <w:szCs w:val="21"/>
            <w:lang w:val="en-US" w:eastAsia="zh-CN"/>
          </w:rPr>
          <w:t>各主题</w:t>
        </w:r>
      </w:ins>
      <w:ins w:id="89" w:author="徐杰爱吃饭 [2]" w:date="2026-03-20T18:19:31Z">
        <w:r>
          <w:rPr>
            <w:rFonts w:hint="eastAsia" w:ascii="Times New Roman" w:cs="Times New Roman"/>
            <w:sz w:val="21"/>
            <w:szCs w:val="21"/>
            <w:lang w:val="en-US" w:eastAsia="zh-CN"/>
          </w:rPr>
          <w:t>的</w:t>
        </w:r>
      </w:ins>
      <w:ins w:id="90" w:author="徐杰爱吃饭 [2]" w:date="2026-03-20T18:19:33Z">
        <w:r>
          <w:rPr>
            <w:rFonts w:hint="eastAsia" w:ascii="Times New Roman" w:cs="Times New Roman"/>
            <w:sz w:val="21"/>
            <w:szCs w:val="21"/>
            <w:lang w:val="en-US" w:eastAsia="zh-CN"/>
          </w:rPr>
          <w:t>具体</w:t>
        </w:r>
      </w:ins>
      <w:ins w:id="91" w:author="徐杰爱吃饭 [2]" w:date="2026-03-20T18:19:36Z">
        <w:r>
          <w:rPr>
            <w:rFonts w:hint="eastAsia" w:ascii="Times New Roman" w:cs="Times New Roman"/>
            <w:sz w:val="21"/>
            <w:szCs w:val="21"/>
            <w:lang w:val="en-US" w:eastAsia="zh-CN"/>
          </w:rPr>
          <w:t>命名</w:t>
        </w:r>
      </w:ins>
      <w:ins w:id="92" w:author="徐杰爱吃饭 [2]" w:date="2026-03-20T18:19:37Z">
        <w:r>
          <w:rPr>
            <w:rFonts w:hint="eastAsia" w:ascii="Times New Roman" w:cs="Times New Roman"/>
            <w:sz w:val="21"/>
            <w:szCs w:val="21"/>
            <w:lang w:val="en-US" w:eastAsia="zh-CN"/>
          </w:rPr>
          <w:t>。</w:t>
        </w:r>
      </w:ins>
    </w:p>
    <w:p w14:paraId="4B163224">
      <w:pPr>
        <w:rPr>
          <w:rFonts w:ascii="Times New Roman" w:cs="Times New Roman"/>
          <w:sz w:val="21"/>
          <w:szCs w:val="21"/>
        </w:rPr>
      </w:pPr>
    </w:p>
    <w:p w14:paraId="4E21E81A">
      <w:pPr>
        <w:rPr>
          <w:rFonts w:hint="eastAsia" w:ascii="Times New Roman" w:cs="Times New Roman"/>
          <w:sz w:val="21"/>
          <w:szCs w:val="21"/>
        </w:rPr>
      </w:pPr>
    </w:p>
    <w:p w14:paraId="0040F733">
      <w:pPr>
        <w:rPr>
          <w:rFonts w:ascii="Times New Roman" w:cs="Times New Roman"/>
          <w:sz w:val="21"/>
          <w:szCs w:val="21"/>
        </w:rPr>
      </w:pPr>
    </w:p>
    <w:p w14:paraId="084BC970">
      <w:pPr>
        <w:pStyle w:val="28"/>
        <w:spacing w:line="360" w:lineRule="auto"/>
        <w:rPr>
          <w:rFonts w:ascii="Times New Roman" w:hAnsi="Times New Roman" w:cs="Times New Roman" w:eastAsiaTheme="minorEastAsia"/>
          <w:b/>
          <w:sz w:val="21"/>
          <w:szCs w:val="21"/>
        </w:rPr>
      </w:pPr>
      <w:r>
        <w:rPr>
          <w:rFonts w:ascii="Times New Roman" w:hAnsi="Times New Roman" w:cs="Times New Roman" w:eastAsiaTheme="minorEastAsia"/>
          <w:b/>
          <w:sz w:val="21"/>
          <w:szCs w:val="21"/>
        </w:rPr>
        <w:t>围产期丧失母亲母乳捐赠体验质性研究的系统评价</w:t>
      </w:r>
    </w:p>
    <w:p w14:paraId="323526AB">
      <w:pPr>
        <w:spacing w:line="276" w:lineRule="auto"/>
        <w:ind w:firstLine="480"/>
      </w:pPr>
      <w:r>
        <w:drawing>
          <wp:inline distT="0" distB="0" distL="0" distR="0">
            <wp:extent cx="5274310" cy="125476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1254760"/>
                    </a:xfrm>
                    <a:prstGeom prst="rect">
                      <a:avLst/>
                    </a:prstGeom>
                    <a:noFill/>
                    <a:ln>
                      <a:noFill/>
                    </a:ln>
                  </pic:spPr>
                </pic:pic>
              </a:graphicData>
            </a:graphic>
          </wp:inline>
        </w:drawing>
      </w:r>
    </w:p>
    <w:bookmarkEnd w:id="0"/>
    <w:p w14:paraId="2D7E3AAC">
      <w:pPr>
        <w:spacing w:line="360" w:lineRule="auto"/>
        <w:rPr>
          <w:rFonts w:ascii="Times New Roman" w:eastAsia="方正楷体_GB2312" w:cs="Times New Roman"/>
          <w:sz w:val="21"/>
          <w:szCs w:val="21"/>
        </w:rPr>
      </w:pPr>
      <w:r>
        <w:rPr>
          <w:rFonts w:hint="eastAsia" w:ascii="Times New Roman" w:eastAsia="方正楷体_GB2312" w:cs="Times New Roman"/>
          <w:sz w:val="21"/>
          <w:szCs w:val="21"/>
        </w:rPr>
        <w:t>刘欣园</w:t>
      </w:r>
      <w:r>
        <w:rPr>
          <w:rFonts w:ascii="Times New Roman" w:eastAsia="方正楷体_GB2312" w:cs="Times New Roman"/>
          <w:sz w:val="21"/>
          <w:szCs w:val="21"/>
          <w:vertAlign w:val="superscript"/>
        </w:rPr>
        <w:t xml:space="preserve">1     </w:t>
      </w:r>
      <w:r>
        <w:rPr>
          <w:rFonts w:hint="eastAsia" w:ascii="Times New Roman" w:eastAsia="方正楷体_GB2312" w:cs="Times New Roman"/>
          <w:sz w:val="21"/>
          <w:szCs w:val="21"/>
        </w:rPr>
        <w:t>章莹</w:t>
      </w:r>
      <w:r>
        <w:rPr>
          <w:rFonts w:ascii="Times New Roman" w:eastAsia="方正楷体_GB2312" w:cs="Times New Roman"/>
          <w:sz w:val="21"/>
          <w:szCs w:val="21"/>
          <w:vertAlign w:val="superscript"/>
        </w:rPr>
        <w:t xml:space="preserve">1     </w:t>
      </w:r>
      <w:r>
        <w:rPr>
          <w:rFonts w:hint="eastAsia" w:ascii="Times New Roman" w:eastAsia="方正楷体_GB2312" w:cs="Times New Roman"/>
          <w:sz w:val="21"/>
          <w:szCs w:val="21"/>
        </w:rPr>
        <w:t>吴丽萍</w:t>
      </w:r>
      <w:r>
        <w:rPr>
          <w:rFonts w:ascii="Times New Roman" w:eastAsia="方正楷体_GB2312" w:cs="Times New Roman"/>
          <w:sz w:val="21"/>
          <w:szCs w:val="21"/>
          <w:vertAlign w:val="superscript"/>
        </w:rPr>
        <w:t>1</w:t>
      </w:r>
    </w:p>
    <w:p w14:paraId="073608C8">
      <w:pPr>
        <w:spacing w:line="360" w:lineRule="auto"/>
        <w:rPr>
          <w:rFonts w:ascii="Times New Roman" w:eastAsia="方正楷体_GB2312" w:cs="Times New Roman"/>
          <w:sz w:val="21"/>
          <w:szCs w:val="21"/>
        </w:rPr>
      </w:pPr>
      <w:r>
        <w:rPr>
          <w:rFonts w:ascii="Times New Roman" w:eastAsia="方正楷体_GB2312" w:cs="Times New Roman"/>
          <w:sz w:val="21"/>
          <w:szCs w:val="21"/>
          <w:vertAlign w:val="superscript"/>
        </w:rPr>
        <w:t>1</w:t>
      </w:r>
      <w:r>
        <w:rPr>
          <w:rFonts w:hint="eastAsia" w:ascii="Times New Roman" w:eastAsia="方正楷体_GB2312" w:cs="Times New Roman"/>
          <w:sz w:val="21"/>
          <w:szCs w:val="21"/>
        </w:rPr>
        <w:t xml:space="preserve">北京协和医学院护理学院，北京 </w:t>
      </w:r>
      <w:r>
        <w:rPr>
          <w:rFonts w:ascii="Times New Roman" w:eastAsia="方正楷体_GB2312" w:cs="Times New Roman"/>
          <w:sz w:val="21"/>
          <w:szCs w:val="21"/>
        </w:rPr>
        <w:t xml:space="preserve">  </w:t>
      </w:r>
      <w:r>
        <w:rPr>
          <w:rFonts w:hint="eastAsia" w:ascii="Times New Roman" w:eastAsia="方正楷体_GB2312" w:cs="Times New Roman"/>
          <w:sz w:val="21"/>
          <w:szCs w:val="21"/>
        </w:rPr>
        <w:t>100043；</w:t>
      </w:r>
    </w:p>
    <w:p w14:paraId="09257524">
      <w:pPr>
        <w:pStyle w:val="28"/>
        <w:spacing w:line="360" w:lineRule="auto"/>
        <w:jc w:val="both"/>
        <w:rPr>
          <w:rFonts w:ascii="Times New Roman" w:hAnsi="Times New Roman" w:cs="Times New Roman" w:eastAsiaTheme="minorEastAsia"/>
          <w:b/>
          <w:sz w:val="21"/>
          <w:szCs w:val="21"/>
        </w:rPr>
      </w:pPr>
      <w:r>
        <w:rPr>
          <w:rFonts w:hint="eastAsia" w:ascii="Times New Roman" w:hAnsi="Times New Roman" w:eastAsia="方正楷体_GB2312" w:cs="Times New Roman"/>
          <w:sz w:val="21"/>
          <w:szCs w:val="21"/>
        </w:rPr>
        <w:t>通信作者：吴丽萍，Email：wuliping2014@163.com</w:t>
      </w:r>
    </w:p>
    <w:p w14:paraId="5E7B7B2B">
      <w:pPr>
        <w:pStyle w:val="29"/>
        <w:spacing w:before="105" w:line="360" w:lineRule="auto"/>
        <w:rPr>
          <w:rFonts w:ascii="Times New Roman" w:hAnsi="Times New Roman" w:cs="Times New Roman" w:eastAsiaTheme="minorEastAsia"/>
        </w:rPr>
      </w:pPr>
      <w:r>
        <w:rPr>
          <w:rFonts w:ascii="Times New Roman" w:hAnsi="Times New Roman" w:cs="Times New Roman" w:eastAsiaTheme="minorEastAsia"/>
        </w:rPr>
        <w:t>摘要：目的　系统整合围产期丧失母亲母乳捐赠体验的质性研究证据，为我国临床护理人员识别母亲需求、构建人性化的丧亲泌乳照护支持方案提供循证依据。方法　系统检索中英文数据库从建库至2025年11月30日相关质性研究，采用JBI质量评价工具评估方法学质量，运用主题综合法进行结果整合，并使用 CERQual 工具评估证据置信度。结果　最终纳入12项研究，提炼出2个分析性主题和5个描述性主题。主题一为</w:t>
      </w:r>
      <w:r>
        <w:rPr>
          <w:rFonts w:hint="eastAsia" w:ascii="Times New Roman" w:hAnsi="Times New Roman" w:cs="Times New Roman" w:eastAsiaTheme="minorEastAsia"/>
        </w:rPr>
        <w:t>“</w:t>
      </w:r>
      <w:r>
        <w:rPr>
          <w:rFonts w:ascii="Times New Roman" w:hAnsi="Times New Roman" w:cs="Times New Roman" w:eastAsiaTheme="minorEastAsia"/>
        </w:rPr>
        <w:t>复杂性悲伤的自我疗愈过程</w:t>
      </w:r>
      <w:r>
        <w:rPr>
          <w:rFonts w:hint="eastAsia" w:ascii="Times New Roman" w:hAnsi="Times New Roman" w:cs="Times New Roman" w:eastAsiaTheme="minorEastAsia"/>
        </w:rPr>
        <w:t>”</w:t>
      </w:r>
      <w:r>
        <w:rPr>
          <w:rFonts w:ascii="Times New Roman" w:hAnsi="Times New Roman" w:cs="Times New Roman" w:eastAsiaTheme="minorEastAsia"/>
        </w:rPr>
        <w:t>，包括</w:t>
      </w:r>
      <w:r>
        <w:rPr>
          <w:rFonts w:hint="eastAsia" w:ascii="Times New Roman" w:hAnsi="Times New Roman" w:cs="Times New Roman" w:eastAsiaTheme="minorEastAsia"/>
        </w:rPr>
        <w:t>“</w:t>
      </w:r>
      <w:r>
        <w:rPr>
          <w:rFonts w:ascii="Times New Roman" w:hAnsi="Times New Roman" w:cs="Times New Roman" w:eastAsiaTheme="minorEastAsia"/>
        </w:rPr>
        <w:t>促进母职延续、过渡与重构</w:t>
      </w:r>
      <w:r>
        <w:rPr>
          <w:rFonts w:hint="eastAsia" w:ascii="Times New Roman" w:hAnsi="Times New Roman" w:cs="Times New Roman" w:eastAsiaTheme="minorEastAsia"/>
        </w:rPr>
        <w:t>”“</w:t>
      </w:r>
      <w:r>
        <w:rPr>
          <w:rFonts w:ascii="Times New Roman" w:hAnsi="Times New Roman" w:cs="Times New Roman" w:eastAsiaTheme="minorEastAsia"/>
        </w:rPr>
        <w:t>使围产期丧失具象化</w:t>
      </w:r>
      <w:r>
        <w:rPr>
          <w:rFonts w:hint="eastAsia" w:ascii="Times New Roman" w:hAnsi="Times New Roman" w:cs="Times New Roman" w:eastAsiaTheme="minorEastAsia"/>
        </w:rPr>
        <w:t>”“</w:t>
      </w:r>
      <w:r>
        <w:rPr>
          <w:rFonts w:ascii="Times New Roman" w:hAnsi="Times New Roman" w:cs="Times New Roman" w:eastAsiaTheme="minorEastAsia"/>
        </w:rPr>
        <w:t>协助积极应对创伤</w:t>
      </w:r>
      <w:r>
        <w:rPr>
          <w:rFonts w:hint="eastAsia" w:ascii="Times New Roman" w:hAnsi="Times New Roman" w:cs="Times New Roman" w:eastAsiaTheme="minorEastAsia"/>
        </w:rPr>
        <w:t>”</w:t>
      </w:r>
      <w:r>
        <w:rPr>
          <w:rFonts w:ascii="Times New Roman" w:hAnsi="Times New Roman" w:cs="Times New Roman" w:eastAsiaTheme="minorEastAsia"/>
        </w:rPr>
        <w:t>3个描述性主题；主题二为</w:t>
      </w:r>
      <w:r>
        <w:rPr>
          <w:rFonts w:hint="eastAsia" w:ascii="Times New Roman" w:hAnsi="Times New Roman" w:cs="Times New Roman" w:eastAsiaTheme="minorEastAsia"/>
        </w:rPr>
        <w:t>“</w:t>
      </w:r>
      <w:r>
        <w:rPr>
          <w:rFonts w:ascii="Times New Roman" w:hAnsi="Times New Roman" w:cs="Times New Roman" w:eastAsiaTheme="minorEastAsia"/>
        </w:rPr>
        <w:t>对系统性支持的迫切需求</w:t>
      </w:r>
      <w:r>
        <w:rPr>
          <w:rFonts w:hint="eastAsia" w:ascii="Times New Roman" w:hAnsi="Times New Roman" w:cs="Times New Roman" w:eastAsiaTheme="minorEastAsia"/>
        </w:rPr>
        <w:t>”</w:t>
      </w:r>
      <w:r>
        <w:rPr>
          <w:rFonts w:ascii="Times New Roman" w:hAnsi="Times New Roman" w:cs="Times New Roman" w:eastAsiaTheme="minorEastAsia"/>
        </w:rPr>
        <w:t>，包括</w:t>
      </w:r>
      <w:r>
        <w:rPr>
          <w:rFonts w:hint="eastAsia" w:ascii="Times New Roman" w:hAnsi="Times New Roman" w:cs="Times New Roman" w:eastAsiaTheme="minorEastAsia"/>
        </w:rPr>
        <w:t>“</w:t>
      </w:r>
      <w:r>
        <w:rPr>
          <w:rFonts w:ascii="Times New Roman" w:hAnsi="Times New Roman" w:cs="Times New Roman" w:eastAsiaTheme="minorEastAsia"/>
        </w:rPr>
        <w:t>缺乏社会支持硬性条件</w:t>
      </w:r>
      <w:r>
        <w:rPr>
          <w:rFonts w:hint="eastAsia" w:ascii="Times New Roman" w:hAnsi="Times New Roman" w:cs="Times New Roman" w:eastAsiaTheme="minorEastAsia"/>
        </w:rPr>
        <w:t>”“</w:t>
      </w:r>
      <w:r>
        <w:rPr>
          <w:rFonts w:ascii="Times New Roman" w:hAnsi="Times New Roman" w:cs="Times New Roman" w:eastAsiaTheme="minorEastAsia"/>
        </w:rPr>
        <w:t>渴望社会理解与情感支持</w:t>
      </w:r>
      <w:r>
        <w:rPr>
          <w:rFonts w:hint="eastAsia" w:ascii="Times New Roman" w:hAnsi="Times New Roman" w:cs="Times New Roman" w:eastAsiaTheme="minorEastAsia"/>
        </w:rPr>
        <w:t>”</w:t>
      </w:r>
      <w:r>
        <w:rPr>
          <w:rFonts w:ascii="Times New Roman" w:hAnsi="Times New Roman" w:cs="Times New Roman" w:eastAsiaTheme="minorEastAsia"/>
        </w:rPr>
        <w:t>2个描述性主题。CERQual 工具评估显示，研究证据总体置信度为中至高级别。结论　围产期丧失母亲母乳捐赠体验揭示了生理照护与心理关怀不统一的临床现状。护理工作者应遵循</w:t>
      </w:r>
      <w:r>
        <w:rPr>
          <w:rFonts w:hint="eastAsia" w:ascii="Times New Roman" w:hAnsi="Times New Roman" w:cs="Times New Roman" w:eastAsiaTheme="minorEastAsia"/>
        </w:rPr>
        <w:t>“</w:t>
      </w:r>
      <w:r>
        <w:rPr>
          <w:rFonts w:ascii="Times New Roman" w:hAnsi="Times New Roman" w:cs="Times New Roman" w:eastAsiaTheme="minorEastAsia"/>
        </w:rPr>
        <w:t>评估-决策-支持</w:t>
      </w:r>
      <w:r>
        <w:rPr>
          <w:rFonts w:hint="eastAsia" w:ascii="Times New Roman" w:hAnsi="Times New Roman" w:cs="Times New Roman" w:eastAsiaTheme="minorEastAsia"/>
        </w:rPr>
        <w:t>”</w:t>
      </w:r>
      <w:r>
        <w:rPr>
          <w:rFonts w:ascii="Times New Roman" w:hAnsi="Times New Roman" w:cs="Times New Roman" w:eastAsiaTheme="minorEastAsia"/>
        </w:rPr>
        <w:t>三段式流程，主动提供前瞻性且可选择的丧亲泌乳管理信息，尊重母亲自主决策，协同多部门建立从医院到家庭的延续性支持路径，构建具有中国特色的、以母亲为中心的围产期照护模式。</w:t>
      </w:r>
    </w:p>
    <w:p w14:paraId="42310447">
      <w:pPr>
        <w:pStyle w:val="30"/>
        <w:spacing w:line="360" w:lineRule="auto"/>
        <w:rPr>
          <w:rFonts w:ascii="Times New Roman" w:hAnsi="Times New Roman" w:cs="Times New Roman" w:eastAsiaTheme="minorEastAsia"/>
        </w:rPr>
      </w:pPr>
      <w:r>
        <w:rPr>
          <w:rFonts w:ascii="Times New Roman" w:hAnsi="Times New Roman" w:cs="Times New Roman" w:eastAsiaTheme="minorEastAsia"/>
        </w:rPr>
        <w:t>关键词：围产期丧失；母乳捐赠；体验；质性研究；系统评价</w:t>
      </w:r>
    </w:p>
    <w:p w14:paraId="6D7DE198">
      <w:pPr>
        <w:pStyle w:val="31"/>
        <w:spacing w:line="360" w:lineRule="auto"/>
        <w:rPr>
          <w:rFonts w:ascii="Times New Roman" w:hAnsi="Times New Roman" w:cs="Times New Roman" w:eastAsiaTheme="minorEastAsia"/>
        </w:rPr>
      </w:pPr>
      <w:r>
        <w:rPr>
          <w:rFonts w:ascii="Times New Roman" w:hAnsi="Times New Roman" w:cs="Times New Roman" w:eastAsiaTheme="minorEastAsia"/>
        </w:rPr>
        <w:t>文章编号：1674-2907（XXXX）XX⁃0001⁃11</w:t>
      </w:r>
    </w:p>
    <w:p w14:paraId="11448134">
      <w:pPr>
        <w:pStyle w:val="32"/>
        <w:spacing w:line="360" w:lineRule="auto"/>
        <w:rPr>
          <w:rFonts w:ascii="Times New Roman" w:hAnsi="Times New Roman" w:cs="Times New Roman" w:eastAsiaTheme="minorEastAsia"/>
          <w:b/>
          <w:sz w:val="21"/>
          <w:szCs w:val="21"/>
        </w:rPr>
      </w:pPr>
      <w:r>
        <w:rPr>
          <w:rFonts w:ascii="Times New Roman" w:hAnsi="Times New Roman" w:cs="Times New Roman" w:eastAsiaTheme="minorEastAsia"/>
          <w:b/>
          <w:sz w:val="21"/>
          <w:szCs w:val="21"/>
        </w:rPr>
        <w:t>A Qualitative Systematic Review of the Lived Experience of Breast Milk Donation among Mothers with Perinatal Loss</w:t>
      </w:r>
    </w:p>
    <w:p w14:paraId="0C1D5A79">
      <w:pPr>
        <w:pStyle w:val="33"/>
        <w:spacing w:line="360" w:lineRule="auto"/>
        <w:rPr>
          <w:rFonts w:ascii="Times New Roman" w:hAnsi="Times New Roman" w:cs="Times New Roman" w:eastAsiaTheme="minorEastAsia"/>
          <w:sz w:val="21"/>
          <w:szCs w:val="21"/>
        </w:rPr>
      </w:pPr>
      <w:r>
        <w:rPr>
          <w:rFonts w:ascii="Times New Roman" w:hAnsi="Times New Roman" w:cs="Times New Roman" w:eastAsiaTheme="minorEastAsia"/>
          <w:b/>
          <w:sz w:val="21"/>
          <w:szCs w:val="21"/>
        </w:rPr>
        <w:t>Abstract: Objective　To systematically synthesize qualitative evidence on the lived experiences of milk donation among mothers after perinatal loss, thereby providing an evidence-based foundation for clinical nursing practice in China. The findings help identify maternal needs and inform the development of humanized lactation support interventions for bereaved mothers. Methods　A systematic search of Chinese and English databases was conducted for relevant qualitative studies from inception to November 30, 2025. The methodological quality of the included studies was assessed using the JBI quality appraisal tool. Data were integrated using thematic synthesis, and the confidence in the synthesized findings was evaluated using the CERQual tool. Results　Twelve studies were finally included, yielding two analytical themes and five descriptive themes. Theme 1: "Self-healing process through complex grief", comprising three descriptive themes: "Facilitating maternal continuity, transition, and reconstruction", "Making perinatal loss tangible" and "Assisting in active coping with trauma". Theme 2: "Urgent need for systemic support", comprising two descriptive themes: "Lack of structural conditions for social support and "Yearning for social understanding and emotional support". The CERQual tool assessment showed that the overall confidence level of the synthesized evidence was moderate to high. Conclusions　The breast milk donation experience of mothers after perinatal loss reveals a clinical reality where physical care and psychological support are often disconnected. Nursing professionals should follow an "Assessment-Decision-Support" three-phase workflow. This involves proactively providing anticipatory and optional information on lactation management for bereaved mothers after perinatal loss, respecting maternal autonomy in decision-making, collaborating with multi-disciplinary sectors to establish a continuous support pathway from hospital to home, and ultimately contributing to the construction of a mother-centered perinatal care model with distinctive Chinese characteristics.</w:t>
      </w:r>
      <w:r>
        <w:rPr>
          <w:rFonts w:ascii="Times New Roman" w:hAnsi="Times New Roman" w:cs="Times New Roman" w:eastAsiaTheme="minorEastAsia"/>
          <w:sz w:val="21"/>
          <w:szCs w:val="21"/>
        </w:rPr>
      </w:r>
      <w:r>
        <w:rPr>
          <w:rStyle w:val="13"/>
          <w:rFonts w:ascii="Times New Roman" w:hAnsi="Times New Roman" w:cs="Times New Roman" w:eastAsiaTheme="minorEastAsia"/>
        </w:rPr>
      </w:r>
      <w:r>
        <w:rPr>
          <w:rFonts w:ascii="Times New Roman" w:hAnsi="Times New Roman" w:cs="Times New Roman" w:eastAsiaTheme="minorEastAsia"/>
          <w:sz w:val="21"/>
          <w:szCs w:val="21"/>
        </w:rPr>
      </w:r>
      <w:r>
        <w:rPr>
          <w:rStyle w:val="13"/>
          <w:rFonts w:ascii="Times New Roman" w:hAnsi="Times New Roman" w:cs="Times New Roman" w:eastAsiaTheme="minorEastAsia"/>
        </w:rPr>
      </w:r>
      <w:r>
        <w:rPr>
          <w:rFonts w:ascii="Times New Roman" w:hAnsi="Times New Roman" w:cs="Times New Roman" w:eastAsiaTheme="minorEastAsia"/>
          <w:sz w:val="21"/>
          <w:szCs w:val="21"/>
        </w:rPr>
      </w:r>
      <w:r>
        <w:rPr>
          <w:rStyle w:val="13"/>
          <w:rFonts w:ascii="Times New Roman" w:hAnsi="Times New Roman" w:cs="Times New Roman" w:eastAsiaTheme="minorEastAsia"/>
        </w:rPr>
      </w:r>
      <w:r>
        <w:rPr>
          <w:rFonts w:ascii="Times New Roman" w:hAnsi="Times New Roman" w:cs="Times New Roman" w:eastAsiaTheme="minorEastAsia"/>
          <w:sz w:val="21"/>
          <w:szCs w:val="21"/>
        </w:rPr>
      </w:r>
      <w:r>
        <w:rPr>
          <w:rStyle w:val="13"/>
          <w:rFonts w:ascii="Times New Roman" w:hAnsi="Times New Roman" w:cs="Times New Roman" w:eastAsiaTheme="minorEastAsia"/>
        </w:rPr>
      </w:r>
      <w:r>
        <w:rPr>
          <w:rFonts w:ascii="Times New Roman" w:hAnsi="Times New Roman" w:cs="Times New Roman" w:eastAsiaTheme="minorEastAsia"/>
          <w:sz w:val="21"/>
          <w:szCs w:val="21"/>
        </w:rPr>
      </w:r>
    </w:p>
    <w:p w14:paraId="5D24785F">
      <w:pPr>
        <w:pStyle w:val="34"/>
        <w:spacing w:line="360" w:lineRule="auto"/>
        <w:rPr>
          <w:rFonts w:ascii="Times New Roman" w:hAnsi="Times New Roman" w:cs="Times New Roman" w:eastAsiaTheme="minorEastAsia"/>
          <w:sz w:val="21"/>
          <w:szCs w:val="21"/>
        </w:rPr>
      </w:pPr>
      <w:r>
        <w:rPr>
          <w:rFonts w:ascii="Times New Roman" w:hAnsi="Times New Roman" w:cs="Times New Roman" w:eastAsiaTheme="minorEastAsia"/>
          <w:b/>
          <w:sz w:val="21"/>
          <w:szCs w:val="21"/>
        </w:rPr>
        <w:t>Key words:</w:t>
      </w:r>
      <w:r>
        <w:rPr>
          <w:rFonts w:ascii="Times New Roman" w:hAnsi="Times New Roman" w:cs="Times New Roman" w:eastAsiaTheme="minorEastAsia"/>
          <w:sz w:val="21"/>
          <w:szCs w:val="21"/>
        </w:rPr>
        <w:t xml:space="preserve"> Perinatal Death;Milk,Human;Milk Banks;Tissue Donation;Experience;Qualitative Research;Systematic Review</w:t>
      </w:r>
    </w:p>
    <w:p w14:paraId="5B2AB8FD">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围产期丧失</w:t>
      </w:r>
      <w:r>
        <w:rPr>
          <w:rFonts w:ascii="Times New Roman" w:hAnsi="Times New Roman" w:cs="Times New Roman" w:eastAsiaTheme="minorEastAsia"/>
          <w:vertAlign w:val="superscript"/>
        </w:rPr>
        <w:t>［1］</w:t>
      </w:r>
      <w:r>
        <w:rPr>
          <w:rFonts w:ascii="Times New Roman" w:hAnsi="Times New Roman" w:cs="Times New Roman" w:eastAsiaTheme="minorEastAsia"/>
        </w:rPr>
        <w:t>（perinatal loss）指妊娠期间非自愿的胎儿死亡及出生后28天内新生儿死亡，全球约有四分之一的女性遭遇围产期丧失</w:t>
      </w:r>
      <w:r>
        <w:rPr>
          <w:rFonts w:ascii="Times New Roman" w:hAnsi="Times New Roman" w:cs="Times New Roman" w:eastAsiaTheme="minorEastAsia"/>
          <w:vertAlign w:val="superscript"/>
        </w:rPr>
        <w:t>［2］</w:t>
      </w:r>
      <w:r>
        <w:rPr>
          <w:rFonts w:ascii="Times New Roman" w:hAnsi="Times New Roman" w:cs="Times New Roman" w:eastAsiaTheme="minorEastAsia"/>
        </w:rPr>
        <w:t>。母亲不仅承受深重的心理创伤，还需面对无哺育对象的生理性泌乳，这进一步加剧了其身心的双重痛苦</w:t>
      </w:r>
      <w:r>
        <w:rPr>
          <w:rFonts w:ascii="Times New Roman" w:hAnsi="Times New Roman" w:cs="Times New Roman" w:eastAsiaTheme="minorEastAsia"/>
          <w:vertAlign w:val="superscript"/>
        </w:rPr>
        <w:t>［3］</w:t>
      </w:r>
      <w:r>
        <w:rPr>
          <w:rFonts w:ascii="Times New Roman" w:hAnsi="Times New Roman" w:cs="Times New Roman" w:eastAsiaTheme="minorEastAsia"/>
        </w:rPr>
        <w:t>。我国当前临床实践中，主要采取药物退乳</w:t>
      </w:r>
      <w:r>
        <w:rPr>
          <w:rFonts w:ascii="Times New Roman" w:hAnsi="Times New Roman" w:cs="Times New Roman" w:eastAsiaTheme="minorEastAsia"/>
          <w:vertAlign w:val="superscript"/>
        </w:rPr>
        <w:t>［4］</w:t>
      </w:r>
      <w:r>
        <w:rPr>
          <w:rFonts w:ascii="Times New Roman" w:hAnsi="Times New Roman" w:cs="Times New Roman" w:eastAsiaTheme="minorEastAsia"/>
        </w:rPr>
        <w:t>（如卡麦角林、维生素B6等）抑制乳汁分泌、缓解乳房胀痛。然而，这种以生理阻断为导向的解决方式，常忽视母亲的心理需求与情感体验，未将其视为具备自主决策能力的悲伤主体</w:t>
      </w:r>
      <w:r>
        <w:rPr>
          <w:rFonts w:ascii="Times New Roman" w:hAnsi="Times New Roman" w:cs="Times New Roman" w:eastAsiaTheme="minorEastAsia"/>
          <w:vertAlign w:val="superscript"/>
        </w:rPr>
        <w:t>［5］</w:t>
      </w:r>
      <w:r>
        <w:rPr>
          <w:rFonts w:ascii="Times New Roman" w:hAnsi="Times New Roman" w:cs="Times New Roman" w:eastAsiaTheme="minorEastAsia"/>
        </w:rPr>
        <w:t>，易导致许多母亲因缺乏系统性的人文关怀而长期困扰</w:t>
      </w:r>
      <w:r>
        <w:rPr>
          <w:rFonts w:ascii="Times New Roman" w:hAnsi="Times New Roman" w:cs="Times New Roman" w:eastAsiaTheme="minorEastAsia"/>
          <w:vertAlign w:val="superscript"/>
        </w:rPr>
        <w:t>［6］</w:t>
      </w:r>
      <w:r>
        <w:rPr>
          <w:rFonts w:ascii="Times New Roman" w:hAnsi="Times New Roman" w:cs="Times New Roman" w:eastAsiaTheme="minorEastAsia"/>
        </w:rPr>
        <w:t>。而国际上已有相关专业指南针对该群体的泌乳管理提出人性化干预思路，澳大利亚Stillbirth CRE（centre of research excellence）</w:t>
      </w:r>
      <w:r>
        <w:rPr>
          <w:rFonts w:ascii="Times New Roman" w:hAnsi="Times New Roman" w:cs="Times New Roman" w:eastAsiaTheme="minorEastAsia"/>
          <w:vertAlign w:val="superscript"/>
        </w:rPr>
        <w:t>［7］</w:t>
      </w:r>
      <w:r>
        <w:rPr>
          <w:rFonts w:ascii="Times New Roman" w:hAnsi="Times New Roman" w:cs="Times New Roman" w:eastAsiaTheme="minorEastAsia"/>
        </w:rPr>
        <w:t>发布的死产与新生儿死亡护理临床实践指南明确提出护理人员不可默认母亲会抑制母乳，需向女性提供哺乳管理选项的全面信息；并探索通过继续泌乳并捐赠母乳作为替代方式，帮助围产期丧失母亲重构母职意义、缓解哀伤，并在利他中获得社会认同</w:t>
      </w:r>
      <w:r>
        <w:rPr>
          <w:rFonts w:ascii="Times New Roman" w:hAnsi="Times New Roman" w:cs="Times New Roman" w:eastAsiaTheme="minorEastAsia"/>
          <w:vertAlign w:val="superscript"/>
        </w:rPr>
        <w:t>［8］</w:t>
      </w:r>
      <w:r>
        <w:rPr>
          <w:rFonts w:ascii="Times New Roman" w:hAnsi="Times New Roman" w:cs="Times New Roman" w:eastAsiaTheme="minorEastAsia"/>
        </w:rPr>
        <w:t>。然而，该选项在国际临床与公共认知中仍处于边缘地位，医疗机构支持匮乏</w:t>
      </w:r>
      <w:r>
        <w:rPr>
          <w:rFonts w:ascii="Times New Roman" w:hAnsi="Times New Roman" w:cs="Times New Roman" w:eastAsiaTheme="minorEastAsia"/>
          <w:vertAlign w:val="superscript"/>
        </w:rPr>
        <w:t>［9］</w:t>
      </w:r>
      <w:r>
        <w:rPr>
          <w:rFonts w:ascii="Times New Roman" w:hAnsi="Times New Roman" w:cs="Times New Roman" w:eastAsiaTheme="minorEastAsia"/>
        </w:rPr>
        <w:t>，全球范围内丧亲母亲的母乳捐赠比例仍然偏低</w:t>
      </w:r>
      <w:r>
        <w:rPr>
          <w:rFonts w:ascii="Times New Roman" w:hAnsi="Times New Roman" w:cs="Times New Roman" w:eastAsiaTheme="minorEastAsia"/>
          <w:vertAlign w:val="superscript"/>
        </w:rPr>
        <w:t>［10］</w:t>
      </w:r>
      <w:r>
        <w:rPr>
          <w:rFonts w:ascii="Times New Roman" w:hAnsi="Times New Roman" w:cs="Times New Roman" w:eastAsiaTheme="minorEastAsia"/>
        </w:rPr>
        <w:t>。现有国外质性研究</w:t>
      </w:r>
      <w:r>
        <w:rPr>
          <w:rFonts w:ascii="Times New Roman" w:hAnsi="Times New Roman" w:cs="Times New Roman" w:eastAsiaTheme="minorEastAsia"/>
          <w:vertAlign w:val="superscript"/>
        </w:rPr>
        <w:t>［3，6］</w:t>
      </w:r>
      <w:r>
        <w:rPr>
          <w:rFonts w:ascii="Times New Roman" w:hAnsi="Times New Roman" w:cs="Times New Roman" w:eastAsiaTheme="minorEastAsia"/>
        </w:rPr>
        <w:t>已初步探索了围产期丧失母亲母乳捐赠的主观体验，发现其与哀伤疗愈、母职重构等密切相关，而目前国内暂无研究系统整合该群体体验的证据，致使临床护理缺乏循证指导。故本研究系统分析围产期丧失母亲母乳捐赠的真实体验，以揭示其在当前医疗与社会文化背景下的困境与需求，为推动国内构建由症状处理向身心赋能转变的中国特色围产期丧失支持体系提供新的视角与证据基础。</w:t>
      </w:r>
    </w:p>
    <w:p w14:paraId="1107B202">
      <w:pPr>
        <w:pStyle w:val="35"/>
        <w:spacing w:line="360" w:lineRule="auto"/>
        <w:ind w:firstLine="420" w:firstLineChars="200"/>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t>一、</w:t>
      </w:r>
      <w:r>
        <w:rPr>
          <w:rFonts w:ascii="Times New Roman" w:hAnsi="Times New Roman" w:cs="Times New Roman" w:eastAsiaTheme="minorEastAsia"/>
          <w:sz w:val="21"/>
          <w:szCs w:val="21"/>
        </w:rPr>
        <w:t>资料与方法</w:t>
      </w:r>
    </w:p>
    <w:p w14:paraId="6F44A002">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研究方案已在</w:t>
      </w:r>
      <w:r>
        <w:rPr>
          <w:rFonts w:hint="eastAsia" w:ascii="Times New Roman" w:hAnsi="Times New Roman" w:cs="Times New Roman" w:eastAsiaTheme="minorEastAsia"/>
        </w:rPr>
        <w:t>国际系统评价注册平台</w:t>
      </w:r>
      <w:r>
        <w:rPr>
          <w:rFonts w:ascii="Times New Roman" w:hAnsi="Times New Roman" w:cs="Times New Roman" w:eastAsiaTheme="minorEastAsia"/>
        </w:rPr>
        <w:t>PROSPERO平台注册（注册号：CRD420251243913）。</w:t>
      </w:r>
    </w:p>
    <w:p w14:paraId="36BB7027">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 xml:space="preserve">1.文献检索策略：系统检索数据库PubMed、CINAHL、Embase、MEDLINE、Scopus、Web of Science以及中国知网、万方、维普、SinoMed从建库至2025年11月30日收录的相关质性研究。英文检索词围绕 </w:t>
      </w:r>
      <w:r>
        <w:rPr>
          <w:rFonts w:hint="eastAsia" w:ascii="Times New Roman" w:hAnsi="Times New Roman" w:cs="Times New Roman" w:eastAsiaTheme="minorEastAsia"/>
        </w:rPr>
        <w:t>“</w:t>
      </w:r>
      <w:r>
        <w:rPr>
          <w:rFonts w:ascii="Times New Roman" w:hAnsi="Times New Roman" w:cs="Times New Roman" w:eastAsiaTheme="minorEastAsia"/>
        </w:rPr>
        <w:t>围产期丧失</w:t>
      </w:r>
      <w:r>
        <w:rPr>
          <w:rFonts w:hint="eastAsia" w:ascii="Times New Roman" w:hAnsi="Times New Roman" w:cs="Times New Roman" w:eastAsiaTheme="minorEastAsia"/>
        </w:rPr>
        <w:t>”</w:t>
      </w:r>
      <w:r>
        <w:rPr>
          <w:rFonts w:ascii="Times New Roman" w:hAnsi="Times New Roman" w:cs="Times New Roman" w:eastAsiaTheme="minorEastAsia"/>
        </w:rPr>
        <w:t xml:space="preserve"> </w:t>
      </w:r>
      <w:r>
        <w:rPr>
          <w:rFonts w:hint="eastAsia" w:ascii="Times New Roman" w:hAnsi="Times New Roman" w:cs="Times New Roman" w:eastAsiaTheme="minorEastAsia"/>
        </w:rPr>
        <w:t>“</w:t>
      </w:r>
      <w:r>
        <w:rPr>
          <w:rFonts w:ascii="Times New Roman" w:hAnsi="Times New Roman" w:cs="Times New Roman" w:eastAsiaTheme="minorEastAsia"/>
        </w:rPr>
        <w:t>母乳捐赠</w:t>
      </w:r>
      <w:r>
        <w:rPr>
          <w:rFonts w:hint="eastAsia" w:ascii="Times New Roman" w:hAnsi="Times New Roman" w:cs="Times New Roman" w:eastAsiaTheme="minorEastAsia"/>
        </w:rPr>
        <w:t>”</w:t>
      </w:r>
      <w:r>
        <w:rPr>
          <w:rFonts w:ascii="Times New Roman" w:hAnsi="Times New Roman" w:cs="Times New Roman" w:eastAsiaTheme="minorEastAsia"/>
        </w:rPr>
        <w:t>和</w:t>
      </w:r>
      <w:r>
        <w:rPr>
          <w:rFonts w:hint="eastAsia" w:ascii="Times New Roman" w:hAnsi="Times New Roman" w:cs="Times New Roman" w:eastAsiaTheme="minorEastAsia"/>
        </w:rPr>
        <w:t>“</w:t>
      </w:r>
      <w:r>
        <w:rPr>
          <w:rFonts w:ascii="Times New Roman" w:hAnsi="Times New Roman" w:cs="Times New Roman" w:eastAsiaTheme="minorEastAsia"/>
        </w:rPr>
        <w:t>质性研究</w:t>
      </w:r>
      <w:r>
        <w:rPr>
          <w:rFonts w:hint="eastAsia" w:ascii="Times New Roman" w:hAnsi="Times New Roman" w:cs="Times New Roman" w:eastAsiaTheme="minorEastAsia"/>
        </w:rPr>
        <w:t>”</w:t>
      </w:r>
      <w:r>
        <w:rPr>
          <w:rFonts w:ascii="Times New Roman" w:hAnsi="Times New Roman" w:cs="Times New Roman" w:eastAsiaTheme="minorEastAsia"/>
        </w:rPr>
        <w:t>概念组配：</w:t>
      </w:r>
      <w:r>
        <w:rPr>
          <w:rFonts w:hint="eastAsia" w:ascii="Times New Roman" w:hAnsi="Times New Roman" w:cs="Times New Roman" w:eastAsiaTheme="minorEastAsia"/>
        </w:rPr>
        <w:t>“</w:t>
      </w:r>
      <w:r>
        <w:rPr>
          <w:rFonts w:ascii="Times New Roman" w:hAnsi="Times New Roman" w:cs="Times New Roman" w:eastAsiaTheme="minorEastAsia"/>
        </w:rPr>
        <w:t>perinatal loss/ perinatal death/ fetal death/ stillbirth/ infant death/ pregnancy loss/ neonatal death/ bereaved mother/ fetal loss</w:t>
      </w:r>
      <w:r>
        <w:rPr>
          <w:rFonts w:hint="eastAsia" w:ascii="Times New Roman" w:hAnsi="Times New Roman" w:cs="Times New Roman" w:eastAsiaTheme="minorEastAsia"/>
        </w:rPr>
        <w:t>”“</w:t>
      </w:r>
      <w:r>
        <w:rPr>
          <w:rFonts w:ascii="Times New Roman" w:hAnsi="Times New Roman" w:cs="Times New Roman" w:eastAsiaTheme="minorEastAsia"/>
        </w:rPr>
        <w:t>milk banks/ human milk/ milk donation/ breastmilk donation/ human milk donation/ lactation donation/ donor human milk/ breast milk bank</w:t>
      </w:r>
      <w:r>
        <w:rPr>
          <w:rFonts w:hint="eastAsia" w:ascii="Times New Roman" w:hAnsi="Times New Roman" w:cs="Times New Roman" w:eastAsiaTheme="minorEastAsia"/>
        </w:rPr>
        <w:t>”</w:t>
      </w:r>
      <w:r>
        <w:rPr>
          <w:rFonts w:ascii="Times New Roman" w:hAnsi="Times New Roman" w:cs="Times New Roman" w:eastAsiaTheme="minorEastAsia"/>
        </w:rPr>
        <w:t>“qualitative research/ qualitative/ phenomenology/ phenomenological/ grounded theory/ ethnography/ ethnographic/ lived experience/ meaning/ perception/ perspective/ interview/ focus group/ thematic analysis</w:t>
      </w:r>
      <w:r>
        <w:rPr>
          <w:rFonts w:hint="eastAsia" w:ascii="Times New Roman" w:hAnsi="Times New Roman" w:cs="Times New Roman" w:eastAsiaTheme="minorEastAsia"/>
        </w:rPr>
        <w:t>”</w:t>
      </w:r>
      <w:r>
        <w:rPr>
          <w:rFonts w:ascii="Times New Roman" w:hAnsi="Times New Roman" w:cs="Times New Roman" w:eastAsiaTheme="minorEastAsia"/>
        </w:rPr>
        <w:t>。英文检索策略见图1（以PubMed为例）。中文检索词亦采用相应主题词和自由词：</w:t>
      </w:r>
      <w:r>
        <w:rPr>
          <w:rFonts w:hint="eastAsia" w:ascii="Times New Roman" w:hAnsi="Times New Roman" w:cs="Times New Roman" w:eastAsiaTheme="minorEastAsia"/>
        </w:rPr>
        <w:t>“</w:t>
      </w:r>
      <w:r>
        <w:rPr>
          <w:rFonts w:ascii="Times New Roman" w:hAnsi="Times New Roman" w:cs="Times New Roman" w:eastAsiaTheme="minorEastAsia"/>
        </w:rPr>
        <w:t>围产期丧失/ 围产期死亡/ 妊娠丢失/ 死产/ 死胎/ 新生儿死亡/ 婴儿死亡/ 丧亲母亲/ 胎儿死亡/ 胎儿丢失</w:t>
      </w:r>
      <w:r>
        <w:rPr>
          <w:rFonts w:hint="eastAsia" w:ascii="Times New Roman" w:hAnsi="Times New Roman" w:cs="Times New Roman" w:eastAsiaTheme="minorEastAsia"/>
        </w:rPr>
        <w:t>”“</w:t>
      </w:r>
      <w:r>
        <w:rPr>
          <w:rFonts w:ascii="Times New Roman" w:hAnsi="Times New Roman" w:cs="Times New Roman" w:eastAsiaTheme="minorEastAsia"/>
        </w:rPr>
        <w:t>母乳捐赠/ 捐乳/ 捐献母乳/ 人乳捐赠/ 母乳库</w:t>
      </w:r>
      <w:r>
        <w:rPr>
          <w:rFonts w:hint="eastAsia" w:ascii="Times New Roman" w:hAnsi="Times New Roman" w:cs="Times New Roman" w:eastAsiaTheme="minorEastAsia"/>
        </w:rPr>
        <w:t>”“</w:t>
      </w:r>
      <w:r>
        <w:rPr>
          <w:rFonts w:ascii="Times New Roman" w:hAnsi="Times New Roman" w:cs="Times New Roman" w:eastAsiaTheme="minorEastAsia"/>
        </w:rPr>
        <w:t>质性/ 定性/ 现象学/ 扎根理论/ 民族志/ 体验/ 经历/ 感受/ 访谈</w:t>
      </w:r>
      <w:r>
        <w:rPr>
          <w:rFonts w:hint="eastAsia" w:ascii="Times New Roman" w:hAnsi="Times New Roman" w:cs="Times New Roman" w:eastAsiaTheme="minorEastAsia"/>
        </w:rPr>
        <w:t>”</w:t>
      </w:r>
      <w:r>
        <w:rPr>
          <w:rFonts w:ascii="Times New Roman" w:hAnsi="Times New Roman" w:cs="Times New Roman" w:eastAsiaTheme="minorEastAsia"/>
        </w:rPr>
        <w:t>。</w:t>
      </w:r>
    </w:p>
    <w:p w14:paraId="4FCA52B9">
      <w:pPr>
        <w:spacing w:line="360" w:lineRule="auto"/>
        <w:jc w:val="center"/>
        <w:rPr>
          <w:rFonts w:ascii="Times New Roman" w:cs="Times New Roman"/>
          <w:sz w:val="21"/>
          <w:szCs w:val="21"/>
        </w:rPr>
      </w:pPr>
      <w:r>
        <w:rPr>
          <w:rFonts w:ascii="Times New Roman" w:cs="Times New Roman"/>
          <w:sz w:val="21"/>
          <w:szCs w:val="21"/>
        </w:rPr>
        <w:drawing>
          <wp:inline distT="0" distB="0" distL="0" distR="0">
            <wp:extent cx="5991225" cy="2333625"/>
            <wp:effectExtent l="19050" t="19050" r="28575" b="28575"/>
            <wp:docPr id="16" name="image4.jpeg" descr="FX_GRP_ID80002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jpeg" descr="FX_GRP_ID80002AA9"/>
                    <pic:cNvPicPr>
                      <a:picLocks noChangeAspect="1"/>
                    </pic:cNvPicPr>
                  </pic:nvPicPr>
                  <pic:blipFill>
                    <a:blip r:embed="rId8"/>
                    <a:srcRect l="3409" t="10268" r="3911" b="9812"/>
                    <a:stretch>
                      <a:fillRect/>
                    </a:stretch>
                  </pic:blipFill>
                  <pic:spPr>
                    <a:xfrm>
                      <a:off x="0" y="0"/>
                      <a:ext cx="5991225" cy="2333625"/>
                    </a:xfrm>
                    <a:prstGeom prst="rect">
                      <a:avLst/>
                    </a:prstGeom>
                    <a:ln>
                      <a:solidFill>
                        <a:schemeClr val="tx1"/>
                      </a:solidFill>
                    </a:ln>
                  </pic:spPr>
                </pic:pic>
              </a:graphicData>
            </a:graphic>
          </wp:inline>
        </w:drawing>
      </w:r>
    </w:p>
    <w:p w14:paraId="1FD452C8">
      <w:pPr>
        <w:pStyle w:val="44"/>
        <w:spacing w:line="360" w:lineRule="auto"/>
        <w:rPr>
          <w:rFonts w:ascii="Times New Roman" w:hAnsi="Times New Roman" w:cs="Times New Roman" w:eastAsiaTheme="minorEastAsia"/>
        </w:rPr>
      </w:pPr>
      <w:r>
        <w:rPr>
          <w:rFonts w:ascii="Times New Roman" w:hAnsi="Times New Roman" w:cs="Times New Roman" w:eastAsiaTheme="minorEastAsia"/>
        </w:rPr>
        <w:t>图1　PubMed检索策略图</w:t>
      </w:r>
    </w:p>
    <w:p w14:paraId="2F7898C0">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2.文献纳入与排除标准：本文依据PICo模式</w:t>
      </w:r>
      <w:r>
        <w:rPr>
          <w:rFonts w:ascii="Times New Roman" w:hAnsi="Times New Roman" w:cs="Times New Roman" w:eastAsiaTheme="minorEastAsia"/>
          <w:vertAlign w:val="superscript"/>
        </w:rPr>
        <w:t>［12］</w:t>
      </w:r>
      <w:r>
        <w:rPr>
          <w:rFonts w:ascii="Times New Roman" w:hAnsi="Times New Roman" w:cs="Times New Roman" w:eastAsiaTheme="minorEastAsia"/>
        </w:rPr>
        <w:t>确定纳入标准，如下：（1）研究对象（population，P）：有围产期丧失经历（包括围产期丧失相关的引产、死产、新生儿死亡）且因此进行过母乳捐赠的母亲。（2）感兴趣的现象（interest phenomena，I）：围产期丧失母亲进行母乳捐赠时的经历、体验与意义感知。（3）情景（context，Co）：在医院、社区、母乳库、家庭等场所进行围产期丧失母乳捐赠。（4）此外，本文纳入的研究类型为采用现象学、扎根理论、民族志、案例研究等质性研究，以及混合性研究中的质性研究内容。排除标准：（1）研究类型为定量研究、系统评价、Meta分析、述评、专家评论等无原始质性数据的研究。（2）文献无原始数据、重复发表或无法下载全文。（3）非中英文文献。</w:t>
      </w:r>
    </w:p>
    <w:p w14:paraId="4088CC46">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3.文献筛选与资料提取：由2名经过循证护理培训的研究者独立筛选文献、提取数据并交叉核对，分歧结果通过协商及咨询第3位研究者敲定。将检索文献导入Zotero 7.0软件，通过软件和手动操作去重，阅读标题和摘要初筛掉与纳入标准不符的文献，再逐篇阅读全文进行详细复筛确定纳入文献。研究者依据研究问题与纳排标准制定标准化表格，选取2篇纳入文献进行预试验后修订表格。预试验文献纳入最终分析。提取资料内容包括作者和发表年份、国家、感兴趣的现象、研究方法和哲学基础、研究对象和样本量、主要发现、研究局限性。</w:t>
      </w:r>
    </w:p>
    <w:p w14:paraId="5B11810E">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4.方法学质量评价：2名研究者采用澳大利亚JBI（Joanna Briggs Institute）循证卫生保健中心质性研究质量评价工具包QARI（Qualitative Assessment and Review Instrument）中文版</w:t>
      </w:r>
      <w:r>
        <w:rPr>
          <w:rFonts w:ascii="Times New Roman" w:hAnsi="Times New Roman" w:cs="Times New Roman" w:eastAsiaTheme="minorEastAsia"/>
          <w:vertAlign w:val="superscript"/>
        </w:rPr>
        <w:t>［13］</w:t>
      </w:r>
      <w:r>
        <w:rPr>
          <w:rFonts w:ascii="Times New Roman" w:hAnsi="Times New Roman" w:cs="Times New Roman" w:eastAsiaTheme="minorEastAsia"/>
        </w:rPr>
        <w:t>分别对纳入研究质量进行独立评价，该评价标准包含研究哲学基础与方法的一致性、研究方法与研究问题的匹配性等10项内容，评价结果分为</w:t>
      </w:r>
      <w:r>
        <w:rPr>
          <w:rFonts w:hint="eastAsia" w:ascii="Times New Roman" w:hAnsi="Times New Roman" w:cs="Times New Roman" w:eastAsiaTheme="minorEastAsia"/>
        </w:rPr>
        <w:t>“</w:t>
      </w:r>
      <w:r>
        <w:rPr>
          <w:rFonts w:ascii="Times New Roman" w:hAnsi="Times New Roman" w:cs="Times New Roman" w:eastAsiaTheme="minorEastAsia"/>
        </w:rPr>
        <w:t>是</w:t>
      </w:r>
      <w:r>
        <w:rPr>
          <w:rFonts w:hint="eastAsia" w:ascii="Times New Roman" w:hAnsi="Times New Roman" w:cs="Times New Roman" w:eastAsiaTheme="minorEastAsia"/>
        </w:rPr>
        <w:t>”“</w:t>
      </w:r>
      <w:r>
        <w:rPr>
          <w:rFonts w:ascii="Times New Roman" w:hAnsi="Times New Roman" w:cs="Times New Roman" w:eastAsiaTheme="minorEastAsia"/>
        </w:rPr>
        <w:t>否</w:t>
      </w:r>
      <w:r>
        <w:rPr>
          <w:rFonts w:hint="eastAsia" w:ascii="Times New Roman" w:hAnsi="Times New Roman" w:cs="Times New Roman" w:eastAsiaTheme="minorEastAsia"/>
        </w:rPr>
        <w:t>”“</w:t>
      </w:r>
      <w:r>
        <w:rPr>
          <w:rFonts w:ascii="Times New Roman" w:hAnsi="Times New Roman" w:cs="Times New Roman" w:eastAsiaTheme="minorEastAsia"/>
        </w:rPr>
        <w:t>不确定</w:t>
      </w:r>
      <w:r>
        <w:rPr>
          <w:rFonts w:hint="eastAsia" w:ascii="Times New Roman" w:hAnsi="Times New Roman" w:cs="Times New Roman" w:eastAsiaTheme="minorEastAsia"/>
        </w:rPr>
        <w:t>”“</w:t>
      </w:r>
      <w:r>
        <w:rPr>
          <w:rFonts w:ascii="Times New Roman" w:hAnsi="Times New Roman" w:cs="Times New Roman" w:eastAsiaTheme="minorEastAsia"/>
        </w:rPr>
        <w:t>不适合</w:t>
      </w:r>
      <w:r>
        <w:rPr>
          <w:rFonts w:hint="eastAsia" w:ascii="Times New Roman" w:hAnsi="Times New Roman" w:cs="Times New Roman" w:eastAsiaTheme="minorEastAsia"/>
        </w:rPr>
        <w:t>”</w:t>
      </w:r>
      <w:r>
        <w:rPr>
          <w:rFonts w:ascii="Times New Roman" w:hAnsi="Times New Roman" w:cs="Times New Roman" w:eastAsiaTheme="minorEastAsia"/>
        </w:rPr>
        <w:t>4类。本研究采用一致性检验以检验评判者间信度，测得Kappa值为0.762，提示具有高度一致性。评价分歧时请第3位研究者共同讨论评定。本研究自行制定的质量评价标准为：10项满足评为A级；1~9项满足评为B级；0项满足评为C级。</w:t>
      </w:r>
    </w:p>
    <w:p w14:paraId="4990D7F1">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5.资料分析：2名研究者遵循解释性主题综合方法三阶段</w:t>
      </w:r>
      <w:r>
        <w:rPr>
          <w:rFonts w:ascii="Times New Roman" w:hAnsi="Times New Roman" w:cs="Times New Roman" w:eastAsiaTheme="minorEastAsia"/>
          <w:vertAlign w:val="superscript"/>
        </w:rPr>
        <w:t>［14］</w:t>
      </w:r>
      <w:r>
        <w:rPr>
          <w:rFonts w:ascii="Times New Roman" w:hAnsi="Times New Roman" w:cs="Times New Roman" w:eastAsiaTheme="minorEastAsia"/>
        </w:rPr>
        <w:t>对结果进行独立整合，先对20%纳入文献进行预编码，相互比对讨论，编码分歧时请第3位研究者讨论，最终达成共识。分析过程包括以下3个阶段：（1）编码：反复阅读纳入研究的</w:t>
      </w:r>
      <w:r>
        <w:rPr>
          <w:rFonts w:hint="eastAsia" w:ascii="Times New Roman" w:hAnsi="Times New Roman" w:cs="Times New Roman" w:eastAsiaTheme="minorEastAsia"/>
        </w:rPr>
        <w:t>“</w:t>
      </w:r>
      <w:r>
        <w:rPr>
          <w:rFonts w:ascii="Times New Roman" w:hAnsi="Times New Roman" w:cs="Times New Roman" w:eastAsiaTheme="minorEastAsia"/>
        </w:rPr>
        <w:t>结果/发现</w:t>
      </w:r>
      <w:r>
        <w:rPr>
          <w:rFonts w:hint="eastAsia" w:ascii="Times New Roman" w:hAnsi="Times New Roman" w:cs="Times New Roman" w:eastAsiaTheme="minorEastAsia"/>
        </w:rPr>
        <w:t>”</w:t>
      </w:r>
      <w:r>
        <w:rPr>
          <w:rFonts w:ascii="Times New Roman" w:hAnsi="Times New Roman" w:cs="Times New Roman" w:eastAsiaTheme="minorEastAsia"/>
        </w:rPr>
        <w:t>部分，直接提取参与者引文和作者诠释两层级概念文本进行逐行解读并开放式编码，力求贴近原文含义。（2）构建描述性主题：将大量自由编码进行归类和比较，聚合含义相近的编码，形成能概括多个研究发现、更加抽象的描述性主题。（3）生成分析性主题：在描述性主题基础上，结合本研究问题，进行解释性综合，发展出能回答研究问题的、更具概念性的分析性主题，以揭示现象背后的深层模式与逻辑关系。完成所有编码一周后，主要研究者随机选取2篇文献编码结果进行再次比对，核查自身前后编码一致性。整个编码过程借助Excel表格辅助管理。</w:t>
      </w:r>
    </w:p>
    <w:p w14:paraId="54B91AEE">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6.置信性评估：采用定性研究证据可信度评估工具CERQual（Confidence in the Evidence from Reviews of Qualitative research）</w:t>
      </w:r>
      <w:r>
        <w:rPr>
          <w:rFonts w:ascii="Times New Roman" w:hAnsi="Times New Roman" w:cs="Times New Roman" w:eastAsiaTheme="minorEastAsia"/>
          <w:vertAlign w:val="superscript"/>
        </w:rPr>
        <w:t>［15］</w:t>
      </w:r>
      <w:r>
        <w:rPr>
          <w:rFonts w:ascii="Times New Roman" w:hAnsi="Times New Roman" w:cs="Times New Roman" w:eastAsiaTheme="minorEastAsia"/>
        </w:rPr>
        <w:t>对每个分析性主题及其下描述性主题进行置信性评级，以确定结果的置信水平。4个核心评价维度分别为：方法学局限性，相关性，一致性及数据充分性。证据质量包括4个等级</w:t>
      </w:r>
      <w:r>
        <w:rPr>
          <w:rFonts w:ascii="Times New Roman" w:hAnsi="Times New Roman" w:cs="Times New Roman" w:eastAsiaTheme="minorEastAsia"/>
          <w:vertAlign w:val="superscript"/>
        </w:rPr>
        <w:t>［16］</w:t>
      </w:r>
      <w:r>
        <w:rPr>
          <w:rFonts w:ascii="Times New Roman" w:hAnsi="Times New Roman" w:cs="Times New Roman" w:eastAsiaTheme="minorEastAsia"/>
        </w:rPr>
        <w:t>：1）高置信度：非常有把握认为该研究结果是对现象的合理呈现；2）中置信度：认为该研究结果可能是对现象的合理呈现；3）低置信度：认为该研究结果有可能是对现象的呈现，但信心不足；4）极低置信度：对该研究结果是否真实呈现现象几乎没有信心。</w:t>
      </w:r>
    </w:p>
    <w:p w14:paraId="5C4B0941">
      <w:pPr>
        <w:pStyle w:val="35"/>
        <w:spacing w:line="360" w:lineRule="auto"/>
        <w:ind w:firstLine="560" w:firstLineChars="200"/>
        <w:rPr>
          <w:rFonts w:ascii="Times New Roman" w:hAnsi="Times New Roman" w:cs="Times New Roman" w:eastAsiaTheme="minorEastAsia"/>
          <w:sz w:val="21"/>
          <w:szCs w:val="21"/>
        </w:rPr>
      </w:pPr>
      <w:r>
        <w:rPr>
          <w:rFonts w:hint="eastAsia" w:ascii="Times New Roman" w:hAnsi="Times New Roman" w:cs="Times New Roman" w:eastAsiaTheme="minorEastAsia"/>
        </w:rPr>
        <w:t>二、</w:t>
      </w:r>
      <w:r>
        <w:rPr>
          <w:rFonts w:ascii="Times New Roman" w:hAnsi="Times New Roman" w:cs="Times New Roman" w:eastAsiaTheme="minorEastAsia"/>
          <w:sz w:val="21"/>
          <w:szCs w:val="21"/>
        </w:rPr>
        <w:t>结果</w:t>
      </w:r>
    </w:p>
    <w:p w14:paraId="3EEF5264">
      <w:pPr>
        <w:pStyle w:val="44"/>
        <w:spacing w:line="360" w:lineRule="auto"/>
        <w:ind w:firstLine="420" w:firstLineChars="200"/>
        <w:jc w:val="left"/>
        <w:rPr>
          <w:rFonts w:hint="eastAsia" w:ascii="Times New Roman" w:cs="Times New Roman"/>
        </w:rPr>
      </w:pPr>
      <w:r>
        <w:rPr>
          <w:rFonts w:ascii="Times New Roman" w:cs="Times New Roman"/>
        </w:rPr>
        <w:t>1.</w:t>
      </w:r>
      <w:r>
        <w:rPr>
          <w:rFonts w:ascii="Times New Roman" w:hAnsi="Times New Roman" w:cs="Times New Roman" w:eastAsiaTheme="minorEastAsia"/>
        </w:rPr>
        <w:t>文献检索</w:t>
      </w:r>
      <w:r>
        <w:rPr>
          <w:rFonts w:hint="eastAsia" w:ascii="Times New Roman" w:hAnsi="Times New Roman" w:cs="Times New Roman" w:eastAsiaTheme="minorEastAsia"/>
        </w:rPr>
        <w:t>及筛选</w:t>
      </w:r>
      <w:r>
        <w:rPr>
          <w:rFonts w:ascii="Times New Roman" w:hAnsi="Times New Roman" w:cs="Times New Roman" w:eastAsiaTheme="minorEastAsia"/>
        </w:rPr>
        <w:t>结果：初检共获得文献112篇，去除重复后剩余85篇。经题目摘要筛选、全文评估及参考文献引用溯源，最终纳入12项符合标准的研究（均为英文文献，中文数据库检索未发现相关文献）。因中文数据库未检索出相关文献，本研究对此进行深度分析：</w:t>
      </w:r>
      <w:r>
        <w:rPr>
          <w:rFonts w:ascii="Cambria Math" w:hAnsi="Cambria Math" w:cs="Cambria Math" w:eastAsiaTheme="minorEastAsia"/>
        </w:rPr>
        <w:t>①</w:t>
      </w:r>
      <w:r>
        <w:rPr>
          <w:rFonts w:ascii="Times New Roman" w:hAnsi="Times New Roman" w:cs="Times New Roman" w:eastAsiaTheme="minorEastAsia"/>
        </w:rPr>
        <w:t>检索词适配性方面，本研究中文检索词均为该领域核心术语，并辅以自由词，经预检索验证全面性，排除因检索词不当导致的漏检；</w:t>
      </w:r>
      <w:r>
        <w:rPr>
          <w:rFonts w:ascii="Cambria Math" w:hAnsi="Cambria Math" w:cs="Cambria Math" w:eastAsiaTheme="minorEastAsia"/>
        </w:rPr>
        <w:t>②</w:t>
      </w:r>
      <w:r>
        <w:rPr>
          <w:rFonts w:ascii="Times New Roman" w:hAnsi="Times New Roman" w:cs="Times New Roman" w:eastAsiaTheme="minorEastAsia"/>
        </w:rPr>
        <w:t>中文质性研究发表特点方面，国内关于围产期丧失和母乳捐赠分别有质性研究，但两者互为限制条件的研究尚属空白；</w:t>
      </w:r>
      <w:r>
        <w:rPr>
          <w:rFonts w:ascii="Cambria Math" w:hAnsi="Cambria Math" w:cs="Cambria Math" w:eastAsiaTheme="minorEastAsia"/>
        </w:rPr>
        <w:t>③</w:t>
      </w:r>
      <w:r>
        <w:rPr>
          <w:rFonts w:ascii="Times New Roman" w:hAnsi="Times New Roman" w:cs="Times New Roman" w:eastAsiaTheme="minorEastAsia"/>
        </w:rPr>
        <w:t>国内该领域研究现状方面，截止检索日期，国内核心数据库均为收录相关原始质性研究，表明该议题在国内暂未引起足够关注，存在研究空白。为减少发表偏倚</w:t>
      </w:r>
      <w:r>
        <w:rPr>
          <w:rFonts w:hint="eastAsia" w:ascii="Times New Roman" w:hAnsi="Times New Roman" w:cs="Times New Roman" w:eastAsiaTheme="minorEastAsia"/>
        </w:rPr>
        <w:t>，</w:t>
      </w:r>
      <w:r>
        <w:rPr>
          <w:rFonts w:ascii="Times New Roman" w:hAnsi="Times New Roman" w:cs="Times New Roman" w:eastAsiaTheme="minorEastAsia"/>
        </w:rPr>
        <w:t>除常规数据库外，于中国学位论文全文数据库（CDDB）、Google Scholar、国际母乳库协会（HMBANA）官网进行补充检索，检索策略与中英文数据库一致，均未查到相关灰色文献。筛选流程遵循PRISMA流程图，见图2。</w:t>
      </w:r>
    </w:p>
    <w:p w14:paraId="253D2C35">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59264" behindDoc="0" locked="0" layoutInCell="1" allowOverlap="1">
                <wp:simplePos x="0" y="0"/>
                <wp:positionH relativeFrom="column">
                  <wp:posOffset>711835</wp:posOffset>
                </wp:positionH>
                <wp:positionV relativeFrom="paragraph">
                  <wp:posOffset>6985</wp:posOffset>
                </wp:positionV>
                <wp:extent cx="3239135" cy="666750"/>
                <wp:effectExtent l="4445" t="4445" r="7620" b="14605"/>
                <wp:wrapNone/>
                <wp:docPr id="3" name="文本框 3"/>
                <wp:cNvGraphicFramePr/>
                <a:graphic xmlns:a="http://schemas.openxmlformats.org/drawingml/2006/main">
                  <a:graphicData uri="http://schemas.microsoft.com/office/word/2010/wordprocessingShape">
                    <wps:wsp>
                      <wps:cNvSpPr txBox="1"/>
                      <wps:spPr>
                        <a:xfrm>
                          <a:off x="664845" y="2117090"/>
                          <a:ext cx="3239135" cy="6667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C684AF8">
                            <w:pPr>
                              <w:rPr>
                                <w:rFonts w:ascii="Times New Roman" w:cs="Times New Roman"/>
                              </w:rPr>
                            </w:pPr>
                            <w:r>
                              <w:rPr>
                                <w:rFonts w:hint="eastAsia" w:ascii="Times New Roman" w:cs="Times New Roman"/>
                              </w:rPr>
                              <w:t>通过数据库检索获得文献(n=112):PubMed(n=8)、Embase(n=36),CINAHL(n=46), MEDLINE(n=9)、中国知网(n=1)、万方数据库(n=10)、维普网(n=2)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05pt;margin-top:0.55pt;height:52.5pt;width:255.05pt;z-index:251659264;mso-width-relative:page;mso-height-relative:page;" fillcolor="#FFFFFF [3201]" filled="t" stroked="t" coordsize="21600,21600" o:gfxdata="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Dlu03rTAAAACQEAAA8AAAAAAAAAAQAgAAAAIgAAAGRycy9kb3ducmV2LnhtbFBLAQIUABQAAAAI&#10;AIdO4kAsfxXXZAIAAMIEAAAOAAAAAAAAAAEAIAAAACIBAABkcnMvZTJvRG9jLnhtbFBLBQYAAAAA&#10;BgAGAFkBAAD4BQAAAAA=&#10;">
                <v:fill on="t" focussize="0,0"/>
                <v:stroke weight="0.5pt" color="#000000 [3204]" joinstyle="round"/>
                <v:imagedata o:title=""/>
                <o:lock v:ext="edit" aspectratio="f"/>
                <v:textbox>
                  <w:txbxContent>
                    <w:p w14:paraId="6C684AF8">
                      <w:pPr>
                        <w:rPr>
                          <w:rFonts w:ascii="Times New Roman" w:cs="Times New Roman"/>
                        </w:rPr>
                      </w:pPr>
                      <w:r>
                        <w:rPr>
                          <w:rFonts w:hint="eastAsia" w:ascii="Times New Roman" w:cs="Times New Roman"/>
                        </w:rPr>
                        <w:t>通过数据库检索获得文献(n=112):PubMed(n=8)、Embase(n=36),CINAHL(n=46), MEDLINE(n=9)、中国知网(n=1)、万方数据库(n=10)、维普网(n=2)</w:t>
                      </w:r>
                    </w:p>
                  </w:txbxContent>
                </v:textbox>
              </v:shape>
            </w:pict>
          </mc:Fallback>
        </mc:AlternateContent>
      </w:r>
      <w:r>
        <w:rPr>
          <w:rFonts w:hint="eastAsia" w:ascii="Times New Roman" w:hAnsi="Times New Roman" w:cs="Times New Roman" w:eastAsiaTheme="minorEastAsia"/>
        </w:rPr>
        <w:t xml:space="preserve">      </w:t>
      </w:r>
    </w:p>
    <w:p w14:paraId="6B18D941">
      <w:pPr>
        <w:pStyle w:val="44"/>
        <w:numPr>
          <w:ilvl w:val="255"/>
          <w:numId w:val="0"/>
        </w:numPr>
        <w:spacing w:line="360" w:lineRule="auto"/>
        <w:jc w:val="left"/>
        <w:rPr>
          <w:rFonts w:ascii="Times New Roman" w:hAnsi="Times New Roman" w:cs="Times New Roman" w:eastAsiaTheme="minorEastAsia"/>
        </w:rPr>
      </w:pPr>
    </w:p>
    <w:p w14:paraId="286CA8E2">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72576" behindDoc="0" locked="0" layoutInCell="1" allowOverlap="1">
                <wp:simplePos x="0" y="0"/>
                <wp:positionH relativeFrom="column">
                  <wp:posOffset>2258060</wp:posOffset>
                </wp:positionH>
                <wp:positionV relativeFrom="paragraph">
                  <wp:posOffset>220980</wp:posOffset>
                </wp:positionV>
                <wp:extent cx="0" cy="447040"/>
                <wp:effectExtent l="57150" t="0" r="57150" b="10160"/>
                <wp:wrapNone/>
                <wp:docPr id="24" name="直接箭头连接符 24"/>
                <wp:cNvGraphicFramePr/>
                <a:graphic xmlns:a="http://schemas.openxmlformats.org/drawingml/2006/main">
                  <a:graphicData uri="http://schemas.microsoft.com/office/word/2010/wordprocessingShape">
                    <wps:wsp>
                      <wps:cNvCnPr/>
                      <wps:spPr>
                        <a:xfrm>
                          <a:off x="1358265" y="3272790"/>
                          <a:ext cx="0" cy="44704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7.8pt;margin-top:17.4pt;height:35.2pt;width:0pt;z-index:251672576;mso-width-relative:page;mso-height-relative:page;" filled="f" stroked="t" coordsize="21600,21600" o:gfxdata="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8VkF8tgAAAAKAQAADwAAAAAAAAABACAAAAAiAAAA&#10;ZHJzL2Rvd25yZXYueG1sUEsBAhQAFAAAAAgAh07iQDIMwBgHAgAA1QMAAA4AAAAAAAAAAQAgAAAA&#10;JwEAAGRycy9lMm9Eb2MueG1sUEsFBgAAAAAGAAYAWQEAAKAFAAAAAA==&#10;">
                <v:fill on="f" focussize="0,0"/>
                <v:stroke weight="2pt" color="#000000 [3213]" joinstyle="round" endarrow="open"/>
                <v:imagedata o:title=""/>
                <o:lock v:ext="edit" aspectratio="f"/>
              </v:shape>
            </w:pict>
          </mc:Fallback>
        </mc:AlternateContent>
      </w:r>
    </w:p>
    <w:p w14:paraId="10A8A22D">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60288" behindDoc="0" locked="0" layoutInCell="1" allowOverlap="1">
                <wp:simplePos x="0" y="0"/>
                <wp:positionH relativeFrom="column">
                  <wp:posOffset>3566795</wp:posOffset>
                </wp:positionH>
                <wp:positionV relativeFrom="paragraph">
                  <wp:posOffset>70485</wp:posOffset>
                </wp:positionV>
                <wp:extent cx="1497330" cy="325755"/>
                <wp:effectExtent l="4445" t="4445" r="9525" b="12700"/>
                <wp:wrapNone/>
                <wp:docPr id="6" name="文本框 6"/>
                <wp:cNvGraphicFramePr/>
                <a:graphic xmlns:a="http://schemas.openxmlformats.org/drawingml/2006/main">
                  <a:graphicData uri="http://schemas.microsoft.com/office/word/2010/wordprocessingShape">
                    <wps:wsp>
                      <wps:cNvSpPr txBox="1"/>
                      <wps:spPr>
                        <a:xfrm>
                          <a:off x="4656455" y="3047365"/>
                          <a:ext cx="1497330" cy="3257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3293732">
                            <w:pPr>
                              <w:rPr>
                                <w:rFonts w:ascii="Times New Roman" w:cs="Times New Roman"/>
                              </w:rPr>
                            </w:pPr>
                            <w:r>
                              <w:rPr>
                                <w:rFonts w:hint="eastAsia" w:ascii="Times New Roman" w:cs="Times New Roman"/>
                              </w:rPr>
                              <w:t>剔除重复文献(n=</w:t>
                            </w:r>
                            <w:r>
                              <w:rPr>
                                <w:rFonts w:ascii="Times New Roman" w:cs="Times New Roman"/>
                              </w:rPr>
                              <w:t>27)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0.85pt;margin-top:5.55pt;height:25.65pt;width:117.9pt;z-index:251660288;mso-width-relative:page;mso-height-relative:page;" fillcolor="#FFFFFF [3201]" filled="t" stroked="t" coordsize="21600,21600" o:gfxdata="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0QyV7WAAAACQEAAA8AAAAAAAAAAQAgAAAAIgAAAGRycy9kb3ducmV2LnhtbFBLAQIUABQA&#10;AAAIAIdO4kDxhN55ZAIAAMMEAAAOAAAAAAAAAAEAIAAAACUBAABkcnMvZTJvRG9jLnhtbFBLBQYA&#10;AAAABgAGAFkBAAD7BQAAAAA=&#10;">
                <v:fill on="t" focussize="0,0"/>
                <v:stroke weight="0.5pt" color="#000000 [3204]" joinstyle="round"/>
                <v:imagedata o:title=""/>
                <o:lock v:ext="edit" aspectratio="f"/>
                <v:textbox>
                  <w:txbxContent>
                    <w:p w14:paraId="63293732">
                      <w:pPr>
                        <w:rPr>
                          <w:rFonts w:ascii="Times New Roman" w:cs="Times New Roman"/>
                        </w:rPr>
                      </w:pPr>
                      <w:r>
                        <w:rPr>
                          <w:rFonts w:hint="eastAsia" w:ascii="Times New Roman" w:cs="Times New Roman"/>
                        </w:rPr>
                        <w:t>剔除重复文献(n=</w:t>
                      </w:r>
                      <w:r>
                        <w:rPr>
                          <w:rFonts w:ascii="Times New Roman" w:cs="Times New Roman"/>
                        </w:rPr>
                        <w:t>27)</w:t>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2264410</wp:posOffset>
                </wp:positionH>
                <wp:positionV relativeFrom="paragraph">
                  <wp:posOffset>230505</wp:posOffset>
                </wp:positionV>
                <wp:extent cx="1302385" cy="3175"/>
                <wp:effectExtent l="0" t="53975" r="5715" b="57150"/>
                <wp:wrapNone/>
                <wp:docPr id="20" name="直接箭头连接符 20"/>
                <wp:cNvGraphicFramePr/>
                <a:graphic xmlns:a="http://schemas.openxmlformats.org/drawingml/2006/main">
                  <a:graphicData uri="http://schemas.microsoft.com/office/word/2010/wordprocessingShape">
                    <wps:wsp>
                      <wps:cNvCnPr/>
                      <wps:spPr>
                        <a:xfrm>
                          <a:off x="2964815" y="3104515"/>
                          <a:ext cx="1302385" cy="317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8.3pt;margin-top:18.15pt;height:0.25pt;width:102.55pt;z-index:251668480;mso-width-relative:page;mso-height-relative:page;" filled="f" stroked="t" coordsize="21600,21600" o:gfxdata="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N//2jZAAAACQEAAA8AAAAAAAAAAQAgAAAAIgAA&#10;AGRycy9kb3ducmV2LnhtbFBLAQIUABQAAAAIAIdO4kAm5fB3BwIAANkDAAAOAAAAAAAAAAEAIAAA&#10;ACgBAABkcnMvZTJvRG9jLnhtbFBLBQYAAAAABgAGAFkBAAChBQAAAAA=&#10;">
                <v:fill on="f" focussize="0,0"/>
                <v:stroke weight="2pt" color="#000000 [3213]" joinstyle="round" endarrow="open"/>
                <v:imagedata o:title=""/>
                <o:lock v:ext="edit" aspectratio="f"/>
              </v:shape>
            </w:pict>
          </mc:Fallback>
        </mc:AlternateContent>
      </w:r>
    </w:p>
    <w:p w14:paraId="46AE4D19">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61312" behindDoc="0" locked="0" layoutInCell="1" allowOverlap="1">
                <wp:simplePos x="0" y="0"/>
                <wp:positionH relativeFrom="column">
                  <wp:posOffset>1465580</wp:posOffset>
                </wp:positionH>
                <wp:positionV relativeFrom="paragraph">
                  <wp:posOffset>213360</wp:posOffset>
                </wp:positionV>
                <wp:extent cx="1607185" cy="325755"/>
                <wp:effectExtent l="4445" t="4445" r="13970" b="12700"/>
                <wp:wrapNone/>
                <wp:docPr id="7" name="文本框 7"/>
                <wp:cNvGraphicFramePr/>
                <a:graphic xmlns:a="http://schemas.openxmlformats.org/drawingml/2006/main">
                  <a:graphicData uri="http://schemas.microsoft.com/office/word/2010/wordprocessingShape">
                    <wps:wsp>
                      <wps:cNvSpPr txBox="1"/>
                      <wps:spPr>
                        <a:xfrm>
                          <a:off x="0" y="0"/>
                          <a:ext cx="1607185" cy="3257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809790F">
                            <w:pPr>
                              <w:rPr>
                                <w:rFonts w:ascii="Times New Roman" w:cs="Times New Roman"/>
                              </w:rPr>
                            </w:pPr>
                            <w:r>
                              <w:rPr>
                                <w:rFonts w:ascii="Times New Roman" w:cs="Times New Roman"/>
                              </w:rPr>
                              <w:t>剔重</w:t>
                            </w:r>
                            <w:r>
                              <w:rPr>
                                <w:rFonts w:hint="eastAsia" w:ascii="Times New Roman" w:cs="Times New Roman"/>
                              </w:rPr>
                              <w:t>后获得</w:t>
                            </w:r>
                            <w:r>
                              <w:rPr>
                                <w:rFonts w:ascii="Times New Roman" w:cs="Times New Roman"/>
                              </w:rPr>
                              <w:t>文献(n</w:t>
                            </w:r>
                            <w:r>
                              <w:rPr>
                                <w:rFonts w:hint="eastAsia" w:ascii="Times New Roman" w:cs="Times New Roman"/>
                              </w:rPr>
                              <w:t>=85</w:t>
                            </w:r>
                            <w:r>
                              <w:rPr>
                                <w:rFonts w:asci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4pt;margin-top:16.8pt;height:25.65pt;width:126.55pt;z-index:251661312;mso-width-relative:page;mso-height-relative:page;" fillcolor="#FFFFFF [3201]" filled="t" stroked="t" coordsize="21600,21600" o:gfxdata="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k0wOb1gAA&#10;AAkBAAAPAAAAAAAAAAEAIAAAACIAAABkcnMvZG93bnJldi54bWxQSwECFAAUAAAACACHTuJAwGlu&#10;q1kCAAC3BAAADgAAAAAAAAABACAAAAAlAQAAZHJzL2Uyb0RvYy54bWxQSwUGAAAAAAYABgBZAQAA&#10;8AUAAAAA&#10;">
                <v:fill on="t" focussize="0,0"/>
                <v:stroke weight="0.5pt" color="#000000 [3204]" joinstyle="round"/>
                <v:imagedata o:title=""/>
                <o:lock v:ext="edit" aspectratio="f"/>
                <v:textbox>
                  <w:txbxContent>
                    <w:p w14:paraId="0809790F">
                      <w:pPr>
                        <w:rPr>
                          <w:rFonts w:ascii="Times New Roman" w:cs="Times New Roman"/>
                        </w:rPr>
                      </w:pPr>
                      <w:r>
                        <w:rPr>
                          <w:rFonts w:ascii="Times New Roman" w:cs="Times New Roman"/>
                        </w:rPr>
                        <w:t>剔重</w:t>
                      </w:r>
                      <w:r>
                        <w:rPr>
                          <w:rFonts w:hint="eastAsia" w:ascii="Times New Roman" w:cs="Times New Roman"/>
                        </w:rPr>
                        <w:t>后获得</w:t>
                      </w:r>
                      <w:r>
                        <w:rPr>
                          <w:rFonts w:ascii="Times New Roman" w:cs="Times New Roman"/>
                        </w:rPr>
                        <w:t>文献(n</w:t>
                      </w:r>
                      <w:r>
                        <w:rPr>
                          <w:rFonts w:hint="eastAsia" w:ascii="Times New Roman" w:cs="Times New Roman"/>
                        </w:rPr>
                        <w:t>=85</w:t>
                      </w:r>
                      <w:r>
                        <w:rPr>
                          <w:rFonts w:ascii="Times New Roman" w:cs="Times New Roman"/>
                        </w:rPr>
                        <w:t>)</w:t>
                      </w:r>
                    </w:p>
                  </w:txbxContent>
                </v:textbox>
              </v:shape>
            </w:pict>
          </mc:Fallback>
        </mc:AlternateContent>
      </w:r>
    </w:p>
    <w:p w14:paraId="6CB6FD6E">
      <w:pPr>
        <w:pStyle w:val="44"/>
        <w:numPr>
          <w:ilvl w:val="255"/>
          <w:numId w:val="0"/>
        </w:numPr>
        <w:spacing w:line="360" w:lineRule="auto"/>
        <w:jc w:val="left"/>
        <w:rPr>
          <w:rFonts w:ascii="Times New Roman" w:hAnsi="Times New Roman" w:cs="Times New Roman" w:eastAsiaTheme="minorEastAsia"/>
        </w:rPr>
      </w:pPr>
    </w:p>
    <w:p w14:paraId="259B4B74">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73600" behindDoc="0" locked="0" layoutInCell="1" allowOverlap="1">
                <wp:simplePos x="0" y="0"/>
                <wp:positionH relativeFrom="column">
                  <wp:posOffset>2247900</wp:posOffset>
                </wp:positionH>
                <wp:positionV relativeFrom="paragraph">
                  <wp:posOffset>75565</wp:posOffset>
                </wp:positionV>
                <wp:extent cx="0" cy="447040"/>
                <wp:effectExtent l="57150" t="0" r="57150" b="10160"/>
                <wp:wrapNone/>
                <wp:docPr id="25" name="直接箭头连接符 25"/>
                <wp:cNvGraphicFramePr/>
                <a:graphic xmlns:a="http://schemas.openxmlformats.org/drawingml/2006/main">
                  <a:graphicData uri="http://schemas.microsoft.com/office/word/2010/wordprocessingShape">
                    <wps:wsp>
                      <wps:cNvCnPr/>
                      <wps:spPr>
                        <a:xfrm>
                          <a:off x="0" y="0"/>
                          <a:ext cx="0" cy="44704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7pt;margin-top:5.95pt;height:35.2pt;width:0pt;z-index:251673600;mso-width-relative:page;mso-height-relative:page;" filled="f" stroked="t" coordsize="21600,21600" o:gfxdata="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apzs+2QAAAAkBAAAPAAAAAAAAAAEAIAAAACIAAABkcnMvZG93bnJldi54bWxQ&#10;SwECFAAUAAAACACHTuJADP+Mj/YBAADJAwAADgAAAAAAAAABACAAAAAoAQAAZHJzL2Uyb0RvYy54&#10;bWxQSwUGAAAAAAYABgBZAQAAkAUAAAAA&#10;">
                <v:fill on="f" focussize="0,0"/>
                <v:stroke weight="2pt" color="#000000 [3213]" joinstyle="round" endarrow="open"/>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3583940</wp:posOffset>
                </wp:positionH>
                <wp:positionV relativeFrom="paragraph">
                  <wp:posOffset>31750</wp:posOffset>
                </wp:positionV>
                <wp:extent cx="1800860" cy="467995"/>
                <wp:effectExtent l="4445" t="4445" r="10795" b="10160"/>
                <wp:wrapNone/>
                <wp:docPr id="8" name="文本框 8"/>
                <wp:cNvGraphicFramePr/>
                <a:graphic xmlns:a="http://schemas.openxmlformats.org/drawingml/2006/main">
                  <a:graphicData uri="http://schemas.microsoft.com/office/word/2010/wordprocessingShape">
                    <wps:wsp>
                      <wps:cNvSpPr txBox="1"/>
                      <wps:spPr>
                        <a:xfrm>
                          <a:off x="0" y="0"/>
                          <a:ext cx="1800860" cy="4679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5C3BA89">
                            <w:pPr>
                              <w:rPr>
                                <w:rFonts w:ascii="Times New Roman" w:cs="Times New Roman"/>
                              </w:rPr>
                            </w:pPr>
                            <w:r>
                              <w:rPr>
                                <w:rFonts w:ascii="Times New Roman" w:cs="Times New Roman"/>
                              </w:rPr>
                              <w:t>阅读文题和摘要排除文献(n=71):与主题无关(n=71)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2.2pt;margin-top:2.5pt;height:36.85pt;width:141.8pt;z-index:251662336;mso-width-relative:page;mso-height-relative:page;" fillcolor="#FFFFFF [3201]" filled="t" stroked="t" coordsize="21600,21600" o:gfxdata="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MqT3jtUAAAAI&#10;AQAADwAAAAAAAAABACAAAAAiAAAAZHJzL2Rvd25yZXYueG1sUEsBAhQAFAAAAAgAh07iQKXysOZY&#10;AgAAtwQAAA4AAAAAAAAAAQAgAAAAJAEAAGRycy9lMm9Eb2MueG1sUEsFBgAAAAAGAAYAWQEAAO4F&#10;AAAAAA==&#10;">
                <v:fill on="t" focussize="0,0"/>
                <v:stroke weight="0.5pt" color="#000000 [3204]" joinstyle="round"/>
                <v:imagedata o:title=""/>
                <o:lock v:ext="edit" aspectratio="f"/>
                <v:textbox>
                  <w:txbxContent>
                    <w:p w14:paraId="65C3BA89">
                      <w:pPr>
                        <w:rPr>
                          <w:rFonts w:ascii="Times New Roman" w:cs="Times New Roman"/>
                        </w:rPr>
                      </w:pPr>
                      <w:r>
                        <w:rPr>
                          <w:rFonts w:ascii="Times New Roman" w:cs="Times New Roman"/>
                        </w:rPr>
                        <w:t>阅读文题和摘要排除文献(n=71):与主题无关(n=71)</w:t>
                      </w:r>
                    </w:p>
                  </w:txbxContent>
                </v:textbox>
              </v:shape>
            </w:pict>
          </mc:Fallback>
        </mc:AlternateContent>
      </w:r>
    </w:p>
    <w:p w14:paraId="1675526F">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69504" behindDoc="0" locked="0" layoutInCell="1" allowOverlap="1">
                <wp:simplePos x="0" y="0"/>
                <wp:positionH relativeFrom="column">
                  <wp:posOffset>2244725</wp:posOffset>
                </wp:positionH>
                <wp:positionV relativeFrom="paragraph">
                  <wp:posOffset>42545</wp:posOffset>
                </wp:positionV>
                <wp:extent cx="1344930" cy="12700"/>
                <wp:effectExtent l="0" t="45085" r="1270" b="56515"/>
                <wp:wrapNone/>
                <wp:docPr id="21" name="直接箭头连接符 21"/>
                <wp:cNvGraphicFramePr/>
                <a:graphic xmlns:a="http://schemas.openxmlformats.org/drawingml/2006/main">
                  <a:graphicData uri="http://schemas.microsoft.com/office/word/2010/wordprocessingShape">
                    <wps:wsp>
                      <wps:cNvCnPr/>
                      <wps:spPr>
                        <a:xfrm>
                          <a:off x="0" y="0"/>
                          <a:ext cx="1344930" cy="1270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6.75pt;margin-top:3.35pt;height:1pt;width:105.9pt;z-index:251669504;mso-width-relative:page;mso-height-relative:page;" filled="f" stroked="t" coordsize="21600,21600" o:gfxdata="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8mPyJ2AAAAAcBAAAPAAAAAAAAAAEAIAAAACIAAABkcnMvZG93bnJl&#10;di54bWxQSwECFAAUAAAACACHTuJACXr3Pv0BAADOAwAADgAAAAAAAAABACAAAAAnAQAAZHJzL2Uy&#10;b0RvYy54bWxQSwUGAAAAAAYABgBZAQAAlgUAAAAA&#10;">
                <v:fill on="f" focussize="0,0"/>
                <v:stroke weight="2pt" color="#000000 [3213]" joinstyle="round" endarrow="open"/>
                <v:imagedata o:title=""/>
                <o:lock v:ext="edit" aspectratio="f"/>
              </v:shape>
            </w:pict>
          </mc:Fallback>
        </mc:AlternateContent>
      </w:r>
    </w:p>
    <w:p w14:paraId="3B8F3ABD">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63360" behindDoc="0" locked="0" layoutInCell="1" allowOverlap="1">
                <wp:simplePos x="0" y="0"/>
                <wp:positionH relativeFrom="column">
                  <wp:posOffset>1448435</wp:posOffset>
                </wp:positionH>
                <wp:positionV relativeFrom="paragraph">
                  <wp:posOffset>28575</wp:posOffset>
                </wp:positionV>
                <wp:extent cx="1607185" cy="325755"/>
                <wp:effectExtent l="4445" t="4445" r="13970" b="12700"/>
                <wp:wrapNone/>
                <wp:docPr id="9" name="文本框 9"/>
                <wp:cNvGraphicFramePr/>
                <a:graphic xmlns:a="http://schemas.openxmlformats.org/drawingml/2006/main">
                  <a:graphicData uri="http://schemas.microsoft.com/office/word/2010/wordprocessingShape">
                    <wps:wsp>
                      <wps:cNvSpPr txBox="1"/>
                      <wps:spPr>
                        <a:xfrm>
                          <a:off x="0" y="0"/>
                          <a:ext cx="1607185" cy="3257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F6D5795">
                            <w:pPr>
                              <w:rPr>
                                <w:rFonts w:ascii="Times New Roman" w:cs="Times New Roman"/>
                              </w:rPr>
                            </w:pPr>
                            <w:r>
                              <w:rPr>
                                <w:rFonts w:hint="eastAsia" w:ascii="Times New Roman" w:cs="Times New Roman"/>
                              </w:rPr>
                              <w:t>初筛后获得</w:t>
                            </w:r>
                            <w:r>
                              <w:rPr>
                                <w:rFonts w:ascii="Times New Roman" w:cs="Times New Roman"/>
                              </w:rPr>
                              <w:t>文献(n</w:t>
                            </w:r>
                            <w:r>
                              <w:rPr>
                                <w:rFonts w:hint="eastAsia" w:ascii="Times New Roman" w:cs="Times New Roman"/>
                              </w:rPr>
                              <w:t>=14</w:t>
                            </w:r>
                            <w:r>
                              <w:rPr>
                                <w:rFonts w:asci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4.05pt;margin-top:2.25pt;height:25.65pt;width:126.55pt;z-index:251663360;mso-width-relative:page;mso-height-relative:page;" fillcolor="#FFFFFF [3201]" filled="t" stroked="t" coordsize="21600,21600" o:gfxdata="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Q2BO21gAA&#10;AAgBAAAPAAAAAAAAAAEAIAAAACIAAABkcnMvZG93bnJldi54bWxQSwECFAAUAAAACACHTuJAcNrY&#10;lVkCAAC3BAAADgAAAAAAAAABACAAAAAlAQAAZHJzL2Uyb0RvYy54bWxQSwUGAAAAAAYABgBZAQAA&#10;8AUAAAAA&#10;">
                <v:fill on="t" focussize="0,0"/>
                <v:stroke weight="0.5pt" color="#000000 [3204]" joinstyle="round"/>
                <v:imagedata o:title=""/>
                <o:lock v:ext="edit" aspectratio="f"/>
                <v:textbox>
                  <w:txbxContent>
                    <w:p w14:paraId="0F6D5795">
                      <w:pPr>
                        <w:rPr>
                          <w:rFonts w:ascii="Times New Roman" w:cs="Times New Roman"/>
                        </w:rPr>
                      </w:pPr>
                      <w:r>
                        <w:rPr>
                          <w:rFonts w:hint="eastAsia" w:ascii="Times New Roman" w:cs="Times New Roman"/>
                        </w:rPr>
                        <w:t>初筛后获得</w:t>
                      </w:r>
                      <w:r>
                        <w:rPr>
                          <w:rFonts w:ascii="Times New Roman" w:cs="Times New Roman"/>
                        </w:rPr>
                        <w:t>文献(n</w:t>
                      </w:r>
                      <w:r>
                        <w:rPr>
                          <w:rFonts w:hint="eastAsia" w:ascii="Times New Roman" w:cs="Times New Roman"/>
                        </w:rPr>
                        <w:t>=14</w:t>
                      </w:r>
                      <w:r>
                        <w:rPr>
                          <w:rFonts w:ascii="Times New Roman" w:cs="Times New Roman"/>
                        </w:rPr>
                        <w:t>)</w:t>
                      </w:r>
                    </w:p>
                  </w:txbxContent>
                </v:textbox>
              </v:shape>
            </w:pict>
          </mc:Fallback>
        </mc:AlternateContent>
      </w:r>
    </w:p>
    <w:p w14:paraId="2B1FC3D5">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75648" behindDoc="0" locked="0" layoutInCell="1" allowOverlap="1">
                <wp:simplePos x="0" y="0"/>
                <wp:positionH relativeFrom="column">
                  <wp:posOffset>2254885</wp:posOffset>
                </wp:positionH>
                <wp:positionV relativeFrom="paragraph">
                  <wp:posOffset>125095</wp:posOffset>
                </wp:positionV>
                <wp:extent cx="9525" cy="559435"/>
                <wp:effectExtent l="49530" t="0" r="55245" b="12065"/>
                <wp:wrapNone/>
                <wp:docPr id="28" name="直接箭头连接符 28"/>
                <wp:cNvGraphicFramePr/>
                <a:graphic xmlns:a="http://schemas.openxmlformats.org/drawingml/2006/main">
                  <a:graphicData uri="http://schemas.microsoft.com/office/word/2010/wordprocessingShape">
                    <wps:wsp>
                      <wps:cNvCnPr/>
                      <wps:spPr>
                        <a:xfrm>
                          <a:off x="0" y="0"/>
                          <a:ext cx="9525" cy="55943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7.55pt;margin-top:9.85pt;height:44.05pt;width:0.75pt;z-index:251675648;mso-width-relative:page;mso-height-relative:page;" filled="f" stroked="t" coordsize="21600,21600" o:gfxdata="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z6MJKNoAAAAKAQAADwAAAAAAAAABACAAAAAiAAAAZHJzL2Rvd25y&#10;ZXYueG1sUEsBAhQAFAAAAAgAh07iQH1Ce7X8AQAAzAMAAA4AAAAAAAAAAQAgAAAAKQEAAGRycy9l&#10;Mm9Eb2MueG1sUEsFBgAAAAAGAAYAWQEAAJcFAAAAAA==&#10;">
                <v:fill on="f" focussize="0,0"/>
                <v:stroke weight="2pt" color="#000000 [3213]" joinstyle="round" endarrow="open"/>
                <v:imagedata o:title=""/>
                <o:lock v:ext="edit" aspectratio="f"/>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3594100</wp:posOffset>
                </wp:positionH>
                <wp:positionV relativeFrom="paragraph">
                  <wp:posOffset>109220</wp:posOffset>
                </wp:positionV>
                <wp:extent cx="1962150" cy="648970"/>
                <wp:effectExtent l="4445" t="4445" r="14605" b="6985"/>
                <wp:wrapNone/>
                <wp:docPr id="11" name="文本框 11"/>
                <wp:cNvGraphicFramePr/>
                <a:graphic xmlns:a="http://schemas.openxmlformats.org/drawingml/2006/main">
                  <a:graphicData uri="http://schemas.microsoft.com/office/word/2010/wordprocessingShape">
                    <wps:wsp>
                      <wps:cNvSpPr txBox="1"/>
                      <wps:spPr>
                        <a:xfrm>
                          <a:off x="0" y="0"/>
                          <a:ext cx="1962150" cy="6489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1261071">
                            <w:pPr>
                              <w:rPr>
                                <w:rFonts w:ascii="Times New Roman" w:cs="Times New Roman"/>
                              </w:rPr>
                            </w:pPr>
                            <w:r>
                              <w:rPr>
                                <w:rFonts w:ascii="Times New Roman" w:cs="Times New Roman"/>
                              </w:rPr>
                              <w:t>阅读全文排除文献(n=5):研究内容不符(n=1)、研究方法不符(n=1)、研究对象不符(n=3)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3pt;margin-top:8.6pt;height:51.1pt;width:154.5pt;z-index:251665408;mso-width-relative:page;mso-height-relative:page;" fillcolor="#FFFFFF [3201]" filled="t" stroked="t" coordsize="21600,21600" o:gfxdata="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kF5CetcAAAAK&#10;AQAADwAAAAAAAAABACAAAAAiAAAAZHJzL2Rvd25yZXYueG1sUEsBAhQAFAAAAAgAh07iQF7fjwpW&#10;AgAAuQQAAA4AAAAAAAAAAQAgAAAAJgEAAGRycy9lMm9Eb2MueG1sUEsFBgAAAAAGAAYAWQEAAO4F&#10;AAAAAA==&#10;">
                <v:fill on="t" focussize="0,0"/>
                <v:stroke weight="0.5pt" color="#000000 [3204]" joinstyle="round"/>
                <v:imagedata o:title=""/>
                <o:lock v:ext="edit" aspectratio="f"/>
                <v:textbox>
                  <w:txbxContent>
                    <w:p w14:paraId="41261071">
                      <w:pPr>
                        <w:rPr>
                          <w:rFonts w:ascii="Times New Roman" w:cs="Times New Roman"/>
                        </w:rPr>
                      </w:pPr>
                      <w:r>
                        <w:rPr>
                          <w:rFonts w:ascii="Times New Roman" w:cs="Times New Roman"/>
                        </w:rPr>
                        <w:t>阅读全文排除文献(n=5):研究内容不符(n=1)、研究方法不符(n=1)、研究对象不符(n=3)</w:t>
                      </w:r>
                    </w:p>
                  </w:txbxContent>
                </v:textbox>
              </v:shape>
            </w:pict>
          </mc:Fallback>
        </mc:AlternateContent>
      </w:r>
    </w:p>
    <w:p w14:paraId="568C31D1">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70528" behindDoc="0" locked="0" layoutInCell="1" allowOverlap="1">
                <wp:simplePos x="0" y="0"/>
                <wp:positionH relativeFrom="column">
                  <wp:posOffset>2264410</wp:posOffset>
                </wp:positionH>
                <wp:positionV relativeFrom="paragraph">
                  <wp:posOffset>201930</wp:posOffset>
                </wp:positionV>
                <wp:extent cx="1337945" cy="0"/>
                <wp:effectExtent l="0" t="57150" r="8255" b="57150"/>
                <wp:wrapNone/>
                <wp:docPr id="22" name="直接箭头连接符 22"/>
                <wp:cNvGraphicFramePr/>
                <a:graphic xmlns:a="http://schemas.openxmlformats.org/drawingml/2006/main">
                  <a:graphicData uri="http://schemas.microsoft.com/office/word/2010/wordprocessingShape">
                    <wps:wsp>
                      <wps:cNvCnPr/>
                      <wps:spPr>
                        <a:xfrm>
                          <a:off x="0" y="0"/>
                          <a:ext cx="1337945"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8.3pt;margin-top:15.9pt;height:0pt;width:105.35pt;z-index:251670528;mso-width-relative:page;mso-height-relative:page;" filled="f" stroked="t" coordsize="21600,21600" o:gfxdata="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VB80zdkAAAAJAQAADwAAAAAAAAABACAAAAAiAAAAZHJzL2Rvd25yZXYu&#10;eG1sUEsBAhQAFAAAAAgAh07iQI8uqxT6AQAAygMAAA4AAAAAAAAAAQAgAAAAKAEAAGRycy9lMm9E&#10;b2MueG1sUEsFBgAAAAAGAAYAWQEAAJQFAAAAAA==&#10;">
                <v:fill on="f" focussize="0,0"/>
                <v:stroke weight="2pt" color="#000000 [3213]" joinstyle="round" endarrow="open"/>
                <v:imagedata o:title=""/>
                <o:lock v:ext="edit" aspectratio="f"/>
              </v:shape>
            </w:pict>
          </mc:Fallback>
        </mc:AlternateContent>
      </w:r>
    </w:p>
    <w:p w14:paraId="283C7C88">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67456" behindDoc="0" locked="0" layoutInCell="1" allowOverlap="1">
                <wp:simplePos x="0" y="0"/>
                <wp:positionH relativeFrom="column">
                  <wp:posOffset>3590925</wp:posOffset>
                </wp:positionH>
                <wp:positionV relativeFrom="paragraph">
                  <wp:posOffset>534670</wp:posOffset>
                </wp:positionV>
                <wp:extent cx="2362835" cy="344805"/>
                <wp:effectExtent l="4445" t="4445" r="7620" b="6350"/>
                <wp:wrapNone/>
                <wp:docPr id="13" name="文本框 13"/>
                <wp:cNvGraphicFramePr/>
                <a:graphic xmlns:a="http://schemas.openxmlformats.org/drawingml/2006/main">
                  <a:graphicData uri="http://schemas.microsoft.com/office/word/2010/wordprocessingShape">
                    <wps:wsp>
                      <wps:cNvSpPr txBox="1"/>
                      <wps:spPr>
                        <a:xfrm>
                          <a:off x="0" y="0"/>
                          <a:ext cx="2362835" cy="3448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6FBF446">
                            <w:pPr>
                              <w:rPr>
                                <w:rFonts w:ascii="Times New Roman" w:cs="Times New Roman"/>
                              </w:rPr>
                            </w:pPr>
                            <w:r>
                              <w:rPr>
                                <w:rFonts w:hint="eastAsia" w:ascii="Times New Roman" w:cs="Times New Roman"/>
                              </w:rPr>
                              <w:t>参考文献追踪、被引溯源文献(n=3)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2.75pt;margin-top:42.1pt;height:27.15pt;width:186.05pt;z-index:251667456;mso-width-relative:page;mso-height-relative:page;" fillcolor="#FFFFFF [3201]" filled="t" stroked="t" coordsize="21600,21600" o:gfxdata="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LT2nK1wAA&#10;AAoBAAAPAAAAAAAAAAEAIAAAACIAAABkcnMvZG93bnJldi54bWxQSwECFAAUAAAACACHTuJAZ+i5&#10;s1gCAAC5BAAADgAAAAAAAAABACAAAAAmAQAAZHJzL2Uyb0RvYy54bWxQSwUGAAAAAAYABgBZAQAA&#10;8AUAAAAA&#10;">
                <v:fill on="t" focussize="0,0"/>
                <v:stroke weight="0.5pt" color="#000000 [3204]" joinstyle="round"/>
                <v:imagedata o:title=""/>
                <o:lock v:ext="edit" aspectratio="f"/>
                <v:textbox>
                  <w:txbxContent>
                    <w:p w14:paraId="76FBF446">
                      <w:pPr>
                        <w:rPr>
                          <w:rFonts w:ascii="Times New Roman" w:cs="Times New Roman"/>
                        </w:rPr>
                      </w:pPr>
                      <w:r>
                        <w:rPr>
                          <w:rFonts w:hint="eastAsia" w:ascii="Times New Roman" w:cs="Times New Roman"/>
                        </w:rPr>
                        <w:t>参考文献追踪、被引溯源文献(n=3)</w:t>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2251710</wp:posOffset>
                </wp:positionH>
                <wp:positionV relativeFrom="paragraph">
                  <wp:posOffset>694690</wp:posOffset>
                </wp:positionV>
                <wp:extent cx="1337945" cy="8890"/>
                <wp:effectExtent l="0" t="48895" r="8255" b="56515"/>
                <wp:wrapNone/>
                <wp:docPr id="23" name="直接箭头连接符 23"/>
                <wp:cNvGraphicFramePr/>
                <a:graphic xmlns:a="http://schemas.openxmlformats.org/drawingml/2006/main">
                  <a:graphicData uri="http://schemas.microsoft.com/office/word/2010/wordprocessingShape">
                    <wps:wsp>
                      <wps:cNvCnPr/>
                      <wps:spPr>
                        <a:xfrm flipH="1">
                          <a:off x="0" y="0"/>
                          <a:ext cx="1337945" cy="889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77.3pt;margin-top:54.7pt;height:0.7pt;width:105.35pt;z-index:251671552;mso-width-relative:page;mso-height-relative:page;" filled="f" stroked="t" coordsize="21600,21600" o:gfxdata="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DxhfO2QAAAAsBAAAPAAAAAAAAAAEAIAAAACIAAABk&#10;cnMvZG93bnJldi54bWxQSwECFAAUAAAACACHTuJAz4KZDQUCAADXAwAADgAAAAAAAAABACAAAAAo&#10;AQAAZHJzL2Uyb0RvYy54bWxQSwUGAAAAAAYABgBZAQAAnwUAAAAA&#10;">
                <v:fill on="f" focussize="0,0"/>
                <v:stroke weight="2pt" color="#000000 [3213]" joinstyle="round" endarrow="open"/>
                <v:imagedata o:title=""/>
                <o:lock v:ext="edit" aspectratio="f"/>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2263775</wp:posOffset>
                </wp:positionH>
                <wp:positionV relativeFrom="paragraph">
                  <wp:posOffset>516255</wp:posOffset>
                </wp:positionV>
                <wp:extent cx="6985" cy="395605"/>
                <wp:effectExtent l="55245" t="0" r="52070" b="10795"/>
                <wp:wrapNone/>
                <wp:docPr id="27" name="直接箭头连接符 27"/>
                <wp:cNvGraphicFramePr/>
                <a:graphic xmlns:a="http://schemas.openxmlformats.org/drawingml/2006/main">
                  <a:graphicData uri="http://schemas.microsoft.com/office/word/2010/wordprocessingShape">
                    <wps:wsp>
                      <wps:cNvCnPr/>
                      <wps:spPr>
                        <a:xfrm flipH="1">
                          <a:off x="0" y="0"/>
                          <a:ext cx="6985" cy="39560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78.25pt;margin-top:40.65pt;height:31.15pt;width:0.55pt;z-index:251674624;mso-width-relative:page;mso-height-relative:page;" filled="f" stroked="t" coordsize="21600,21600" o:gfxdata="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1BLHDZAAAACgEAAA8AAAAAAAAAAQAgAAAAIgAAAGRy&#10;cy9kb3ducmV2LnhtbFBLAQIUABQAAAAIAIdO4kBOjDaSBAIAANYDAAAOAAAAAAAAAAEAIAAAACgB&#10;AABkcnMvZTJvRG9jLnhtbFBLBQYAAAAABgAGAFkBAACeBQAAAAA=&#10;">
                <v:fill on="f" focussize="0,0"/>
                <v:stroke weight="2pt" color="#000000 [3213]" joinstyle="round" endarrow="open"/>
                <v:imagedata o:title=""/>
                <o:lock v:ext="edit" aspectratio="f"/>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1482725</wp:posOffset>
                </wp:positionH>
                <wp:positionV relativeFrom="paragraph">
                  <wp:posOffset>890905</wp:posOffset>
                </wp:positionV>
                <wp:extent cx="1607185" cy="325755"/>
                <wp:effectExtent l="4445" t="4445" r="13970" b="12700"/>
                <wp:wrapNone/>
                <wp:docPr id="12" name="文本框 12"/>
                <wp:cNvGraphicFramePr/>
                <a:graphic xmlns:a="http://schemas.openxmlformats.org/drawingml/2006/main">
                  <a:graphicData uri="http://schemas.microsoft.com/office/word/2010/wordprocessingShape">
                    <wps:wsp>
                      <wps:cNvSpPr txBox="1"/>
                      <wps:spPr>
                        <a:xfrm>
                          <a:off x="0" y="0"/>
                          <a:ext cx="1607185" cy="3257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85B2B82">
                            <w:pPr>
                              <w:rPr>
                                <w:rFonts w:ascii="Times New Roman" w:cs="Times New Roman"/>
                              </w:rPr>
                            </w:pPr>
                            <w:r>
                              <w:rPr>
                                <w:rFonts w:hint="eastAsia" w:ascii="Times New Roman" w:cs="Times New Roman"/>
                              </w:rPr>
                              <w:t>追溯后获得</w:t>
                            </w:r>
                            <w:r>
                              <w:rPr>
                                <w:rFonts w:ascii="Times New Roman" w:cs="Times New Roman"/>
                              </w:rPr>
                              <w:t>文献(n</w:t>
                            </w:r>
                            <w:r>
                              <w:rPr>
                                <w:rFonts w:hint="eastAsia" w:ascii="Times New Roman" w:cs="Times New Roman"/>
                              </w:rPr>
                              <w:t>=12</w:t>
                            </w:r>
                            <w:r>
                              <w:rPr>
                                <w:rFonts w:asci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75pt;margin-top:70.15pt;height:25.65pt;width:126.55pt;z-index:251666432;mso-width-relative:page;mso-height-relative:page;" fillcolor="#FFFFFF [3201]" filled="t" stroked="t" coordsize="21600,21600" o:gfxdata="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OwMgcXX&#10;AAAACwEAAA8AAAAAAAAAAQAgAAAAIgAAAGRycy9kb3ducmV2LnhtbFBLAQIUABQAAAAIAIdO4kBG&#10;743bWgIAALkEAAAOAAAAAAAAAAEAIAAAACYBAABkcnMvZTJvRG9jLnhtbFBLBQYAAAAABgAGAFkB&#10;AADyBQAAAAA=&#10;">
                <v:fill on="t" focussize="0,0"/>
                <v:stroke weight="0.5pt" color="#000000 [3204]" joinstyle="round"/>
                <v:imagedata o:title=""/>
                <o:lock v:ext="edit" aspectratio="f"/>
                <v:textbox>
                  <w:txbxContent>
                    <w:p w14:paraId="285B2B82">
                      <w:pPr>
                        <w:rPr>
                          <w:rFonts w:ascii="Times New Roman" w:cs="Times New Roman"/>
                        </w:rPr>
                      </w:pPr>
                      <w:r>
                        <w:rPr>
                          <w:rFonts w:hint="eastAsia" w:ascii="Times New Roman" w:cs="Times New Roman"/>
                        </w:rPr>
                        <w:t>追溯后获得</w:t>
                      </w:r>
                      <w:r>
                        <w:rPr>
                          <w:rFonts w:ascii="Times New Roman" w:cs="Times New Roman"/>
                        </w:rPr>
                        <w:t>文献(n</w:t>
                      </w:r>
                      <w:r>
                        <w:rPr>
                          <w:rFonts w:hint="eastAsia" w:ascii="Times New Roman" w:cs="Times New Roman"/>
                        </w:rPr>
                        <w:t>=12</w:t>
                      </w:r>
                      <w:r>
                        <w:rPr>
                          <w:rFonts w:ascii="Times New Roman" w:cs="Times New Roman"/>
                        </w:rPr>
                        <w:t>)</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1467485</wp:posOffset>
                </wp:positionH>
                <wp:positionV relativeFrom="paragraph">
                  <wp:posOffset>200660</wp:posOffset>
                </wp:positionV>
                <wp:extent cx="1607185" cy="325755"/>
                <wp:effectExtent l="4445" t="4445" r="13970" b="12700"/>
                <wp:wrapNone/>
                <wp:docPr id="10" name="文本框 10"/>
                <wp:cNvGraphicFramePr/>
                <a:graphic xmlns:a="http://schemas.openxmlformats.org/drawingml/2006/main">
                  <a:graphicData uri="http://schemas.microsoft.com/office/word/2010/wordprocessingShape">
                    <wps:wsp>
                      <wps:cNvSpPr txBox="1"/>
                      <wps:spPr>
                        <a:xfrm>
                          <a:off x="0" y="0"/>
                          <a:ext cx="1607185" cy="3257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2B557F3">
                            <w:pPr>
                              <w:rPr>
                                <w:rFonts w:ascii="Times New Roman" w:cs="Times New Roman"/>
                              </w:rPr>
                            </w:pPr>
                            <w:r>
                              <w:rPr>
                                <w:rFonts w:hint="eastAsia" w:ascii="Times New Roman" w:cs="Times New Roman"/>
                              </w:rPr>
                              <w:t>复筛后获得</w:t>
                            </w:r>
                            <w:r>
                              <w:rPr>
                                <w:rFonts w:ascii="Times New Roman" w:cs="Times New Roman"/>
                              </w:rPr>
                              <w:t>文献(n</w:t>
                            </w:r>
                            <w:r>
                              <w:rPr>
                                <w:rFonts w:hint="eastAsia" w:ascii="Times New Roman" w:cs="Times New Roman"/>
                              </w:rPr>
                              <w:t>=9</w:t>
                            </w:r>
                            <w:r>
                              <w:rPr>
                                <w:rFonts w:asci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55pt;margin-top:15.8pt;height:25.65pt;width:126.55pt;z-index:251664384;mso-width-relative:page;mso-height-relative:page;" fillcolor="#FFFFFF [3201]" filled="t" stroked="t" coordsize="21600,21600" o:gfxdata="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ruyCz1gAA&#10;AAkBAAAPAAAAAAAAAAEAIAAAACIAAABkcnMvZG93bnJldi54bWxQSwECFAAUAAAACACHTuJAip6A&#10;OVkCAAC5BAAADgAAAAAAAAABACAAAAAlAQAAZHJzL2Uyb0RvYy54bWxQSwUGAAAAAAYABgBZAQAA&#10;8AUAAAAA&#10;">
                <v:fill on="t" focussize="0,0"/>
                <v:stroke weight="0.5pt" color="#000000 [3204]" joinstyle="round"/>
                <v:imagedata o:title=""/>
                <o:lock v:ext="edit" aspectratio="f"/>
                <v:textbox>
                  <w:txbxContent>
                    <w:p w14:paraId="12B557F3">
                      <w:pPr>
                        <w:rPr>
                          <w:rFonts w:ascii="Times New Roman" w:cs="Times New Roman"/>
                        </w:rPr>
                      </w:pPr>
                      <w:r>
                        <w:rPr>
                          <w:rFonts w:hint="eastAsia" w:ascii="Times New Roman" w:cs="Times New Roman"/>
                        </w:rPr>
                        <w:t>复筛后获得</w:t>
                      </w:r>
                      <w:r>
                        <w:rPr>
                          <w:rFonts w:ascii="Times New Roman" w:cs="Times New Roman"/>
                        </w:rPr>
                        <w:t>文献(n</w:t>
                      </w:r>
                      <w:r>
                        <w:rPr>
                          <w:rFonts w:hint="eastAsia" w:ascii="Times New Roman" w:cs="Times New Roman"/>
                        </w:rPr>
                        <w:t>=9</w:t>
                      </w:r>
                      <w:r>
                        <w:rPr>
                          <w:rFonts w:ascii="Times New Roman" w:cs="Times New Roman"/>
                        </w:rPr>
                        <w:t>)</w:t>
                      </w:r>
                    </w:p>
                  </w:txbxContent>
                </v:textbox>
              </v:shape>
            </w:pict>
          </mc:Fallback>
        </mc:AlternateContent>
      </w:r>
    </w:p>
    <w:p w14:paraId="5FB2979E">
      <w:pPr>
        <w:pStyle w:val="44"/>
        <w:numPr>
          <w:ilvl w:val="255"/>
          <w:numId w:val="0"/>
        </w:numPr>
        <w:spacing w:line="360" w:lineRule="auto"/>
        <w:jc w:val="left"/>
        <w:rPr>
          <w:rFonts w:ascii="Times New Roman" w:hAnsi="Times New Roman" w:cs="Times New Roman" w:eastAsiaTheme="minorEastAsia"/>
        </w:rPr>
      </w:pPr>
      <w:r>
        <w:rPr>
          <w:rFonts w:hint="eastAsia" w:ascii="Times New Roman" w:hAnsi="Times New Roman" w:cs="Times New Roman" w:eastAsiaTheme="minorEastAsia"/>
        </w:rPr>
        <w:t xml:space="preserve"> </w:t>
      </w:r>
    </w:p>
    <w:p w14:paraId="10EA597D">
      <w:pPr>
        <w:pStyle w:val="44"/>
        <w:numPr>
          <w:ilvl w:val="255"/>
          <w:numId w:val="0"/>
        </w:numPr>
        <w:spacing w:line="360" w:lineRule="auto"/>
        <w:jc w:val="left"/>
        <w:rPr>
          <w:rFonts w:ascii="Times New Roman" w:hAnsi="Times New Roman" w:cs="Times New Roman" w:eastAsiaTheme="minorEastAsia"/>
        </w:rPr>
      </w:pPr>
    </w:p>
    <w:p w14:paraId="71ABAC54">
      <w:pPr>
        <w:pStyle w:val="44"/>
        <w:numPr>
          <w:ilvl w:val="255"/>
          <w:numId w:val="0"/>
        </w:numPr>
        <w:spacing w:line="360" w:lineRule="auto"/>
        <w:jc w:val="left"/>
        <w:rPr>
          <w:rFonts w:ascii="Times New Roman" w:hAnsi="Times New Roman" w:cs="Times New Roman" w:eastAsiaTheme="minorEastAsia"/>
        </w:rPr>
      </w:pPr>
    </w:p>
    <w:p w14:paraId="0A61E562">
      <w:pPr>
        <w:pStyle w:val="44"/>
        <w:numPr>
          <w:ilvl w:val="255"/>
          <w:numId w:val="0"/>
        </w:numPr>
        <w:spacing w:line="360" w:lineRule="auto"/>
        <w:jc w:val="left"/>
        <w:rPr>
          <w:rFonts w:ascii="Times New Roman" w:hAnsi="Times New Roman" w:cs="Times New Roman" w:eastAsiaTheme="minorEastAsia"/>
        </w:rPr>
      </w:pPr>
    </w:p>
    <w:p w14:paraId="09776B60">
      <w:pPr>
        <w:pStyle w:val="44"/>
        <w:rPr>
          <w:rFonts w:ascii="Times New Roman" w:hAnsi="Times New Roman" w:cs="Times New Roman" w:eastAsiaTheme="minorEastAsia"/>
        </w:rPr>
      </w:pPr>
    </w:p>
    <w:p w14:paraId="2424CF8C">
      <w:pPr>
        <w:pStyle w:val="44"/>
        <w:rPr>
          <w:rFonts w:ascii="Times New Roman" w:hAnsi="Times New Roman" w:cs="Times New Roman" w:eastAsiaTheme="minorEastAsia"/>
        </w:rPr>
      </w:pPr>
      <w:r>
        <w:rPr>
          <w:rFonts w:ascii="Times New Roman" w:hAnsi="Times New Roman" w:cs="Times New Roman" w:eastAsiaTheme="minorEastAsia"/>
        </w:rPr>
        <w:t>图2　PRISMA流程图</w:t>
      </w:r>
    </w:p>
    <w:p w14:paraId="0E69969D">
      <w:pPr>
        <w:pStyle w:val="26"/>
        <w:spacing w:line="360" w:lineRule="auto"/>
        <w:ind w:firstLine="420"/>
        <w:rPr>
          <w:rFonts w:ascii="Times New Roman" w:hAnsi="Times New Roman" w:cs="Times New Roman" w:eastAsiaTheme="minorEastAsia"/>
        </w:rPr>
      </w:pPr>
    </w:p>
    <w:p w14:paraId="095C8F6A">
      <w:pPr>
        <w:pStyle w:val="26"/>
        <w:spacing w:line="360" w:lineRule="auto"/>
        <w:ind w:firstLine="420"/>
        <w:rPr>
          <w:rFonts w:ascii="Times New Roman" w:hAnsi="Times New Roman" w:cs="Times New Roman" w:eastAsiaTheme="minorEastAsia"/>
        </w:rPr>
      </w:pPr>
      <w:r>
        <w:rPr>
          <w:rFonts w:hint="eastAsia" w:ascii="Times New Roman" w:hAnsi="Times New Roman" w:cs="Times New Roman" w:eastAsiaTheme="minorEastAsia"/>
        </w:rPr>
        <w:t>2.纳入文献的基本特征及质量评价结果：12项研究发表于2012至2023年间，涉及国家包括澳大利亚［18⁃19，24］、美国［22⁃23，25⁃26］、英国［6］、西班牙［21］、以色列［3，20］、越南［17］。研究对象数量从1例个案到88人不等，共计有250余名围产期丧失母亲。研究方法涵盖现象学研究［3，6，21，23，26］、案例研究［17，25］、民族志研究［20］、描述性质性研究［18⁃19，22，24］等。纳入研究的基本特征详见表1。根据JBI评价（表2），本研究中纳入研究的方法学质量均为B级。主要局限在于部分研究未清晰阐述哲学基础与研究方法的一致性、研究者反思（反身性）不足，以及样本同质性较高或样本量小导致的代表性有限。但所有研究在研究问题与方法匹配、数据收集与分析一致性方面表现良好。</w:t>
      </w:r>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p>
    <w:p w14:paraId="618E26C6">
      <w:pPr>
        <w:pStyle w:val="26"/>
        <w:spacing w:line="360" w:lineRule="auto"/>
        <w:ind w:firstLine="0" w:firstLineChars="0"/>
        <w:jc w:val="center"/>
        <w:rPr>
          <w:rFonts w:ascii="Times New Roman" w:cs="Times New Roman"/>
        </w:rPr>
      </w:pPr>
    </w:p>
    <w:p w14:paraId="57B536EA">
      <w:pPr>
        <w:pStyle w:val="36"/>
        <w:spacing w:line="360" w:lineRule="auto"/>
        <w:ind w:firstLine="0" w:firstLineChars="0"/>
        <w:jc w:val="center"/>
        <w:rPr>
          <w:rFonts w:ascii="Times New Roman" w:hAnsi="Times New Roman" w:cs="Times New Roman" w:eastAsiaTheme="minorEastAsia"/>
        </w:rPr>
      </w:pPr>
      <w:r>
        <w:rPr>
          <w:rFonts w:ascii="Times New Roman" w:hAnsi="Times New Roman" w:cs="Times New Roman" w:eastAsiaTheme="minorEastAsia"/>
        </w:rPr>
        <w:t>表1　12篇纳入文献的基本特征</w:t>
      </w:r>
    </w:p>
    <w:tbl>
      <w:tblPr>
        <w:tblStyle w:val="8"/>
        <w:tblW w:w="0" w:type="auto"/>
        <w:jc w:val="center"/>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77"/>
        <w:gridCol w:w="669"/>
        <w:gridCol w:w="653"/>
        <w:gridCol w:w="1194"/>
        <w:gridCol w:w="1388"/>
        <w:gridCol w:w="1428"/>
        <w:gridCol w:w="2608"/>
      </w:tblGrid>
      <w:tr w14:paraId="45F409E6">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9" w:hRule="atLeast"/>
          <w:jc w:val="center"/>
        </w:trPr>
        <w:tc>
          <w:tcPr>
            <w:tcW w:w="1277" w:type="dxa"/>
            <w:tcBorders>
              <w:top w:val="single" w:color="000000" w:sz="12" w:space="0"/>
              <w:left w:val="nil"/>
              <w:bottom w:val="single" w:color="000000" w:sz="4" w:space="0"/>
              <w:right w:val="nil"/>
              <w:tl2br w:val="nil"/>
            </w:tcBorders>
            <w:shd w:val="clear" w:color="auto" w:fill="FFFFFF"/>
            <w:tcMar>
              <w:top w:w="57" w:type="dxa"/>
              <w:left w:w="57" w:type="dxa"/>
              <w:bottom w:w="57" w:type="dxa"/>
              <w:right w:w="57" w:type="dxa"/>
            </w:tcMar>
            <w:vAlign w:val="center"/>
          </w:tcPr>
          <w:p w14:paraId="5E08A59E">
            <w:pPr>
              <w:pStyle w:val="46"/>
              <w:spacing w:line="360" w:lineRule="auto"/>
              <w:rPr>
                <w:rFonts w:ascii="Times New Roman" w:hAnsi="Times New Roman" w:cs="Times New Roman" w:eastAsiaTheme="minorEastAsia"/>
                <w:sz w:val="21"/>
                <w:szCs w:val="21"/>
              </w:rPr>
            </w:pPr>
            <w:bookmarkStart w:id="1" w:name="FX_TBL_ID80002E2B"/>
            <w:bookmarkEnd w:id="1"/>
            <w:r>
              <w:rPr>
                <w:rFonts w:ascii="Times New Roman" w:hAnsi="Times New Roman" w:cs="Times New Roman" w:eastAsiaTheme="minorEastAsia"/>
                <w:sz w:val="21"/>
                <w:szCs w:val="21"/>
              </w:rPr>
              <w:t>作者</w:t>
            </w:r>
          </w:p>
        </w:tc>
        <w:tc>
          <w:tcPr>
            <w:tcW w:w="669"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53E578C2">
            <w:pPr>
              <w:pStyle w:val="46"/>
              <w:spacing w:line="360" w:lineRule="auto"/>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t>国家</w:t>
            </w:r>
          </w:p>
        </w:tc>
        <w:tc>
          <w:tcPr>
            <w:tcW w:w="653"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38160A4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发表年份</w:t>
            </w:r>
          </w:p>
        </w:tc>
        <w:tc>
          <w:tcPr>
            <w:tcW w:w="1194"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4094BDB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感兴趣的现象</w:t>
            </w:r>
          </w:p>
        </w:tc>
        <w:tc>
          <w:tcPr>
            <w:tcW w:w="1388"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4DD3D1D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研究对象</w:t>
            </w:r>
          </w:p>
          <w:p w14:paraId="253E648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和样本量</w:t>
            </w:r>
          </w:p>
        </w:tc>
        <w:tc>
          <w:tcPr>
            <w:tcW w:w="1428"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7F53742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研究方法</w:t>
            </w:r>
          </w:p>
          <w:p w14:paraId="0141157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（哲学基础）</w:t>
            </w:r>
          </w:p>
        </w:tc>
        <w:tc>
          <w:tcPr>
            <w:tcW w:w="2608"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77E1C0A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主要结果</w:t>
            </w:r>
          </w:p>
        </w:tc>
      </w:tr>
      <w:tr w14:paraId="690DDEE3">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jc w:val="center"/>
        </w:trPr>
        <w:tc>
          <w:tcPr>
            <w:tcW w:w="1277"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1BC09D3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Ward 等</w:t>
            </w:r>
            <w:r>
              <w:rPr>
                <w:rFonts w:ascii="Times New Roman" w:hAnsi="Times New Roman" w:cs="Times New Roman" w:eastAsiaTheme="minorEastAsia"/>
                <w:sz w:val="21"/>
                <w:szCs w:val="21"/>
                <w:vertAlign w:val="superscript"/>
              </w:rPr>
              <w:t>[6]</w:t>
            </w:r>
          </w:p>
        </w:tc>
        <w:tc>
          <w:tcPr>
            <w:tcW w:w="669"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3D93A58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英国</w:t>
            </w:r>
          </w:p>
        </w:tc>
        <w:tc>
          <w:tcPr>
            <w:tcW w:w="653"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07D3897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2023</w:t>
            </w:r>
          </w:p>
        </w:tc>
        <w:tc>
          <w:tcPr>
            <w:tcW w:w="1194"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594C559E">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丧亲母亲母乳捐赠的亲身经历</w:t>
            </w:r>
          </w:p>
        </w:tc>
        <w:tc>
          <w:tcPr>
            <w:tcW w:w="1388"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607D769F">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7位丧亲后捐赠母乳的母亲</w:t>
            </w:r>
          </w:p>
        </w:tc>
        <w:tc>
          <w:tcPr>
            <w:tcW w:w="1428"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483CA50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现象学研究</w:t>
            </w:r>
          </w:p>
          <w:p w14:paraId="7009D20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（现象学，诠释学）</w:t>
            </w:r>
          </w:p>
        </w:tc>
        <w:tc>
          <w:tcPr>
            <w:tcW w:w="2608"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5992D8C6">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主题1：履行母亲角色；主题2：</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能够去做</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的力量；主题3：化悲痛为善意</w:t>
            </w:r>
          </w:p>
        </w:tc>
      </w:tr>
      <w:tr w14:paraId="73E0D998">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49"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475CB09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Tran 等</w:t>
            </w:r>
            <w:r>
              <w:rPr>
                <w:rFonts w:ascii="Times New Roman" w:hAnsi="Times New Roman" w:cs="Times New Roman" w:eastAsiaTheme="minorEastAsia"/>
                <w:sz w:val="21"/>
                <w:szCs w:val="21"/>
                <w:vertAlign w:val="superscript"/>
              </w:rPr>
              <w:t>[17]</w:t>
            </w: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268A1A0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越南</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1007C3B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2023</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14ECA8B0">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越南丧亲母亲的捐赠经历</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561033EA">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1位丧亲后捐赠母乳的母亲</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46A478E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案例研究</w:t>
            </w:r>
          </w:p>
          <w:p w14:paraId="696A11B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（诠释学）</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2EBE9759">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主题1：捐赠母乳帮助处理悲伤；主题2：丧失后母亲身份的重建；主题3：社会支持促进积极体验</w:t>
            </w:r>
          </w:p>
        </w:tc>
      </w:tr>
      <w:tr w14:paraId="3EC89595">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49F011C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Waldby 等</w:t>
            </w:r>
            <w:r>
              <w:rPr>
                <w:rFonts w:ascii="Times New Roman" w:hAnsi="Times New Roman" w:cs="Times New Roman" w:eastAsiaTheme="minorEastAsia"/>
                <w:sz w:val="21"/>
                <w:szCs w:val="21"/>
                <w:vertAlign w:val="superscript"/>
              </w:rPr>
              <w:t>[18]</w:t>
            </w: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7EE5F86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澳大利亚</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173F481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2023</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71BE04F4">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丧亲母亲泌乳、捐乳的意义，母亲身份体验及对哀伤的作用</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21D0F9FB">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7位澳大利亚丧亲后捐赠母乳的母亲</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6912D70A">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描述性质性研究</w:t>
            </w:r>
          </w:p>
          <w:p w14:paraId="57B1AAE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（建构主义）</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12D09811">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主题1：乳汁和纪念；主题2：抑制不是最佳选择；主题3：母乳有价值；主题4：乳汁捐赠是需要的</w:t>
            </w:r>
          </w:p>
        </w:tc>
      </w:tr>
      <w:tr w14:paraId="544251CC">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11289EDD">
            <w:pPr>
              <w:pStyle w:val="46"/>
              <w:spacing w:line="360" w:lineRule="auto"/>
              <w:rPr>
                <w:rFonts w:ascii="Times New Roman" w:hAnsi="Times New Roman" w:cs="Times New Roman" w:eastAsiaTheme="minorEastAsia"/>
                <w:sz w:val="21"/>
                <w:szCs w:val="21"/>
                <w:vertAlign w:val="superscript"/>
              </w:rPr>
            </w:pPr>
            <w:r>
              <w:rPr>
                <w:rFonts w:ascii="Times New Roman" w:hAnsi="Times New Roman" w:cs="Times New Roman" w:eastAsiaTheme="minorEastAsia"/>
                <w:sz w:val="21"/>
                <w:szCs w:val="21"/>
              </w:rPr>
              <w:t>Noble-Carr 等</w:t>
            </w:r>
            <w:r>
              <w:rPr>
                <w:rFonts w:ascii="Times New Roman" w:hAnsi="Times New Roman" w:cs="Times New Roman" w:eastAsiaTheme="minorEastAsia"/>
                <w:sz w:val="21"/>
                <w:szCs w:val="21"/>
                <w:vertAlign w:val="superscript"/>
              </w:rPr>
              <w:t>[19]</w:t>
            </w:r>
          </w:p>
          <w:p w14:paraId="39BBC4F7">
            <w:pPr>
              <w:pStyle w:val="46"/>
              <w:spacing w:line="360" w:lineRule="auto"/>
              <w:rPr>
                <w:rFonts w:ascii="Times New Roman" w:hAnsi="Times New Roman" w:cs="Times New Roman" w:eastAsiaTheme="minorEastAsia"/>
                <w:sz w:val="21"/>
                <w:szCs w:val="21"/>
              </w:rPr>
            </w:pP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2DDA1FF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澳大利亚</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38E55FB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2023</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2CE0D88D">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丧亲母亲的泌乳管理经历与需求</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3A620434">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7位澳大利亚丧亲后捐赠母乳的母亲</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477CBAE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描述性质性研究</w:t>
            </w:r>
          </w:p>
          <w:p w14:paraId="53CF497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（实用主义）</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57BF3871">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主题1：泌乳管理需要提供什么；主题2：泌乳管理需要如何提供；主题3：泌乳管理需要何时提供；主题4：泌乳管理需要谁来提供</w:t>
            </w:r>
          </w:p>
        </w:tc>
      </w:tr>
      <w:tr w14:paraId="52237CCE">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2B815CB0">
            <w:pPr>
              <w:pStyle w:val="46"/>
              <w:spacing w:line="360" w:lineRule="auto"/>
              <w:rPr>
                <w:rFonts w:ascii="Times New Roman" w:hAnsi="Times New Roman" w:cs="Times New Roman" w:eastAsiaTheme="minorEastAsia"/>
                <w:sz w:val="21"/>
                <w:szCs w:val="21"/>
                <w:vertAlign w:val="superscript"/>
              </w:rPr>
            </w:pPr>
            <w:r>
              <w:rPr>
                <w:rFonts w:ascii="Times New Roman" w:hAnsi="Times New Roman" w:cs="Times New Roman" w:eastAsiaTheme="minorEastAsia"/>
                <w:sz w:val="21"/>
                <w:szCs w:val="21"/>
              </w:rPr>
              <w:t>Oreg 等</w:t>
            </w:r>
            <w:r>
              <w:rPr>
                <w:rFonts w:ascii="Times New Roman" w:hAnsi="Times New Roman" w:cs="Times New Roman" w:eastAsiaTheme="minorEastAsia"/>
                <w:sz w:val="21"/>
                <w:szCs w:val="21"/>
                <w:vertAlign w:val="superscript"/>
              </w:rPr>
              <w:t>[20]</w:t>
            </w:r>
          </w:p>
          <w:p w14:paraId="23537959">
            <w:pPr>
              <w:pStyle w:val="46"/>
              <w:spacing w:line="360" w:lineRule="auto"/>
              <w:rPr>
                <w:rFonts w:ascii="Times New Roman" w:hAnsi="Times New Roman" w:cs="Times New Roman" w:eastAsiaTheme="minorEastAsia"/>
                <w:sz w:val="21"/>
                <w:szCs w:val="21"/>
              </w:rPr>
            </w:pP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075D390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以色列</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58DEC8C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2023</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660DAA22">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个性化互动式丧亲母亲捐乳的复杂体验</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3F07A101">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1位丧亲后捐赠母乳的母亲</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19DEFCA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民族志研究</w:t>
            </w:r>
          </w:p>
          <w:p w14:paraId="50F2237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（后现代主义，建构主义）</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04F0B3C8">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主题1：泵奶的情感体验；主题2：母乳捐赠的支持；主题3：与接收家庭的互动:；主题4：母乳复杂的象征意义</w:t>
            </w:r>
          </w:p>
        </w:tc>
      </w:tr>
      <w:tr w14:paraId="4840B02C">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5852DEF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Fernández‐</w:t>
            </w:r>
          </w:p>
          <w:p w14:paraId="0C3286F5">
            <w:pPr>
              <w:pStyle w:val="46"/>
              <w:spacing w:line="360" w:lineRule="auto"/>
              <w:rPr>
                <w:rFonts w:ascii="Times New Roman" w:hAnsi="Times New Roman" w:cs="Times New Roman" w:eastAsiaTheme="minorEastAsia"/>
                <w:sz w:val="21"/>
                <w:szCs w:val="21"/>
                <w:vertAlign w:val="superscript"/>
              </w:rPr>
            </w:pPr>
            <w:r>
              <w:rPr>
                <w:rFonts w:ascii="Times New Roman" w:hAnsi="Times New Roman" w:cs="Times New Roman" w:eastAsiaTheme="minorEastAsia"/>
                <w:sz w:val="21"/>
                <w:szCs w:val="21"/>
              </w:rPr>
              <w:t>Medina 等</w:t>
            </w:r>
            <w:r>
              <w:rPr>
                <w:rFonts w:ascii="Times New Roman" w:hAnsi="Times New Roman" w:cs="Times New Roman" w:eastAsiaTheme="minorEastAsia"/>
                <w:sz w:val="21"/>
                <w:szCs w:val="21"/>
                <w:vertAlign w:val="superscript"/>
              </w:rPr>
              <w:t>[21]</w:t>
            </w:r>
          </w:p>
          <w:p w14:paraId="08884EBA">
            <w:pPr>
              <w:pStyle w:val="46"/>
              <w:spacing w:line="360" w:lineRule="auto"/>
              <w:rPr>
                <w:rFonts w:ascii="Times New Roman" w:hAnsi="Times New Roman" w:cs="Times New Roman" w:eastAsiaTheme="minorEastAsia"/>
                <w:sz w:val="21"/>
                <w:szCs w:val="21"/>
              </w:rPr>
            </w:pP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3361E6A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西班牙</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5FC9050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2022</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38A5ED26">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女性在围产期丧失后捐乳的体验</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2DC449AF">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13位丧亲后捐赠母乳的母亲</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12A2B71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现象学研究</w:t>
            </w:r>
          </w:p>
          <w:p w14:paraId="2ED2301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（诠释学）</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5D9A77AE">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主题1：丧失后的泌乳：被忽视的照护环节；主题2：母乳捐赠：缓解痛苦与带来希望的资源</w:t>
            </w:r>
          </w:p>
        </w:tc>
      </w:tr>
      <w:tr w14:paraId="7391295D">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79F5D57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Paraszczuk 等</w:t>
            </w:r>
            <w:r>
              <w:rPr>
                <w:rFonts w:ascii="Times New Roman" w:hAnsi="Times New Roman" w:cs="Times New Roman" w:eastAsiaTheme="minorEastAsia"/>
                <w:sz w:val="21"/>
                <w:szCs w:val="21"/>
                <w:vertAlign w:val="superscript"/>
              </w:rPr>
              <w:t>[22]</w:t>
            </w: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4CEAF1E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美国</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77037D8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2022</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71FA9912">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围产期丧失母亲捐乳给非盈利母乳库的经历</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449B3E97">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21名围产期丧失向HMBANA母乳库捐赠母乳的母亲</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7A6D494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描述性质性研究</w:t>
            </w:r>
          </w:p>
          <w:p w14:paraId="0FC69AB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（诠释学，实用主义）</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4E1311C1">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主题1：作为宣泄悲伤的途径；主题2：赋予生命意义；主题3：仍然是母亲；主题4：化消极为积极；主题5：支持与认可；主题6：放手与前行；主题7：自我探索之路</w:t>
            </w:r>
          </w:p>
        </w:tc>
      </w:tr>
      <w:tr w14:paraId="5E1F3717">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034B7897">
            <w:pPr>
              <w:pStyle w:val="46"/>
              <w:spacing w:line="360" w:lineRule="auto"/>
              <w:rPr>
                <w:rFonts w:ascii="Times New Roman" w:hAnsi="Times New Roman" w:cs="Times New Roman" w:eastAsiaTheme="minorEastAsia"/>
                <w:sz w:val="21"/>
                <w:szCs w:val="21"/>
                <w:vertAlign w:val="superscript"/>
              </w:rPr>
            </w:pPr>
            <w:r>
              <w:rPr>
                <w:rFonts w:ascii="Times New Roman" w:hAnsi="Times New Roman" w:cs="Times New Roman" w:eastAsiaTheme="minorEastAsia"/>
                <w:sz w:val="21"/>
                <w:szCs w:val="21"/>
              </w:rPr>
              <w:t xml:space="preserve">Oreg </w:t>
            </w:r>
            <w:r>
              <w:rPr>
                <w:rFonts w:ascii="Times New Roman" w:hAnsi="Times New Roman" w:cs="Times New Roman" w:eastAsiaTheme="minorEastAsia"/>
                <w:sz w:val="21"/>
                <w:szCs w:val="21"/>
                <w:vertAlign w:val="superscript"/>
              </w:rPr>
              <w:t>[3]</w:t>
            </w:r>
          </w:p>
          <w:p w14:paraId="297A76D4">
            <w:pPr>
              <w:pStyle w:val="46"/>
              <w:spacing w:line="360" w:lineRule="auto"/>
              <w:rPr>
                <w:rFonts w:ascii="Times New Roman" w:hAnsi="Times New Roman" w:cs="Times New Roman" w:eastAsiaTheme="minorEastAsia"/>
                <w:sz w:val="21"/>
                <w:szCs w:val="21"/>
              </w:rPr>
            </w:pP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11051FB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以色列</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379AE4C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2020</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31EB7488">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围产期丧失母亲捐乳仪式性特征和意义</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442FCB50">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88位丧亲捐乳母亲：线上80位，线下8位</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2E06226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现象学研究</w:t>
            </w:r>
          </w:p>
          <w:p w14:paraId="714C817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（建构主义）</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361F6706">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主题1：挤奶与维持与逝去婴儿的持续性联结；主题2：通过挤奶过程实现意义转化</w:t>
            </w:r>
          </w:p>
        </w:tc>
      </w:tr>
      <w:tr w14:paraId="7B518643">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7BAFE81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 xml:space="preserve">Oreg </w:t>
            </w:r>
            <w:r>
              <w:rPr>
                <w:rFonts w:ascii="Times New Roman" w:hAnsi="Times New Roman" w:cs="Times New Roman" w:eastAsiaTheme="minorEastAsia"/>
                <w:sz w:val="21"/>
                <w:szCs w:val="21"/>
                <w:vertAlign w:val="superscript"/>
              </w:rPr>
              <w:t>[23]</w:t>
            </w: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5F5828A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美国</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1BE49C3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2019</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3E8E3CD8">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母乳捐赠在丧亲母亲应对丧失中的作用</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0F7A870C">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80名向HMBANA母乳库捐乳的丧亲母亲</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16A96DF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现象学研究</w:t>
            </w:r>
          </w:p>
          <w:p w14:paraId="473DEFB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（建构主义）</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2EE95395">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主题1：捐赠者身份支持母亲身份及其转变；主题2：捐赠者身份支持女性身体身份的重建；主题3捐赠者身份促进社会对丧婴母亲哀伤的理解与认可</w:t>
            </w:r>
          </w:p>
        </w:tc>
      </w:tr>
      <w:tr w14:paraId="35E91433">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69B4B7A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Carroll</w:t>
            </w:r>
            <w:r>
              <w:rPr>
                <w:rFonts w:hint="eastAsia" w:ascii="Times New Roman" w:hAnsi="Times New Roman" w:cs="Times New Roman" w:eastAsiaTheme="minorEastAsia"/>
                <w:sz w:val="21"/>
                <w:szCs w:val="21"/>
              </w:rPr>
              <w:t>和</w:t>
            </w:r>
            <w:r>
              <w:rPr>
                <w:rFonts w:ascii="Times New Roman" w:hAnsi="Times New Roman" w:cs="Times New Roman" w:eastAsiaTheme="minorEastAsia"/>
                <w:sz w:val="21"/>
                <w:szCs w:val="21"/>
              </w:rPr>
              <w:t>Lenne</w:t>
            </w:r>
            <w:r>
              <w:rPr>
                <w:rFonts w:ascii="Times New Roman" w:hAnsi="Times New Roman" w:cs="Times New Roman" w:eastAsiaTheme="minorEastAsia"/>
                <w:sz w:val="21"/>
                <w:szCs w:val="21"/>
                <w:vertAlign w:val="superscript"/>
              </w:rPr>
              <w:t>[24]</w:t>
            </w: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64342D1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澳大利亚</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49EBA6E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201</w:t>
            </w:r>
            <w:r>
              <w:rPr>
                <w:rFonts w:hint="eastAsia" w:ascii="Times New Roman" w:hAnsi="Times New Roman" w:cs="Times New Roman" w:eastAsiaTheme="minorEastAsia"/>
                <w:sz w:val="21"/>
                <w:szCs w:val="21"/>
              </w:rPr>
              <w:t>9</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3129727B">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女性在新生儿死亡后泌乳体验的丰富性</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2409CA62">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7位丧亲后捐乳母亲:澳大利亚5位，美国2位</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54819EE6">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描述性质性研究</w:t>
            </w:r>
          </w:p>
          <w:p w14:paraId="12772006">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（建构主义，女性主义）</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26EE9728">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主题1：作为疗愈过程的泌乳；主题2：悲伤中的专注与使命；主题3：自豪感与积极情感的源泉；主题4：延续母职认同与生命联结</w:t>
            </w:r>
          </w:p>
        </w:tc>
      </w:tr>
      <w:tr w14:paraId="0FE23E47">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175715F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Cole 等</w:t>
            </w:r>
            <w:r>
              <w:rPr>
                <w:rFonts w:ascii="Times New Roman" w:hAnsi="Times New Roman" w:cs="Times New Roman" w:eastAsiaTheme="minorEastAsia"/>
                <w:sz w:val="21"/>
                <w:szCs w:val="21"/>
                <w:vertAlign w:val="superscript"/>
              </w:rPr>
              <w:t>[25]</w:t>
            </w: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51B1F8B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美国</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6AE2F0A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201</w:t>
            </w:r>
            <w:r>
              <w:rPr>
                <w:rFonts w:hint="eastAsia" w:ascii="Times New Roman" w:hAnsi="Times New Roman" w:cs="Times New Roman" w:eastAsiaTheme="minorEastAsia"/>
                <w:sz w:val="21"/>
                <w:szCs w:val="21"/>
              </w:rPr>
              <w:t>8</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7258E346">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围产期姑息照护背景下母乳捐赠经历</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70374406">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2位丧亲后捐赠母乳的母亲</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4A87BFB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案例研究</w:t>
            </w:r>
          </w:p>
          <w:p w14:paraId="52CECE2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（诠释学）</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35395DA9">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主题1：母乳捐赠过程的挑战；主题2：捐赠母乳的积极意义；主题3：社会支持促进积极体验</w:t>
            </w:r>
          </w:p>
        </w:tc>
      </w:tr>
      <w:tr w14:paraId="3B562568">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0113199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 xml:space="preserve">Welborn </w:t>
            </w:r>
            <w:r>
              <w:rPr>
                <w:rFonts w:ascii="Times New Roman" w:hAnsi="Times New Roman" w:cs="Times New Roman" w:eastAsiaTheme="minorEastAsia"/>
                <w:sz w:val="21"/>
                <w:szCs w:val="21"/>
                <w:vertAlign w:val="superscript"/>
              </w:rPr>
              <w:t>[26]</w:t>
            </w:r>
          </w:p>
        </w:tc>
        <w:tc>
          <w:tcPr>
            <w:tcW w:w="669"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1FE35B8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美国</w:t>
            </w:r>
          </w:p>
        </w:tc>
        <w:tc>
          <w:tcPr>
            <w:tcW w:w="653"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2D965DD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2012</w:t>
            </w:r>
          </w:p>
        </w:tc>
        <w:tc>
          <w:tcPr>
            <w:tcW w:w="1194"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2EFCD26F">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围产期丧失后捐乳母亲的生活体验</w:t>
            </w:r>
          </w:p>
        </w:tc>
        <w:tc>
          <w:tcPr>
            <w:tcW w:w="1388"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036DDAB0">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21位丧亲后捐赠母乳的母亲</w:t>
            </w:r>
          </w:p>
        </w:tc>
        <w:tc>
          <w:tcPr>
            <w:tcW w:w="1428"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5B8006A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现象学研究</w:t>
            </w:r>
          </w:p>
          <w:p w14:paraId="3A24B3F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（现象学）</w:t>
            </w:r>
          </w:p>
        </w:tc>
        <w:tc>
          <w:tcPr>
            <w:tcW w:w="2608"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5E0EE855">
            <w:pPr>
              <w:pStyle w:val="46"/>
              <w:spacing w:line="360" w:lineRule="auto"/>
              <w:jc w:val="left"/>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主题1：认同母亲身份 / 哀悼母职的丧失；</w:t>
            </w:r>
          </w:p>
          <w:p w14:paraId="584348C2">
            <w:pPr>
              <w:pStyle w:val="46"/>
              <w:spacing w:line="360" w:lineRule="auto"/>
              <w:jc w:val="left"/>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主题2：挤奶体验的意义；主题3：在围产期丧失中找到意义并整合体验；主题4：与丧亲母亲一起处理泌乳问题的重要性</w:t>
            </w:r>
          </w:p>
        </w:tc>
      </w:tr>
    </w:tbl>
    <w:p w14:paraId="519D8DED">
      <w:pPr>
        <w:pStyle w:val="36"/>
        <w:spacing w:line="360" w:lineRule="auto"/>
        <w:ind w:firstLine="0" w:firstLineChars="0"/>
        <w:rPr>
          <w:rFonts w:ascii="Times New Roman" w:hAnsi="Times New Roman" w:cs="Times New Roman" w:eastAsiaTheme="minorEastAsia"/>
        </w:rPr>
      </w:pPr>
    </w:p>
    <w:p w14:paraId="2B219368">
      <w:pPr>
        <w:pStyle w:val="36"/>
        <w:spacing w:line="360" w:lineRule="auto"/>
        <w:ind w:firstLine="0" w:firstLineChars="0"/>
        <w:jc w:val="center"/>
        <w:rPr>
          <w:rFonts w:ascii="Times New Roman" w:hAnsi="Times New Roman" w:cs="Times New Roman" w:eastAsiaTheme="minorEastAsia"/>
        </w:rPr>
      </w:pPr>
      <w:r>
        <w:rPr>
          <w:rFonts w:ascii="Times New Roman" w:hAnsi="Times New Roman" w:cs="Times New Roman" w:eastAsiaTheme="minorEastAsia"/>
        </w:rPr>
        <w:t>表2　12篇纳入文献的方法学质量评价结果</w:t>
      </w:r>
    </w:p>
    <w:tbl>
      <w:tblPr>
        <w:tblStyle w:val="8"/>
        <w:tblW w:w="0" w:type="auto"/>
        <w:jc w:val="center"/>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71"/>
        <w:gridCol w:w="960"/>
        <w:gridCol w:w="500"/>
        <w:gridCol w:w="326"/>
        <w:gridCol w:w="745"/>
        <w:gridCol w:w="439"/>
        <w:gridCol w:w="775"/>
        <w:gridCol w:w="837"/>
        <w:gridCol w:w="367"/>
        <w:gridCol w:w="817"/>
        <w:gridCol w:w="357"/>
        <w:gridCol w:w="733"/>
      </w:tblGrid>
      <w:tr w14:paraId="122ACBED">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single" w:color="000000" w:sz="12" w:space="0"/>
              <w:left w:val="nil"/>
              <w:bottom w:val="single" w:color="000000" w:sz="4" w:space="0"/>
              <w:right w:val="nil"/>
              <w:tl2br w:val="nil"/>
            </w:tcBorders>
            <w:shd w:val="clear" w:color="auto" w:fill="FFFFFF"/>
            <w:tcMar>
              <w:top w:w="57" w:type="dxa"/>
              <w:left w:w="57" w:type="dxa"/>
              <w:bottom w:w="57" w:type="dxa"/>
              <w:right w:w="57" w:type="dxa"/>
            </w:tcMar>
            <w:vAlign w:val="center"/>
          </w:tcPr>
          <w:p w14:paraId="4220BBC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纳入文献</w:t>
            </w:r>
            <w:bookmarkStart w:id="2" w:name="FX_TBL_ID8000424C"/>
            <w:bookmarkEnd w:id="2"/>
          </w:p>
        </w:tc>
        <w:tc>
          <w:tcPr>
            <w:tcW w:w="960"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7CD151BB">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①</w:t>
            </w:r>
          </w:p>
        </w:tc>
        <w:tc>
          <w:tcPr>
            <w:tcW w:w="500"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05395DDC">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②</w:t>
            </w:r>
          </w:p>
        </w:tc>
        <w:tc>
          <w:tcPr>
            <w:tcW w:w="326"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04D27C32">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③</w:t>
            </w:r>
          </w:p>
        </w:tc>
        <w:tc>
          <w:tcPr>
            <w:tcW w:w="745"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19F33147">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④</w:t>
            </w:r>
          </w:p>
        </w:tc>
        <w:tc>
          <w:tcPr>
            <w:tcW w:w="439"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21B64397">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⑤</w:t>
            </w:r>
          </w:p>
        </w:tc>
        <w:tc>
          <w:tcPr>
            <w:tcW w:w="775"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684BC6AE">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⑥</w:t>
            </w:r>
          </w:p>
        </w:tc>
        <w:tc>
          <w:tcPr>
            <w:tcW w:w="837"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3E11DE59">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⑦</w:t>
            </w:r>
          </w:p>
        </w:tc>
        <w:tc>
          <w:tcPr>
            <w:tcW w:w="367"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4E8BCDB4">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⑧</w:t>
            </w:r>
          </w:p>
        </w:tc>
        <w:tc>
          <w:tcPr>
            <w:tcW w:w="817"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645F5645">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⑨</w:t>
            </w:r>
          </w:p>
        </w:tc>
        <w:tc>
          <w:tcPr>
            <w:tcW w:w="357"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387D73C7">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⑩</w:t>
            </w:r>
          </w:p>
        </w:tc>
        <w:tc>
          <w:tcPr>
            <w:tcW w:w="733"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3FCF638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质量等级</w:t>
            </w:r>
          </w:p>
        </w:tc>
      </w:tr>
      <w:tr w14:paraId="53528BC2">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0EDE035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Ward等</w:t>
            </w:r>
            <w:r>
              <w:rPr>
                <w:rFonts w:ascii="Times New Roman" w:hAnsi="Times New Roman" w:cs="Times New Roman" w:eastAsiaTheme="minorEastAsia"/>
                <w:sz w:val="21"/>
                <w:szCs w:val="21"/>
                <w:vertAlign w:val="superscript"/>
              </w:rPr>
              <w:t>[6]</w:t>
            </w:r>
          </w:p>
        </w:tc>
        <w:tc>
          <w:tcPr>
            <w:tcW w:w="960"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7631E116">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500"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7294FEB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58FC270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5C71A66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0F08E6F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6390E0F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837"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4812C0F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67"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128192C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否</w:t>
            </w:r>
          </w:p>
        </w:tc>
        <w:tc>
          <w:tcPr>
            <w:tcW w:w="817"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0FE8CE56">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71407E4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5238424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38B3B5B8">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20C86AA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Tran等</w:t>
            </w:r>
            <w:r>
              <w:rPr>
                <w:rFonts w:ascii="Times New Roman" w:hAnsi="Times New Roman" w:cs="Times New Roman" w:eastAsiaTheme="minorEastAsia"/>
                <w:sz w:val="21"/>
                <w:szCs w:val="21"/>
                <w:vertAlign w:val="superscript"/>
              </w:rPr>
              <w:t>[17]</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43AFF54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5060E37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3002CA5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7619F08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5C2C70D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2FF191D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6174C59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57CDF01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否</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127FF32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519FE85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7EA2701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0C4986DA">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614F1BB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Waldby等</w:t>
            </w:r>
            <w:r>
              <w:rPr>
                <w:rFonts w:ascii="Times New Roman" w:hAnsi="Times New Roman" w:cs="Times New Roman" w:eastAsiaTheme="minorEastAsia"/>
                <w:sz w:val="21"/>
                <w:szCs w:val="21"/>
                <w:vertAlign w:val="superscript"/>
              </w:rPr>
              <w:t>[18]</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32E6834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5047588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5C1BA75A">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2BF01B0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35490A7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4E23894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4455D03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2B21B80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否</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479CD90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673EB32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6B6B3E7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54486B62">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7BC6FE4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Noble-Carr等</w:t>
            </w:r>
            <w:r>
              <w:rPr>
                <w:rFonts w:ascii="Times New Roman" w:hAnsi="Times New Roman" w:cs="Times New Roman" w:eastAsiaTheme="minorEastAsia"/>
                <w:sz w:val="21"/>
                <w:szCs w:val="21"/>
                <w:vertAlign w:val="superscript"/>
              </w:rPr>
              <w:t>[19]</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1C160CF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14FD111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4B8473C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335A280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24BF729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5F9C962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1538201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253403B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否</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577FA33A">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56A5CBC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3188483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721D7F1D">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794C67EA">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Oreg等</w:t>
            </w:r>
            <w:r>
              <w:rPr>
                <w:rFonts w:ascii="Times New Roman" w:hAnsi="Times New Roman" w:cs="Times New Roman" w:eastAsiaTheme="minorEastAsia"/>
                <w:sz w:val="21"/>
                <w:szCs w:val="21"/>
                <w:vertAlign w:val="superscript"/>
              </w:rPr>
              <w:t>[20]</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033B69A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1950157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30533C4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043BA74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7F8C95C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4F5A9E0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626C548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70F3491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否</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4047918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14A5EAD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3C2EFFF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2F3FB510">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70A26F1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Fernández‐Medina等</w:t>
            </w:r>
            <w:r>
              <w:rPr>
                <w:rFonts w:ascii="Times New Roman" w:hAnsi="Times New Roman" w:cs="Times New Roman" w:eastAsiaTheme="minorEastAsia"/>
                <w:sz w:val="21"/>
                <w:szCs w:val="21"/>
                <w:vertAlign w:val="superscript"/>
              </w:rPr>
              <w:t>[21]</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228C095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714F158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01FB0FA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17953C16">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532EE27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48B31B9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1A355AD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0BEA1FA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否</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2FCC283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462EF5A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129312AA">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0468F346">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4EAA6B0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Paraszczuk等</w:t>
            </w:r>
            <w:r>
              <w:rPr>
                <w:rFonts w:ascii="Times New Roman" w:hAnsi="Times New Roman" w:cs="Times New Roman" w:eastAsiaTheme="minorEastAsia"/>
                <w:sz w:val="21"/>
                <w:szCs w:val="21"/>
                <w:vertAlign w:val="superscript"/>
              </w:rPr>
              <w:t>[22]</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1EFAC21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373B4E4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71A4EE7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6377A73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20605896">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5CB6956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27CB902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2665215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2B275776">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62FD06F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3160024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216FD6AB">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0F7F8D2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Oreg</w:t>
            </w:r>
            <w:r>
              <w:rPr>
                <w:rFonts w:ascii="Times New Roman" w:hAnsi="Times New Roman" w:cs="Times New Roman" w:eastAsiaTheme="minorEastAsia"/>
                <w:sz w:val="21"/>
                <w:szCs w:val="21"/>
                <w:vertAlign w:val="superscript"/>
              </w:rPr>
              <w:t>[3]</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5F35883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40F2CEB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40C1FE5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013E690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2C6C24C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790CC5B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1668FD4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560A7EE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2A0388F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6D7EE8F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48ADC73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19AF1832">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22934A6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Oreg</w:t>
            </w:r>
            <w:r>
              <w:rPr>
                <w:rFonts w:ascii="Times New Roman" w:hAnsi="Times New Roman" w:cs="Times New Roman" w:eastAsiaTheme="minorEastAsia"/>
                <w:sz w:val="21"/>
                <w:szCs w:val="21"/>
                <w:vertAlign w:val="superscript"/>
              </w:rPr>
              <w:t>[23]</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436BD4A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01F3A58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641D360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16969EF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4358679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1E6296C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6EF4FD4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6509570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否</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37DE0F5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3136268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6562859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68A208DF">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1034F47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Carroll</w:t>
            </w:r>
            <w:r>
              <w:rPr>
                <w:rFonts w:hint="eastAsia" w:ascii="Times New Roman" w:hAnsi="Times New Roman" w:cs="Times New Roman" w:eastAsiaTheme="minorEastAsia"/>
                <w:sz w:val="21"/>
                <w:szCs w:val="21"/>
              </w:rPr>
              <w:t>和</w:t>
            </w:r>
            <w:r>
              <w:rPr>
                <w:rFonts w:ascii="Times New Roman" w:hAnsi="Times New Roman" w:cs="Times New Roman" w:eastAsiaTheme="minorEastAsia"/>
                <w:sz w:val="21"/>
                <w:szCs w:val="21"/>
              </w:rPr>
              <w:t>Lenne</w:t>
            </w:r>
            <w:r>
              <w:rPr>
                <w:rFonts w:ascii="Times New Roman" w:hAnsi="Times New Roman" w:cs="Times New Roman" w:eastAsiaTheme="minorEastAsia"/>
                <w:sz w:val="21"/>
                <w:szCs w:val="21"/>
                <w:vertAlign w:val="superscript"/>
              </w:rPr>
              <w:t>[24]</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16A7DFD6">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48BE3D3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5F061A4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65425FD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2AB6931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15C3A98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3DF7B0C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0644E6F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否</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05094C2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69B9DE3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6CB5508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48C56748">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1755AA4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Cole等</w:t>
            </w:r>
            <w:r>
              <w:rPr>
                <w:rFonts w:ascii="Times New Roman" w:hAnsi="Times New Roman" w:cs="Times New Roman" w:eastAsiaTheme="minorEastAsia"/>
                <w:sz w:val="21"/>
                <w:szCs w:val="21"/>
                <w:vertAlign w:val="superscript"/>
              </w:rPr>
              <w:t>[25]</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1669847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4A51A94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542D322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566EC45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4DBB0DC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1CCAEB2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785A554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05CADEA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否</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754532C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089EFAE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0034F5F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4F07B14C">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25E9978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Welborn</w:t>
            </w:r>
            <w:r>
              <w:rPr>
                <w:rFonts w:ascii="Times New Roman" w:hAnsi="Times New Roman" w:cs="Times New Roman" w:eastAsiaTheme="minorEastAsia"/>
                <w:sz w:val="21"/>
                <w:szCs w:val="21"/>
                <w:vertAlign w:val="superscript"/>
              </w:rPr>
              <w:t>[26]</w:t>
            </w:r>
          </w:p>
        </w:tc>
        <w:tc>
          <w:tcPr>
            <w:tcW w:w="960"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354E57A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500"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29C4D39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3052CA1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1759B69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0DADC44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45A4902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312D591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367"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075BDC9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817"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6412B65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7EB5EC2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4A15769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1D22D28D">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9627" w:type="dxa"/>
            <w:gridSpan w:val="12"/>
            <w:tcBorders>
              <w:top w:val="nil"/>
              <w:left w:val="nil"/>
              <w:bottom w:val="nil"/>
              <w:right w:val="nil"/>
            </w:tcBorders>
            <w:shd w:val="clear" w:color="auto" w:fill="FFFFFF"/>
            <w:tcMar>
              <w:top w:w="57" w:type="dxa"/>
              <w:left w:w="57" w:type="dxa"/>
              <w:bottom w:w="57" w:type="dxa"/>
              <w:right w:w="57" w:type="dxa"/>
            </w:tcMar>
            <w:vAlign w:val="center"/>
          </w:tcPr>
          <w:p w14:paraId="51FDC37B">
            <w:pPr>
              <w:pStyle w:val="46"/>
              <w:spacing w:line="360" w:lineRule="auto"/>
              <w:jc w:val="left"/>
              <w:rPr>
                <w:rFonts w:ascii="Times New Roman" w:hAnsi="Times New Roman" w:cs="Times New Roman" w:eastAsiaTheme="minorEastAsia"/>
                <w:sz w:val="21"/>
                <w:szCs w:val="21"/>
              </w:rPr>
            </w:pPr>
            <w:r>
              <w:rPr>
                <w:rFonts w:ascii="Times New Roman" w:hAnsi="Times New Roman" w:cs="Times New Roman" w:eastAsiaTheme="minorEastAsia"/>
                <w:sz w:val="21"/>
                <w:szCs w:val="21"/>
              </w:rPr>
              <w:t>注：</w:t>
            </w:r>
            <w:r>
              <w:rPr>
                <w:rFonts w:ascii="Cambria Math" w:hAnsi="Cambria Math" w:cs="Cambria Math" w:eastAsiaTheme="minorEastAsia"/>
                <w:sz w:val="21"/>
                <w:szCs w:val="21"/>
              </w:rPr>
              <w:t>①</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所陈述的哲学基础与研究方法是否一致？</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r>
              <w:rPr>
                <w:rFonts w:ascii="Cambria Math" w:hAnsi="Cambria Math" w:cs="Cambria Math" w:eastAsiaTheme="minorEastAsia"/>
                <w:sz w:val="21"/>
                <w:szCs w:val="21"/>
              </w:rPr>
              <w:t>②</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研究方法与研究问题或目标之间是否一致？</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r>
              <w:rPr>
                <w:rFonts w:ascii="Cambria Math" w:hAnsi="Cambria Math" w:cs="Cambria Math" w:eastAsiaTheme="minorEastAsia"/>
                <w:sz w:val="21"/>
                <w:szCs w:val="21"/>
              </w:rPr>
              <w:t>③</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研究方法与用于收集数据的方法之间是否一致？</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r>
              <w:rPr>
                <w:rFonts w:ascii="Cambria Math" w:hAnsi="Cambria Math" w:cs="Cambria Math" w:eastAsiaTheme="minorEastAsia"/>
                <w:sz w:val="21"/>
                <w:szCs w:val="21"/>
              </w:rPr>
              <w:t>④</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方法学与资料的代表性及资料的分析是否一致？</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r>
              <w:rPr>
                <w:rFonts w:ascii="Cambria Math" w:hAnsi="Cambria Math" w:cs="Cambria Math" w:eastAsiaTheme="minorEastAsia"/>
                <w:sz w:val="21"/>
                <w:szCs w:val="21"/>
              </w:rPr>
              <w:t>⑤</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研究方法与结果解释之间是否存在一致性？</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r>
              <w:rPr>
                <w:rFonts w:ascii="Cambria Math" w:hAnsi="Cambria Math" w:cs="Cambria Math" w:eastAsiaTheme="minorEastAsia"/>
                <w:sz w:val="21"/>
                <w:szCs w:val="21"/>
              </w:rPr>
              <w:t>⑥</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是否从文化背景、价值观的角度说明研究者自身的状况？</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r>
              <w:rPr>
                <w:rFonts w:ascii="Cambria Math" w:hAnsi="Cambria Math" w:cs="Cambria Math" w:eastAsiaTheme="minorEastAsia"/>
                <w:sz w:val="21"/>
                <w:szCs w:val="21"/>
              </w:rPr>
              <w:t>⑦</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研究者对研究的影响以及反之是否被提及？</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r>
              <w:rPr>
                <w:rFonts w:ascii="Cambria Math" w:hAnsi="Cambria Math" w:cs="Cambria Math" w:eastAsiaTheme="minorEastAsia"/>
                <w:sz w:val="21"/>
                <w:szCs w:val="21"/>
              </w:rPr>
              <w:t>⑧</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研究对象是否具有典型性？是否充分代表了研究对象及其观点？</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r>
              <w:rPr>
                <w:rFonts w:ascii="Cambria Math" w:hAnsi="Cambria Math" w:cs="Cambria Math" w:eastAsiaTheme="minorEastAsia"/>
                <w:sz w:val="21"/>
                <w:szCs w:val="21"/>
              </w:rPr>
              <w:t>⑨</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研究是否符合当前标准或最近的研究，是否有适当机构的伦理批准证据？</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r>
              <w:rPr>
                <w:rFonts w:ascii="Cambria Math" w:hAnsi="Cambria Math" w:cs="Cambria Math" w:eastAsiaTheme="minorEastAsia"/>
                <w:sz w:val="21"/>
                <w:szCs w:val="21"/>
              </w:rPr>
              <w:t>⑩</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研究报告中得出的结论是否源于对数据的分析或解释？</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p>
        </w:tc>
      </w:tr>
    </w:tbl>
    <w:p w14:paraId="2C96ACA0">
      <w:pPr>
        <w:spacing w:line="360" w:lineRule="auto"/>
        <w:ind w:firstLine="440" w:firstLineChars="200"/>
        <w:rPr>
          <w:rFonts w:ascii="Times New Roman" w:cs="Times New Roman"/>
          <w:sz w:val="21"/>
          <w:szCs w:val="21"/>
        </w:rPr>
      </w:pPr>
      <w:r>
        <w:rPr>
          <w:rFonts w:ascii="Times New Roman" w:cs="Times New Roman"/>
        </w:rPr>
        <w:t>因纳入文献均来自国外，文化背景、医疗体系和母乳库发展模式导致围产期丧失母乳捐赠体验存在异质性，本研究对此进行了异质性分析。文化背景方面，发达国家更强调个人自主性及自我实现价值，发展中国家则注重家庭支持与社会互助，但所有研究均体现出母乳捐赠对围产期丧失母亲具有心理疗愈作用；医疗体系方面，欧美研究直接批判医疗对围产期丧失母乳捐赠的</w:t>
      </w:r>
      <w:r>
        <w:rPr>
          <w:rFonts w:hint="eastAsia" w:ascii="Times New Roman" w:cs="Times New Roman"/>
        </w:rPr>
        <w:t>惯性处理</w:t>
      </w:r>
      <w:r>
        <w:rPr>
          <w:rFonts w:ascii="Times New Roman" w:cs="Times New Roman"/>
        </w:rPr>
        <w:t>，以色列研究为间接批判，越南研究未进行批判，而是呈现鼓励与支持，且仅澳大利亚有明确的临床实践指南支持捐赠选项，其余国家多依赖医护人员个人认知，但所有研究均认为医疗体系是围产期丧失母乳捐赠的关键环境，缺乏将泌乳管理整合进哀伤照护的相关政策；母乳库发展模式方面，美、澳等国家母乳库网络均成熟，而越南母乳库处于初建示范阶段，但母亲仍能从有限资源中获得价值感，以色列（捐赠文化世界领先）研究探讨了直接互动式捐赠，其余国家均为匿名捐赠，各国母乳库对母亲的认可方式亦有差别，但所有研究中母乳库的存在为围产期丧失母亲母乳捐赠提供了有效帮助。尽管存在上述异质性，但所有研究均支持统一观点：在不同文化、医疗、制度背景下，围产期丧失母亲的母乳捐赠是用于应对复杂性悲伤、重建母职身份和寻求意义的积极策略。</w:t>
      </w:r>
    </w:p>
    <w:p w14:paraId="491AE1D3">
      <w:pPr>
        <w:pStyle w:val="26"/>
        <w:spacing w:line="360" w:lineRule="auto"/>
        <w:ind w:firstLine="420"/>
        <w:rPr>
          <w:rFonts w:ascii="Times New Roman" w:hAnsi="Times New Roman" w:cs="Times New Roman" w:eastAsiaTheme="minorEastAsia"/>
        </w:rPr>
      </w:pPr>
      <w:r>
        <w:rPr>
          <w:rFonts w:hint="eastAsia" w:ascii="Times New Roman" w:hAnsi="Times New Roman" w:cs="Times New Roman" w:eastAsiaTheme="minorEastAsia"/>
        </w:rPr>
        <w:t>3.Meta整合结果：本研究最终形成5个描述性主题（副主题）和2个分析性主题（主题）。（1）主题1：复杂性悲伤的自我疗愈过程。母乳捐赠代表了一种母亲主导的、整合性的自我疗愈过程。面对“身（泌乳）”“心（丧失）”“社（失序无援）”三重坍塌引起的复杂性悲伤，母亲们通过母乳捐赠这一自主实践，创造性地主动赋予“不适”以意义，将破碎的母职身份重新编织进一个饱含体验与情感的新叙事中，实现自我救赎。本主题综合了个人层的身心疗愈，与现有哀伤理论中“意义重构”［27］和“持续性联结”［28］的观点相呼应，表明围产期丧失母亲的母乳捐赠是一种积极的哀伤自然应对策略，而非病理性需强行治疗的“固执”。1）副主题1：促进母职延续、过渡与重构。有10篇文章报道了母乳捐赠在母亲身份重塑方面的体验［3，6，17⁃18，20⁃23，25⁃26］。泌乳是成为母亲的自然现象，既代表了母亲哺育子女的职责，也象征着母爱流露的需求（“喂养孩子的需求是最重要的，并且与母职满意度相关。”［6］）。围产期丧失事件剥夺了母亲应有的体验（“护士让我吃药，因为这样痛苦会消失得更快...但我不想抑制我的泌乳，我想体验我仅存的母亲身份...”［21］），而捐赠行为使围产期丧失母亲能够在生理上延续“哺育”这一核心母职实践，给予母亲们有形的安慰（“捐赠母乳的感觉很好...好像我依然是个妈妈。”［22］）。通过为“孩子们”泌乳并“以孩子的名义”捐赠，母亲们得以在一个断裂的时空中，于身于心感知和联结自己的孩子（“对于所有女性而言，她们的母乳代表了身体和心灵上与她们孩子之间的联系。”［6］），其丧亲后的母职身份认同得以逐渐重构，接纳自己是一位完整的丧亲母亲的事实（“泵乳的经历和捐赠者身份的内化，让母亲们能够逐渐过渡到她们作为丧亲母亲的新身份。它让她们获得了更深的释怀感。”［23］）。母乳捐赠好比一味“良方”，以自然的方式温柔缓解涨乳之痛，安抚丧子之殇。2）副主题2：使围产期丧失具象化。有10篇文章报道了母乳捐赠在明确丧失意义方面的体验［3，6，18⁃19，21⁃26］。围产期丧失具有模糊性——“失去”真实存在，却难以被承认——“孩子”似乎从未来过这世界。规律性的泵奶与捐赠过程，被母亲们描述为一种具有仪式感的依恋日常（“我按照固定的时间表泵乳……我会走进Kree的房间，就像到了该给她哺乳的时间一样。我会仔细准备好吸奶器，拿一条特别的毯子，一个加热垫来模拟我宝宝的温暖...”［3］），它通过有形的动作流程、物质产出（乳汁）和自由放松的个人空间（“母乳捐赠让我逃离医院、做一些积极的事，并且给自己一个放松的机会。”［6］），具象化应对无形的哀伤（“提取和捐赠乳汁的仪式通过注入新的意义，帮助母亲们解决了她们的模糊性丧失...”［3］），提高自我尊重（“我为我的乳房感到非常骄傲。”［23］）并感知助人的价值（“我捐乳汁给那些母乳喂养有问题的母亲是很有帮助的。”［6］）。母亲们通常认为乳汁是生命消逝的馈赠（“研究中的母亲们为婴儿的死亡建构了新的意义，认为它并非徒然，而是有价值的，因为她们认为这是婴儿‘遗留’的拯救生命的行为。”［3］），帮助其他生命存活，她们有义务完成这个使命（“知道自己的身体在创造生命是很充满力量的，不仅仅是创造生命，而且维持小生命存在于世。”［6］）。当捐乳母亲见到被自己母乳供养的婴儿及父母时，会产生非血缘但胜似血缘的亲情联结（“它成了我们所有人共有的。它同时是爱和悲伤、骄傲和悲剧、利他主义和自私自利、痛苦和救赎、拥有和失去、健康和疾病、出生和收养和重生、死亡和生命的制造者和产物。”［20］），这极具成就感、价值感。这一仪式为难以言说的痛苦提供了结构化的具体表达渠道，并将“无意义的失去”转化为“有目的的馈赠”，从而帮助消解丧失的模糊性。3）副主题3：协助积极应对创伤。有8篇文章报道了母乳捐赠在自主应对创伤方面的体验［3，6，17，19，21，24⁃26］。在充满医疗干预和被动接受的丧亲经历中，捐赠决策是母亲们重获控制感和能动性的关键途径。丧失发生伴随着泌乳的开始，母亲们悲伤、痛苦且迷茫无助，当看到NICU里其他嗷嗷待哺的生命、感受到乳汁溢出的湿润，母亲们会想要挤出母乳并捐赠来转移注意力、提供帮助，乳汁定期捐赠成为一件可做之事（“泵奶是我实际上能做的唯一一件小事。”［6］），给了母亲目标感以积极应对悲伤与混乱（“当你沉浸在悲伤之中时，你需要什么东西去让你振作，就像一个目标，或什么需要集中精力去做的事。”［6］）。然而在捐乳过程中，母亲们也面临着不少挑战。吸奶的高频次会扰乱捐赠者的正常作息与生活（“再之后她减少泵乳频率来取消夜间泵乳...她描述泵乳过程有时不方便...有时她不想为了完成泵乳任务而从正在进行的活动中脱离出来。”［25］），母乳量随时间变化的现实也会让捐赠者因过高期待而产生情绪波动（“随着奶量减少，她被失落感淹没：‘我感觉自己失败了，因为我有一个很大的捐赠箱要填满。我甚至没有在箱子里留下一点凹痕。’”［25］）。母乳捐赠代表了一种围产期丧失母亲自主掌控创伤性混乱的能力和自由，然而母亲仍面临影响生活作息、实际乳量不及期望等被反噬的风险，故母乳捐赠虽能协助丧亲母亲积极应对创伤，仍需辩证看待。而社会的支持能一定程度上减轻其现存问题，增加积极效益的权重。（2）主题2：对系统性支持的迫切需求。母亲们的捐赠体验清晰映照出传统围产期丧失照护系统中，以“医疗效率”为主导的决策模式与母亲持续存在的哀伤抚慰需求之间存在差异。母亲们捐赠时遇到的信息盲区、流程障碍与情感孤岛并非偶然，而是系统性支持缺位的直接体现。母亲们对专业知识、选择权、人性照护的渴望，实质上是对一种更富共情、更尊重主体性、更能支持意义重建的丧亲照护模式的迫切需求。本主题综合了社会层的系统性支持，与女性主义理论下健康社会学［29］视角共振，揭示了女性身体自主权在医疗化语境下所面临的挑战。1）副主题4：缺乏社会支持硬性条件。有9篇文章报道了围产期丧失母亲母乳捐赠在社会硬性支持缺乏方面的体验［17⁃23，25⁃26］。围产期丧失母亲的捐乳体验如同一面棱镜，折射出从医疗到社会的支持链条存在多重缺口。选择继续分泌乳汁并非易事，目前围产期丧失后母乳管理主流措施是药物退乳，抑制母乳分泌。医护人员通常直接发药给丧亲母亲，未考虑她们自主选择的权利，这种“家长式”医疗决策阻碍了部分有捐乳意愿的母亲（“他们在那些私密的情境为你做决定，这让我感到更加空虚和破碎。”［21］），母亲们在访谈时表达出自己对自主决策的渴望（“泌乳的选择应该始终是自由和知情的。让母亲们来做选择。”［21］），提示围产期丧失后的泌乳管理应当有规范的政策支持。此外，缺乏由亲近的专业人士（“对我来说...［最合适的⼈］可能是护士—— 但这仍然取决于你和那位护士的关系。”［19］）提供前瞻性（“我认为，关于宝宝去世后乳汁分泌会发生什么的信息，应该在宝宝去世前就公开或理解，这样更容易理解和思考宝宝去世后可能发生的事情。”［19］）、可持续性（“医院里告诉你母乳捐赠很好，但你理解不了。尤其是当你回到家里、母乳才开始分泌的时候[再想获得指导就迟了]。”［19］）、书面形式（“家长们解释说，提供书面信息将有助于他们以自己的节奏和需要时，理解并考虑哺乳和母乳管理策略。”［19］）的泌乳信息、捐赠流程繁琐和设施不便（“...所以我们希望母乳库能更容易接受母亲捐赠的母乳。而且应该有更简单的方式来实现母乳运输。”［19］）也构成了母乳捐赠的主要障碍。Brown[30]等发现因距离、信息滞后等原因无法捐赠母乳的母亲会体验到被排斥的负性心理，与成功捐赠者获得的成就与自豪形成对比，均提示构建系统化、多维度支持网络的潜在可能与莫大价值。2）副主题5：渴望社会理解与情感支持。有6篇文章报道了围产期丧失母亲在呼唤社会支援母乳捐赠方面的体验［18⁃19，21⁃23，26］。当前围产期丧失的社会叙事中，母亲泌乳并捐赠的超前思想难以被广泛接受（“他们告诉我这是出于伦理问题，⼥性捐乳却没有生出婴儿，⾮常痛苦...”［21］），医患沟通中相关话题少有触及。这使得有意愿捐赠母乳的丧亲母亲们成为边缘化角色（“然而，那些拒绝压抑哺乳并决定继续的⼥性感到被遗弃、孤独，并被误解，认为缺乏支持阻碍了悲伤过程。”［21］），主要依靠个人努力进行自由泌乳管理与自我照护的探索。与此同时，母亲们提及曾获得的有限理解与情感支持，也反衬出她们对系统本应发挥作用的需求，包括母乳库坚定的身份认同（“...在母乳库，我们被称为‘Everett的家人’，这是如此特别...”［23］）和价值认可（“...他们特意留了一点我捐赠的乳汁...然后寄回给我一个吊坠...这让我非常开心。”［22］）、家庭成员的切实帮助（“...他们只有一个旧冰箱...她的婆婆毫不犹豫地取出冰箱里的食物，清理冰箱，并为Ms. Hoa提供了储存捐赠母乳的空间。”［17］）、医护人员的情感支持（“温暖、友好且感激。她让我感觉自己是团队的一员：被需要、被珍惜、被神圣。这让我对自己的决定感到安心。”［25］）及与接受家庭的互动（“...接受者还让他们的两个孩子一起帮忙搬运冷藏箱。每次都变得更容易...送出母乳让我以一种无可比拟、也无法做到的方式充实我。”［20］）。因此，捐赠母乳的行为，在某种意义上超越纯粹利他，成为一种主动破冰、寻求联结与确认存在的方式（“社会决定让你的母职消失，但作为如此近距离接触过死亡的母亲，我们努力让我们的经历变得可见和真实。捐赠母乳是一种为这种沉默的悲伤发声的方式。”［21］）。这一过程直白地表明了母亲们需要的不仅是如何处理乳汁的技术指导，更是一个能容纳复杂性悲伤、允许特定方式延续母职的社会文化空间。（3） CERQual评估结果：CERQual评估以证据置信度评价表形式呈现（表）。评估显示主题1与其三个副主题具有高置信度，主题2与其两个副主题具有中置信度。降级原因主要在于部分纳入研究存在方法学局限性，以及研究数据的充分性存在不足。（4）亚组分析：为探究不同情境下的体验差异，本研究按照围产期丧失类型和捐赠渠道对纳入研究进行亚组分析。对于不同围产期丧失类型，本研究对比发现宫内死亡[3,6,18,19,20,21,22,23,26]母亲“从未见面”的丧失体验更为模糊，母乳捐赠“使围产期丧失具象化（对应副主题2）”的作用较突出；而新生儿死亡[3,6,17,18,19,21,22,23,24,25,26]母亲“曾经拥有”的丧失体验更具体，母乳捐赠“促进母职延续、过渡与重构（对应副主题1）”的价值更明显。对于不同捐赠渠道，本研究对比发现通过母乳库捐赠[3,6,17,18,19,21,22,23,24,25,26]的母亲因依赖母乳库专业流程与帮助，对捐赠流程、设施、信息沟通等“社会支持硬性条件的缺乏（对应副主题4）”较为敏感；而直接捐赠[20]的母亲能感受到来自受捐家庭的感激、甚至将悲伤转化为与对方之间建立的情感联结，更容易满足“对社会理解与情感支持的渴望（对应副主题5）”。</w:t>
      </w:r>
      <w:r>
        <w:rPr>
          <w:rFonts w:ascii="Times New Roman" w:hAnsi="Times New Roman" w:cs="Times New Roman" w:eastAsiaTheme="minorEastAsia"/>
        </w:rPr>
      </w:r>
      <w:r>
        <w:rPr>
          <w:rStyle w:val="13"/>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ascii="Times New Roman" w:hAnsi="Times New Roman" w:eastAsia="微软雅黑" w:cs="Times New Roman"/>
        </w:rPr>
      </w:r>
      <w:r>
        <w:rPr>
          <w:rFonts w:ascii="Times New Roman" w:hAnsi="Times New Roman" w:cs="Times New Roman"/>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cs="Times New Roman"/>
          <w:vertAlign w:val="superscript"/>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ascii="Times New Roman" w:hAnsi="Times New Roman" w:eastAsia="微软雅黑" w:cs="Times New Roman"/>
        </w:rPr>
      </w:r>
      <w:r>
        <w:rPr>
          <w:rFonts w:ascii="Times New Roman" w:hAnsi="Times New Roman" w:cs="Times New Roman"/>
        </w:rPr>
      </w:r>
      <w:r>
        <w:rPr>
          <w:rFonts w:hint="eastAsia" w:ascii="Times New Roman" w:hAnsi="Times New Roman" w:cs="Times New Roman"/>
        </w:rPr>
      </w:r>
      <w:r>
        <w:rPr>
          <w:rFonts w:ascii="Times New Roman" w:hAnsi="Times New Roman" w:cs="Times New Roman"/>
        </w:rPr>
      </w:r>
      <w:r>
        <w:rPr>
          <w:rFonts w:ascii="Times New Roman" w:hAnsi="Times New Roman" w:eastAsia="微软雅黑" w:cs="Times New Roman"/>
        </w:rPr>
      </w:r>
      <w:r>
        <w:rPr>
          <w:rFonts w:ascii="Times New Roman" w:hAnsi="Times New Roman" w:cs="Times New Roman"/>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ascii="Times New Roman" w:hAnsi="Times New Roman" w:eastAsia="微软雅黑" w:cs="Times New Roman"/>
        </w:rPr>
      </w:r>
      <w:r>
        <w:rPr>
          <w:rFonts w:ascii="Times New Roman" w:hAnsi="Times New Roman" w:cs="Times New Roman"/>
        </w:rPr>
      </w:r>
      <w:r>
        <w:rPr>
          <w:rFonts w:hint="eastAsia" w:ascii="Times New Roman" w:hAnsi="Times New Roman" w:cs="Times New Roman"/>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ins w:id="95" w:author="徐杰爱吃饭 [2]" w:date="2026-03-19T18:01:51Z">
        <w:r>
          <w:rPr>
            <w:rFonts w:hint="eastAsia" w:ascii="Times New Roman" w:hAnsi="Times New Roman" w:cs="Times New Roman" w:eastAsiaTheme="minorEastAsia"/>
            <w:lang w:val="en-US" w:eastAsia="zh-CN"/>
          </w:rPr>
          <w:t>3</w:t>
        </w:r>
      </w:ins>
      <w:del w:id="96" w:author="徐杰爱吃饭 [2]" w:date="2026-03-19T18:01:50Z">
        <w:r>
          <w:rPr>
            <w:rFonts w:ascii="Times New Roman" w:hAnsi="Times New Roman" w:cs="Times New Roman" w:eastAsiaTheme="minorEastAsia"/>
          </w:rPr>
          <w:delText>4</w:delText>
        </w:r>
      </w:del>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p>
    <w:p w14:paraId="2756350B">
      <w:pPr>
        <w:pStyle w:val="36"/>
        <w:spacing w:line="360" w:lineRule="auto"/>
        <w:ind w:firstLine="0" w:firstLineChars="0"/>
        <w:jc w:val="center"/>
        <w:rPr>
          <w:ins w:id="97" w:author="徐杰爱吃饭 [2]" w:date="2026-03-19T18:04:38Z"/>
          <w:rFonts w:ascii="Times New Roman" w:hAnsi="Times New Roman" w:cs="Times New Roman" w:eastAsiaTheme="minorEastAsia"/>
        </w:rPr>
      </w:pPr>
      <w:r>
        <w:rPr>
          <w:rFonts w:ascii="Times New Roman" w:hAnsi="Times New Roman" w:cs="Times New Roman" w:eastAsiaTheme="minorEastAsia"/>
        </w:rPr>
        <w:t>表</w:t>
      </w:r>
      <w:del w:id="98" w:author="徐杰爱吃饭 [2]" w:date="2026-03-19T17:58:38Z">
        <w:r>
          <w:rPr>
            <w:rFonts w:hint="default" w:ascii="Times New Roman" w:hAnsi="Times New Roman" w:cs="Times New Roman" w:eastAsiaTheme="minorEastAsia"/>
            <w:lang w:val="en-US"/>
          </w:rPr>
          <w:delText>4</w:delText>
        </w:r>
      </w:del>
      <w:ins w:id="99" w:author="徐杰爱吃饭 [2]" w:date="2026-03-19T17:58:38Z">
        <w:r>
          <w:rPr>
            <w:rFonts w:hint="eastAsia" w:ascii="Times New Roman" w:hAnsi="Times New Roman" w:cs="Times New Roman" w:eastAsiaTheme="minorEastAsia"/>
            <w:lang w:val="en-US" w:eastAsia="zh-CN"/>
          </w:rPr>
          <w:t>3</w:t>
        </w:r>
      </w:ins>
      <w:r>
        <w:rPr>
          <w:rFonts w:ascii="Times New Roman" w:hAnsi="Times New Roman" w:cs="Times New Roman" w:eastAsiaTheme="minorEastAsia"/>
        </w:rPr>
        <w:t>　CERQual证据置信度评价</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100" w:author="徐杰爱吃饭 [2]" w:date="2026-03-20T18:16:46Z">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2110"/>
        <w:gridCol w:w="890"/>
        <w:gridCol w:w="850"/>
        <w:gridCol w:w="910"/>
        <w:gridCol w:w="4311"/>
        <w:gridCol w:w="784"/>
        <w:tblGridChange w:id="101">
          <w:tblGrid>
            <w:gridCol w:w="1642"/>
            <w:gridCol w:w="1642"/>
            <w:gridCol w:w="1642"/>
            <w:gridCol w:w="1643"/>
            <w:gridCol w:w="1643"/>
            <w:gridCol w:w="1643"/>
          </w:tblGrid>
        </w:tblGridChange>
      </w:tblGrid>
      <w:tr w14:paraId="2BF03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3" w:author="徐杰爱吃饭 [2]" w:date="2026-03-20T18:16:4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102" w:author="徐杰爱吃饭 [2]" w:date="2026-03-19T18:05:11Z"/>
        </w:trPr>
        <w:tc>
          <w:tcPr>
            <w:tcW w:w="2110" w:type="dxa"/>
            <w:tcBorders>
              <w:top w:val="single" w:color="000000" w:sz="12" w:space="0"/>
              <w:left w:val="nil"/>
              <w:bottom w:val="single" w:color="000000" w:sz="4" w:space="0"/>
              <w:right w:val="nil"/>
              <w:tl2br w:val="nil"/>
            </w:tcBorders>
            <w:shd w:val="clear" w:color="auto" w:fill="FFFFFF"/>
            <w:tcPrChange w:id="104" w:author="徐杰爱吃饭 [2]" w:date="2026-03-20T18:16:46Z">
              <w:tcPr>
                <w:tcW w:w="1642" w:type="dxa"/>
              </w:tcPr>
            </w:tcPrChange>
          </w:tcPr>
          <w:p w14:paraId="1E51D34B">
            <w:pPr>
              <w:pStyle w:val="36"/>
              <w:spacing w:line="360" w:lineRule="auto"/>
              <w:ind w:firstLine="0" w:firstLineChars="0"/>
              <w:jc w:val="left"/>
              <w:rPr>
                <w:ins w:id="106" w:author="徐杰爱吃饭 [2]" w:date="2026-03-19T18:05:11Z"/>
                <w:rFonts w:hint="eastAsia" w:ascii="Times New Roman" w:hAnsi="Times New Roman" w:cs="Times New Roman" w:eastAsiaTheme="minorEastAsia"/>
                <w:vertAlign w:val="baseline"/>
                <w:lang w:val="en-US" w:eastAsia="zh-CN"/>
              </w:rPr>
              <w:pPrChange w:id="105" w:author="徐杰爱吃饭 [2]" w:date="2026-03-19T18:05:47Z">
                <w:pPr>
                  <w:pStyle w:val="36"/>
                  <w:spacing w:line="360" w:lineRule="auto"/>
                  <w:jc w:val="center"/>
                </w:pPr>
              </w:pPrChange>
            </w:pPr>
            <w:ins w:id="107" w:author="徐杰爱吃饭 [2]" w:date="2026-03-19T18:05:17Z">
              <w:r>
                <w:rPr>
                  <w:rFonts w:hint="eastAsia" w:ascii="Times New Roman" w:hAnsi="Times New Roman" w:cs="Times New Roman" w:eastAsiaTheme="minorEastAsia"/>
                  <w:vertAlign w:val="baseline"/>
                  <w:lang w:val="en-US" w:eastAsia="zh-CN"/>
                </w:rPr>
                <w:t>相关主题</w:t>
              </w:r>
            </w:ins>
          </w:p>
        </w:tc>
        <w:tc>
          <w:tcPr>
            <w:tcW w:w="890" w:type="dxa"/>
            <w:tcBorders>
              <w:top w:val="single" w:color="000000" w:sz="12" w:space="0"/>
              <w:left w:val="nil"/>
              <w:bottom w:val="single" w:color="000000" w:sz="4" w:space="0"/>
              <w:right w:val="nil"/>
            </w:tcBorders>
            <w:shd w:val="clear" w:color="auto" w:fill="FFFFFF"/>
            <w:tcPrChange w:id="108" w:author="徐杰爱吃饭 [2]" w:date="2026-03-20T18:16:46Z">
              <w:tcPr>
                <w:tcW w:w="1642" w:type="dxa"/>
              </w:tcPr>
            </w:tcPrChange>
          </w:tcPr>
          <w:p w14:paraId="3FFC912A">
            <w:pPr>
              <w:pStyle w:val="36"/>
              <w:spacing w:line="360" w:lineRule="auto"/>
              <w:ind w:firstLine="0" w:firstLineChars="0"/>
              <w:jc w:val="left"/>
              <w:rPr>
                <w:ins w:id="110" w:author="徐杰爱吃饭 [2]" w:date="2026-03-19T18:05:11Z"/>
                <w:rFonts w:hint="eastAsia" w:ascii="Times New Roman" w:hAnsi="Times New Roman" w:cs="Times New Roman" w:eastAsiaTheme="minorEastAsia"/>
                <w:vertAlign w:val="baseline"/>
                <w:lang w:val="en-US" w:eastAsia="zh-CN"/>
              </w:rPr>
              <w:pPrChange w:id="109" w:author="徐杰爱吃饭 [2]" w:date="2026-03-19T18:05:47Z">
                <w:pPr>
                  <w:pStyle w:val="36"/>
                  <w:spacing w:line="360" w:lineRule="auto"/>
                  <w:jc w:val="center"/>
                </w:pPr>
              </w:pPrChange>
            </w:pPr>
            <w:ins w:id="111" w:author="徐杰爱吃饭 [2]" w:date="2026-03-19T18:05:27Z">
              <w:r>
                <w:rPr>
                  <w:rFonts w:hint="eastAsia" w:ascii="Times New Roman" w:hAnsi="Times New Roman" w:cs="Times New Roman" w:eastAsiaTheme="minorEastAsia"/>
                  <w:vertAlign w:val="baseline"/>
                  <w:lang w:val="en-US" w:eastAsia="zh-CN"/>
                </w:rPr>
                <w:t>方法学质量</w:t>
              </w:r>
            </w:ins>
          </w:p>
        </w:tc>
        <w:tc>
          <w:tcPr>
            <w:tcW w:w="850" w:type="dxa"/>
            <w:tcBorders>
              <w:top w:val="single" w:color="000000" w:sz="12" w:space="0"/>
              <w:left w:val="nil"/>
              <w:bottom w:val="single" w:color="000000" w:sz="4" w:space="0"/>
              <w:right w:val="nil"/>
            </w:tcBorders>
            <w:shd w:val="clear" w:color="auto" w:fill="FFFFFF"/>
            <w:tcPrChange w:id="112" w:author="徐杰爱吃饭 [2]" w:date="2026-03-20T18:16:46Z">
              <w:tcPr>
                <w:tcW w:w="1642" w:type="dxa"/>
              </w:tcPr>
            </w:tcPrChange>
          </w:tcPr>
          <w:p w14:paraId="6FE70257">
            <w:pPr>
              <w:pStyle w:val="36"/>
              <w:spacing w:line="360" w:lineRule="auto"/>
              <w:ind w:firstLine="0" w:firstLineChars="0"/>
              <w:jc w:val="left"/>
              <w:rPr>
                <w:ins w:id="114" w:author="徐杰爱吃饭 [2]" w:date="2026-03-19T18:05:11Z"/>
                <w:rFonts w:hint="eastAsia" w:ascii="Times New Roman" w:hAnsi="Times New Roman" w:cs="Times New Roman" w:eastAsiaTheme="minorEastAsia"/>
                <w:vertAlign w:val="baseline"/>
                <w:lang w:val="en-US" w:eastAsia="zh-CN"/>
              </w:rPr>
              <w:pPrChange w:id="113" w:author="徐杰爱吃饭 [2]" w:date="2026-03-19T18:05:47Z">
                <w:pPr>
                  <w:pStyle w:val="36"/>
                  <w:spacing w:line="360" w:lineRule="auto"/>
                  <w:jc w:val="center"/>
                </w:pPr>
              </w:pPrChange>
            </w:pPr>
            <w:ins w:id="115" w:author="徐杰爱吃饭 [2]" w:date="2026-03-19T18:05:41Z">
              <w:r>
                <w:rPr>
                  <w:rFonts w:hint="eastAsia" w:ascii="Times New Roman" w:hAnsi="Times New Roman" w:cs="Times New Roman" w:eastAsiaTheme="minorEastAsia"/>
                  <w:vertAlign w:val="baseline"/>
                  <w:lang w:val="en-US" w:eastAsia="zh-CN"/>
                </w:rPr>
                <w:t>相关性</w:t>
              </w:r>
            </w:ins>
          </w:p>
        </w:tc>
        <w:tc>
          <w:tcPr>
            <w:tcW w:w="910" w:type="dxa"/>
            <w:tcBorders>
              <w:top w:val="single" w:color="000000" w:sz="12" w:space="0"/>
              <w:left w:val="nil"/>
              <w:bottom w:val="single" w:color="000000" w:sz="4" w:space="0"/>
              <w:right w:val="nil"/>
            </w:tcBorders>
            <w:shd w:val="clear" w:color="auto" w:fill="FFFFFF"/>
            <w:tcPrChange w:id="116" w:author="徐杰爱吃饭 [2]" w:date="2026-03-20T18:16:46Z">
              <w:tcPr>
                <w:tcW w:w="1643" w:type="dxa"/>
              </w:tcPr>
            </w:tcPrChange>
          </w:tcPr>
          <w:p w14:paraId="4B7DA665">
            <w:pPr>
              <w:pStyle w:val="36"/>
              <w:spacing w:line="360" w:lineRule="auto"/>
              <w:ind w:firstLine="0" w:firstLineChars="0"/>
              <w:jc w:val="left"/>
              <w:rPr>
                <w:ins w:id="118" w:author="徐杰爱吃饭 [2]" w:date="2026-03-19T18:05:11Z"/>
                <w:rFonts w:hint="eastAsia" w:ascii="Times New Roman" w:hAnsi="Times New Roman" w:cs="Times New Roman" w:eastAsiaTheme="minorEastAsia"/>
                <w:vertAlign w:val="baseline"/>
                <w:lang w:val="en-US" w:eastAsia="zh-CN"/>
              </w:rPr>
              <w:pPrChange w:id="117" w:author="徐杰爱吃饭 [2]" w:date="2026-03-19T18:06:39Z">
                <w:pPr>
                  <w:pStyle w:val="36"/>
                  <w:spacing w:line="360" w:lineRule="auto"/>
                  <w:jc w:val="center"/>
                </w:pPr>
              </w:pPrChange>
            </w:pPr>
            <w:ins w:id="119" w:author="徐杰爱吃饭 [2]" w:date="2026-03-19T18:05:52Z">
              <w:r>
                <w:rPr>
                  <w:rFonts w:hint="eastAsia" w:ascii="Times New Roman" w:hAnsi="Times New Roman" w:cs="Times New Roman" w:eastAsiaTheme="minorEastAsia"/>
                  <w:vertAlign w:val="baseline"/>
                  <w:lang w:val="en-US" w:eastAsia="zh-CN"/>
                </w:rPr>
                <w:t>一致性</w:t>
              </w:r>
            </w:ins>
          </w:p>
        </w:tc>
        <w:tc>
          <w:tcPr>
            <w:tcW w:w="4311" w:type="dxa"/>
            <w:tcBorders>
              <w:top w:val="single" w:color="000000" w:sz="12" w:space="0"/>
              <w:left w:val="nil"/>
              <w:bottom w:val="single" w:color="000000" w:sz="4" w:space="0"/>
              <w:right w:val="nil"/>
            </w:tcBorders>
            <w:shd w:val="clear" w:color="auto" w:fill="FFFFFF"/>
            <w:tcPrChange w:id="120" w:author="徐杰爱吃饭 [2]" w:date="2026-03-20T18:16:46Z">
              <w:tcPr>
                <w:tcW w:w="1643" w:type="dxa"/>
              </w:tcPr>
            </w:tcPrChange>
          </w:tcPr>
          <w:p w14:paraId="1FEB29F1">
            <w:pPr>
              <w:pStyle w:val="36"/>
              <w:spacing w:line="360" w:lineRule="auto"/>
              <w:ind w:firstLine="0" w:firstLineChars="0"/>
              <w:jc w:val="left"/>
              <w:rPr>
                <w:ins w:id="122" w:author="徐杰爱吃饭 [2]" w:date="2026-03-19T18:05:11Z"/>
                <w:rFonts w:hint="eastAsia" w:ascii="Times New Roman" w:hAnsi="Times New Roman" w:cs="Times New Roman" w:eastAsiaTheme="minorEastAsia"/>
                <w:vertAlign w:val="baseline"/>
                <w:lang w:val="en-US" w:eastAsia="zh-CN"/>
              </w:rPr>
              <w:pPrChange w:id="121" w:author="徐杰爱吃饭 [2]" w:date="2026-03-19T18:05:57Z">
                <w:pPr>
                  <w:pStyle w:val="36"/>
                  <w:spacing w:line="360" w:lineRule="auto"/>
                  <w:jc w:val="center"/>
                </w:pPr>
              </w:pPrChange>
            </w:pPr>
            <w:ins w:id="123" w:author="徐杰爱吃饭 [2]" w:date="2026-03-19T18:06:04Z">
              <w:r>
                <w:rPr>
                  <w:rFonts w:hint="eastAsia" w:ascii="Times New Roman" w:hAnsi="Times New Roman" w:cs="Times New Roman" w:eastAsiaTheme="minorEastAsia"/>
                  <w:vertAlign w:val="baseline"/>
                  <w:lang w:val="en-US" w:eastAsia="zh-CN"/>
                </w:rPr>
                <w:t>数据充分性</w:t>
              </w:r>
            </w:ins>
          </w:p>
        </w:tc>
        <w:tc>
          <w:tcPr>
            <w:tcW w:w="784" w:type="dxa"/>
            <w:tcBorders>
              <w:top w:val="single" w:color="000000" w:sz="12" w:space="0"/>
              <w:left w:val="nil"/>
              <w:bottom w:val="single" w:color="000000" w:sz="4" w:space="0"/>
              <w:right w:val="nil"/>
            </w:tcBorders>
            <w:shd w:val="clear" w:color="auto" w:fill="FFFFFF"/>
            <w:tcPrChange w:id="124" w:author="徐杰爱吃饭 [2]" w:date="2026-03-20T18:16:46Z">
              <w:tcPr>
                <w:tcW w:w="1643" w:type="dxa"/>
              </w:tcPr>
            </w:tcPrChange>
          </w:tcPr>
          <w:p w14:paraId="5826B1A5">
            <w:pPr>
              <w:pStyle w:val="36"/>
              <w:spacing w:line="360" w:lineRule="auto"/>
              <w:ind w:firstLine="0" w:firstLineChars="0"/>
              <w:jc w:val="left"/>
              <w:rPr>
                <w:ins w:id="126" w:author="徐杰爱吃饭 [2]" w:date="2026-03-19T18:05:11Z"/>
                <w:rFonts w:hint="eastAsia" w:ascii="Times New Roman" w:hAnsi="Times New Roman" w:cs="Times New Roman" w:eastAsiaTheme="minorEastAsia"/>
                <w:vertAlign w:val="baseline"/>
                <w:lang w:val="en-US" w:eastAsia="zh-CN"/>
              </w:rPr>
              <w:pPrChange w:id="125" w:author="徐杰爱吃饭 [2]" w:date="2026-03-19T18:06:07Z">
                <w:pPr>
                  <w:pStyle w:val="36"/>
                  <w:spacing w:line="360" w:lineRule="auto"/>
                  <w:jc w:val="center"/>
                </w:pPr>
              </w:pPrChange>
            </w:pPr>
            <w:ins w:id="127" w:author="徐杰爱吃饭 [2]" w:date="2026-03-19T18:06:13Z">
              <w:r>
                <w:rPr>
                  <w:rFonts w:hint="eastAsia" w:ascii="Times New Roman" w:hAnsi="Times New Roman" w:cs="Times New Roman" w:eastAsiaTheme="minorEastAsia"/>
                  <w:vertAlign w:val="baseline"/>
                  <w:lang w:val="en-US" w:eastAsia="zh-CN"/>
                </w:rPr>
                <w:t>证据信度</w:t>
              </w:r>
            </w:ins>
          </w:p>
        </w:tc>
      </w:tr>
      <w:tr w14:paraId="26DA5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9" w:author="徐杰爱吃饭 [2]" w:date="2026-03-20T18:16:4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128" w:author="徐杰爱吃饭 [2]" w:date="2026-03-19T18:05:11Z"/>
        </w:trPr>
        <w:tc>
          <w:tcPr>
            <w:tcW w:w="2110" w:type="dxa"/>
            <w:tcBorders>
              <w:top w:val="single" w:color="000000" w:sz="4" w:space="0"/>
              <w:left w:val="nil"/>
              <w:bottom w:val="nil"/>
              <w:right w:val="nil"/>
            </w:tcBorders>
            <w:shd w:val="clear" w:color="auto" w:fill="FFFFFF"/>
            <w:tcPrChange w:id="130" w:author="徐杰爱吃饭 [2]" w:date="2026-03-20T18:16:46Z">
              <w:tcPr>
                <w:tcW w:w="1642" w:type="dxa"/>
              </w:tcPr>
            </w:tcPrChange>
          </w:tcPr>
          <w:p w14:paraId="0BC7A304">
            <w:pPr>
              <w:pStyle w:val="36"/>
              <w:spacing w:line="360" w:lineRule="auto"/>
              <w:ind w:firstLine="0" w:firstLineChars="0"/>
              <w:jc w:val="left"/>
              <w:rPr>
                <w:ins w:id="132" w:author="徐杰爱吃饭 [2]" w:date="2026-03-19T18:05:11Z"/>
                <w:rFonts w:hint="default" w:ascii="Times New Roman" w:hAnsi="Times New Roman" w:cs="Times New Roman" w:eastAsiaTheme="minorEastAsia"/>
                <w:vertAlign w:val="baseline"/>
                <w:lang w:val="en-US" w:eastAsia="zh-CN"/>
              </w:rPr>
              <w:pPrChange w:id="131" w:author="徐杰爱吃饭 [2]" w:date="2026-03-19T18:06:22Z">
                <w:pPr>
                  <w:pStyle w:val="36"/>
                  <w:spacing w:line="360" w:lineRule="auto"/>
                  <w:jc w:val="center"/>
                </w:pPr>
              </w:pPrChange>
            </w:pPr>
            <w:ins w:id="133" w:author="徐杰爱吃饭 [2]" w:date="2026-03-19T18:06:26Z">
              <w:r>
                <w:rPr>
                  <w:rFonts w:hint="eastAsia" w:ascii="Times New Roman" w:hAnsi="Times New Roman" w:cs="Times New Roman" w:eastAsiaTheme="minorEastAsia"/>
                  <w:vertAlign w:val="baseline"/>
                  <w:lang w:val="en-US" w:eastAsia="zh-CN"/>
                </w:rPr>
                <w:t>主题1</w:t>
              </w:r>
            </w:ins>
            <w:ins w:id="134" w:author="徐杰爱吃饭 [2]" w:date="2026-03-20T18:16:56Z">
              <w:r>
                <w:rPr>
                  <w:rFonts w:hint="eastAsia" w:ascii="Times New Roman" w:hAnsi="Times New Roman" w:cs="Times New Roman" w:eastAsiaTheme="minorEastAsia"/>
                  <w:vertAlign w:val="baseline"/>
                  <w:lang w:val="en-US" w:eastAsia="zh-CN"/>
                </w:rPr>
                <w:t>：</w:t>
              </w:r>
            </w:ins>
            <w:ins w:id="135" w:author="徐杰爱吃饭 [2]" w:date="2026-03-20T18:20:05Z">
              <w:r>
                <w:rPr>
                  <w:rFonts w:ascii="Times New Roman" w:hAnsi="Times New Roman" w:cs="Times New Roman" w:eastAsiaTheme="minorEastAsia"/>
                </w:rPr>
                <w:t>复杂性悲伤的自我疗愈过程</w:t>
              </w:r>
            </w:ins>
          </w:p>
        </w:tc>
        <w:tc>
          <w:tcPr>
            <w:tcW w:w="890" w:type="dxa"/>
            <w:tcBorders>
              <w:top w:val="single" w:color="000000" w:sz="4" w:space="0"/>
              <w:left w:val="nil"/>
              <w:bottom w:val="nil"/>
              <w:right w:val="nil"/>
            </w:tcBorders>
            <w:shd w:val="clear" w:color="auto" w:fill="FFFFFF"/>
            <w:tcPrChange w:id="136" w:author="徐杰爱吃饭 [2]" w:date="2026-03-20T18:16:46Z">
              <w:tcPr>
                <w:tcW w:w="1642" w:type="dxa"/>
              </w:tcPr>
            </w:tcPrChange>
          </w:tcPr>
          <w:p w14:paraId="5069BCD7">
            <w:pPr>
              <w:pStyle w:val="36"/>
              <w:spacing w:line="360" w:lineRule="auto"/>
              <w:ind w:firstLine="0" w:firstLineChars="0"/>
              <w:jc w:val="left"/>
              <w:rPr>
                <w:ins w:id="138" w:author="徐杰爱吃饭 [2]" w:date="2026-03-19T18:05:11Z"/>
                <w:rFonts w:ascii="Times New Roman" w:hAnsi="Times New Roman" w:cs="Times New Roman" w:eastAsiaTheme="minorEastAsia"/>
                <w:vertAlign w:val="baseline"/>
              </w:rPr>
              <w:pPrChange w:id="137" w:author="徐杰爱吃饭 [2]" w:date="2026-03-19T18:09:52Z">
                <w:pPr>
                  <w:pStyle w:val="36"/>
                  <w:spacing w:line="360" w:lineRule="auto"/>
                  <w:jc w:val="center"/>
                </w:pPr>
              </w:pPrChange>
            </w:pPr>
          </w:p>
        </w:tc>
        <w:tc>
          <w:tcPr>
            <w:tcW w:w="850" w:type="dxa"/>
            <w:tcBorders>
              <w:top w:val="single" w:color="000000" w:sz="4" w:space="0"/>
              <w:left w:val="nil"/>
              <w:bottom w:val="nil"/>
              <w:right w:val="nil"/>
            </w:tcBorders>
            <w:shd w:val="clear" w:color="auto" w:fill="FFFFFF"/>
            <w:tcPrChange w:id="139" w:author="徐杰爱吃饭 [2]" w:date="2026-03-20T18:16:46Z">
              <w:tcPr>
                <w:tcW w:w="1642" w:type="dxa"/>
              </w:tcPr>
            </w:tcPrChange>
          </w:tcPr>
          <w:p w14:paraId="69128F52">
            <w:pPr>
              <w:pStyle w:val="36"/>
              <w:spacing w:line="360" w:lineRule="auto"/>
              <w:ind w:firstLine="0" w:firstLineChars="0"/>
              <w:jc w:val="left"/>
              <w:rPr>
                <w:ins w:id="141" w:author="徐杰爱吃饭 [2]" w:date="2026-03-19T18:05:11Z"/>
                <w:rFonts w:ascii="Times New Roman" w:hAnsi="Times New Roman" w:cs="Times New Roman" w:eastAsiaTheme="minorEastAsia"/>
                <w:vertAlign w:val="baseline"/>
              </w:rPr>
              <w:pPrChange w:id="140" w:author="徐杰爱吃饭 [2]" w:date="2026-03-19T18:09:54Z">
                <w:pPr>
                  <w:pStyle w:val="36"/>
                  <w:spacing w:line="360" w:lineRule="auto"/>
                  <w:jc w:val="center"/>
                </w:pPr>
              </w:pPrChange>
            </w:pPr>
          </w:p>
        </w:tc>
        <w:tc>
          <w:tcPr>
            <w:tcW w:w="910" w:type="dxa"/>
            <w:tcBorders>
              <w:top w:val="single" w:color="000000" w:sz="4" w:space="0"/>
              <w:left w:val="nil"/>
              <w:bottom w:val="nil"/>
              <w:right w:val="nil"/>
            </w:tcBorders>
            <w:shd w:val="clear" w:color="auto" w:fill="FFFFFF"/>
            <w:tcPrChange w:id="142" w:author="徐杰爱吃饭 [2]" w:date="2026-03-20T18:16:46Z">
              <w:tcPr>
                <w:tcW w:w="1643" w:type="dxa"/>
              </w:tcPr>
            </w:tcPrChange>
          </w:tcPr>
          <w:p w14:paraId="6E5B958F">
            <w:pPr>
              <w:pStyle w:val="36"/>
              <w:spacing w:line="360" w:lineRule="auto"/>
              <w:ind w:firstLine="0" w:firstLineChars="0"/>
              <w:jc w:val="left"/>
              <w:rPr>
                <w:ins w:id="144" w:author="徐杰爱吃饭 [2]" w:date="2026-03-19T18:05:11Z"/>
                <w:rFonts w:ascii="Times New Roman" w:hAnsi="Times New Roman" w:cs="Times New Roman" w:eastAsiaTheme="minorEastAsia"/>
                <w:vertAlign w:val="baseline"/>
              </w:rPr>
              <w:pPrChange w:id="143" w:author="徐杰爱吃饭 [2]" w:date="2026-03-19T18:09:55Z">
                <w:pPr>
                  <w:pStyle w:val="36"/>
                  <w:spacing w:line="360" w:lineRule="auto"/>
                  <w:jc w:val="center"/>
                </w:pPr>
              </w:pPrChange>
            </w:pPr>
          </w:p>
        </w:tc>
        <w:tc>
          <w:tcPr>
            <w:tcW w:w="4311" w:type="dxa"/>
            <w:tcBorders>
              <w:top w:val="single" w:color="000000" w:sz="4" w:space="0"/>
              <w:left w:val="nil"/>
              <w:bottom w:val="nil"/>
              <w:right w:val="nil"/>
            </w:tcBorders>
            <w:shd w:val="clear" w:color="auto" w:fill="FFFFFF"/>
            <w:tcPrChange w:id="145" w:author="徐杰爱吃饭 [2]" w:date="2026-03-20T18:16:46Z">
              <w:tcPr>
                <w:tcW w:w="1643" w:type="dxa"/>
              </w:tcPr>
            </w:tcPrChange>
          </w:tcPr>
          <w:p w14:paraId="07E49F5A">
            <w:pPr>
              <w:pStyle w:val="36"/>
              <w:spacing w:line="360" w:lineRule="auto"/>
              <w:ind w:firstLine="0" w:firstLineChars="0"/>
              <w:jc w:val="left"/>
              <w:rPr>
                <w:ins w:id="147" w:author="徐杰爱吃饭 [2]" w:date="2026-03-19T18:05:11Z"/>
                <w:rFonts w:ascii="Times New Roman" w:hAnsi="Times New Roman" w:cs="Times New Roman" w:eastAsiaTheme="minorEastAsia"/>
                <w:vertAlign w:val="baseline"/>
              </w:rPr>
              <w:pPrChange w:id="146" w:author="徐杰爱吃饭 [2]" w:date="2026-03-19T18:09:56Z">
                <w:pPr>
                  <w:pStyle w:val="36"/>
                  <w:spacing w:line="360" w:lineRule="auto"/>
                  <w:jc w:val="center"/>
                </w:pPr>
              </w:pPrChange>
            </w:pPr>
          </w:p>
        </w:tc>
        <w:tc>
          <w:tcPr>
            <w:tcW w:w="784" w:type="dxa"/>
            <w:tcBorders>
              <w:top w:val="single" w:color="000000" w:sz="4" w:space="0"/>
              <w:left w:val="nil"/>
              <w:bottom w:val="nil"/>
              <w:right w:val="nil"/>
            </w:tcBorders>
            <w:shd w:val="clear" w:color="auto" w:fill="FFFFFF"/>
            <w:tcPrChange w:id="148" w:author="徐杰爱吃饭 [2]" w:date="2026-03-20T18:16:46Z">
              <w:tcPr>
                <w:tcW w:w="1643" w:type="dxa"/>
              </w:tcPr>
            </w:tcPrChange>
          </w:tcPr>
          <w:p w14:paraId="3C9167D8">
            <w:pPr>
              <w:pStyle w:val="36"/>
              <w:spacing w:line="360" w:lineRule="auto"/>
              <w:ind w:firstLine="0" w:firstLineChars="0"/>
              <w:jc w:val="left"/>
              <w:rPr>
                <w:ins w:id="150" w:author="徐杰爱吃饭 [2]" w:date="2026-03-19T18:05:11Z"/>
                <w:rFonts w:ascii="Times New Roman" w:hAnsi="Times New Roman" w:cs="Times New Roman" w:eastAsiaTheme="minorEastAsia"/>
                <w:vertAlign w:val="baseline"/>
              </w:rPr>
              <w:pPrChange w:id="149" w:author="徐杰爱吃饭 [2]" w:date="2026-03-19T18:09:40Z">
                <w:pPr>
                  <w:pStyle w:val="36"/>
                  <w:spacing w:line="360" w:lineRule="auto"/>
                  <w:jc w:val="center"/>
                </w:pPr>
              </w:pPrChange>
            </w:pPr>
          </w:p>
        </w:tc>
      </w:tr>
      <w:tr w14:paraId="3F9B3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52" w:author="徐杰爱吃饭 [2]" w:date="2026-03-20T18:16:4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151" w:author="徐杰爱吃饭 [2]" w:date="2026-03-19T18:05:11Z"/>
        </w:trPr>
        <w:tc>
          <w:tcPr>
            <w:tcW w:w="2110" w:type="dxa"/>
            <w:tcBorders>
              <w:top w:val="nil"/>
              <w:left w:val="nil"/>
              <w:bottom w:val="nil"/>
              <w:right w:val="nil"/>
            </w:tcBorders>
            <w:shd w:val="clear" w:color="auto" w:fill="FFFFFF"/>
            <w:tcPrChange w:id="153" w:author="徐杰爱吃饭 [2]" w:date="2026-03-20T18:16:46Z">
              <w:tcPr>
                <w:tcW w:w="1642" w:type="dxa"/>
              </w:tcPr>
            </w:tcPrChange>
          </w:tcPr>
          <w:p w14:paraId="5760126C">
            <w:pPr>
              <w:pStyle w:val="36"/>
              <w:spacing w:line="360" w:lineRule="auto"/>
              <w:ind w:firstLine="0" w:firstLineChars="0"/>
              <w:jc w:val="left"/>
              <w:rPr>
                <w:ins w:id="155" w:author="徐杰爱吃饭 [2]" w:date="2026-03-19T18:05:11Z"/>
                <w:rFonts w:hint="default" w:ascii="Times New Roman" w:hAnsi="Times New Roman" w:cs="Times New Roman" w:eastAsiaTheme="minorEastAsia"/>
                <w:vertAlign w:val="baseline"/>
                <w:lang w:val="en-US" w:eastAsia="zh-CN"/>
              </w:rPr>
              <w:pPrChange w:id="154" w:author="徐杰爱吃饭 [2]" w:date="2026-03-19T18:06:33Z">
                <w:pPr>
                  <w:pStyle w:val="36"/>
                  <w:spacing w:line="360" w:lineRule="auto"/>
                  <w:jc w:val="center"/>
                </w:pPr>
              </w:pPrChange>
            </w:pPr>
            <w:ins w:id="156" w:author="徐杰爱吃饭 [2]" w:date="2026-03-19T18:06:36Z">
              <w:r>
                <w:rPr>
                  <w:rFonts w:hint="eastAsia" w:ascii="Times New Roman" w:hAnsi="Times New Roman" w:cs="Times New Roman" w:eastAsiaTheme="minorEastAsia"/>
                  <w:vertAlign w:val="baseline"/>
                  <w:lang w:val="en-US" w:eastAsia="zh-CN"/>
                </w:rPr>
                <w:t>副主题1</w:t>
              </w:r>
            </w:ins>
            <w:ins w:id="157" w:author="徐杰爱吃饭 [2]" w:date="2026-03-20T18:20:08Z">
              <w:r>
                <w:rPr>
                  <w:rFonts w:hint="eastAsia" w:ascii="Times New Roman" w:hAnsi="Times New Roman" w:cs="Times New Roman" w:eastAsiaTheme="minorEastAsia"/>
                  <w:vertAlign w:val="baseline"/>
                  <w:lang w:val="en-US" w:eastAsia="zh-CN"/>
                </w:rPr>
                <w:t>：</w:t>
              </w:r>
            </w:ins>
            <w:ins w:id="158" w:author="徐杰爱吃饭 [2]" w:date="2026-03-20T18:20:19Z">
              <w:r>
                <w:rPr>
                  <w:rFonts w:ascii="Times New Roman" w:hAnsi="Times New Roman" w:cs="Times New Roman" w:eastAsiaTheme="minorEastAsia"/>
                </w:rPr>
                <w:t>促进母职延续、过渡与重构</w:t>
              </w:r>
            </w:ins>
          </w:p>
        </w:tc>
        <w:tc>
          <w:tcPr>
            <w:tcW w:w="890" w:type="dxa"/>
            <w:tcBorders>
              <w:top w:val="nil"/>
              <w:left w:val="nil"/>
              <w:bottom w:val="nil"/>
              <w:right w:val="nil"/>
            </w:tcBorders>
            <w:shd w:val="clear" w:color="auto" w:fill="FFFFFF"/>
            <w:tcPrChange w:id="159" w:author="徐杰爱吃饭 [2]" w:date="2026-03-20T18:16:46Z">
              <w:tcPr>
                <w:tcW w:w="1642" w:type="dxa"/>
              </w:tcPr>
            </w:tcPrChange>
          </w:tcPr>
          <w:p w14:paraId="0189F330">
            <w:pPr>
              <w:pStyle w:val="36"/>
              <w:spacing w:line="360" w:lineRule="auto"/>
              <w:ind w:firstLine="0" w:firstLineChars="0"/>
              <w:jc w:val="left"/>
              <w:rPr>
                <w:ins w:id="161" w:author="徐杰爱吃饭 [2]" w:date="2026-03-19T18:05:11Z"/>
                <w:rFonts w:hint="default" w:ascii="Times New Roman" w:hAnsi="Times New Roman" w:cs="Times New Roman" w:eastAsiaTheme="minorEastAsia"/>
                <w:vertAlign w:val="baseline"/>
                <w:lang w:val="en-US" w:eastAsia="zh-CN"/>
              </w:rPr>
              <w:pPrChange w:id="160" w:author="徐杰爱吃饭 [2]" w:date="2026-03-19T18:08:23Z">
                <w:pPr>
                  <w:pStyle w:val="36"/>
                  <w:spacing w:line="360" w:lineRule="auto"/>
                  <w:jc w:val="center"/>
                </w:pPr>
              </w:pPrChange>
            </w:pPr>
            <w:ins w:id="162" w:author="徐杰爱吃饭 [2]" w:date="2026-03-19T18:08:05Z">
              <w:r>
                <w:rPr>
                  <w:rFonts w:hint="eastAsia" w:ascii="Times New Roman" w:hAnsi="Times New Roman" w:cs="Times New Roman" w:eastAsiaTheme="minorEastAsia"/>
                  <w:vertAlign w:val="baseline"/>
                  <w:lang w:val="en-US" w:eastAsia="zh-CN"/>
                </w:rPr>
                <w:t>较高</w:t>
              </w:r>
            </w:ins>
          </w:p>
        </w:tc>
        <w:tc>
          <w:tcPr>
            <w:tcW w:w="850" w:type="dxa"/>
            <w:tcBorders>
              <w:top w:val="nil"/>
              <w:left w:val="nil"/>
              <w:bottom w:val="nil"/>
              <w:right w:val="nil"/>
            </w:tcBorders>
            <w:shd w:val="clear" w:color="auto" w:fill="FFFFFF"/>
            <w:tcPrChange w:id="163" w:author="徐杰爱吃饭 [2]" w:date="2026-03-20T18:16:46Z">
              <w:tcPr>
                <w:tcW w:w="1642" w:type="dxa"/>
              </w:tcPr>
            </w:tcPrChange>
          </w:tcPr>
          <w:p w14:paraId="75FBCABA">
            <w:pPr>
              <w:pStyle w:val="36"/>
              <w:spacing w:line="360" w:lineRule="auto"/>
              <w:ind w:firstLine="0" w:firstLineChars="0"/>
              <w:jc w:val="left"/>
              <w:rPr>
                <w:ins w:id="165" w:author="徐杰爱吃饭 [2]" w:date="2026-03-19T18:05:11Z"/>
                <w:rFonts w:hint="eastAsia" w:ascii="Times New Roman" w:hAnsi="Times New Roman" w:cs="Times New Roman" w:eastAsiaTheme="minorEastAsia"/>
                <w:vertAlign w:val="baseline"/>
                <w:lang w:val="en-US" w:eastAsia="zh-CN"/>
              </w:rPr>
              <w:pPrChange w:id="164" w:author="徐杰爱吃饭 [2]" w:date="2026-03-19T18:08:28Z">
                <w:pPr>
                  <w:pStyle w:val="36"/>
                  <w:spacing w:line="360" w:lineRule="auto"/>
                  <w:jc w:val="center"/>
                </w:pPr>
              </w:pPrChange>
            </w:pPr>
            <w:ins w:id="166" w:author="徐杰爱吃饭 [2]" w:date="2026-03-19T18:08:45Z">
              <w:r>
                <w:rPr>
                  <w:rFonts w:hint="eastAsia" w:ascii="Times New Roman" w:hAnsi="Times New Roman" w:cs="Times New Roman" w:eastAsiaTheme="minorEastAsia"/>
                  <w:vertAlign w:val="baseline"/>
                  <w:lang w:val="en-US" w:eastAsia="zh-CN"/>
                </w:rPr>
                <w:t>强</w:t>
              </w:r>
            </w:ins>
          </w:p>
        </w:tc>
        <w:tc>
          <w:tcPr>
            <w:tcW w:w="910" w:type="dxa"/>
            <w:tcBorders>
              <w:top w:val="nil"/>
              <w:left w:val="nil"/>
              <w:bottom w:val="nil"/>
              <w:right w:val="nil"/>
            </w:tcBorders>
            <w:shd w:val="clear" w:color="auto" w:fill="FFFFFF"/>
            <w:tcPrChange w:id="167" w:author="徐杰爱吃饭 [2]" w:date="2026-03-20T18:16:46Z">
              <w:tcPr>
                <w:tcW w:w="1643" w:type="dxa"/>
              </w:tcPr>
            </w:tcPrChange>
          </w:tcPr>
          <w:p w14:paraId="4681E45F">
            <w:pPr>
              <w:pStyle w:val="36"/>
              <w:spacing w:line="360" w:lineRule="auto"/>
              <w:ind w:firstLine="0" w:firstLineChars="0"/>
              <w:jc w:val="left"/>
              <w:rPr>
                <w:ins w:id="169" w:author="徐杰爱吃饭 [2]" w:date="2026-03-19T18:05:11Z"/>
                <w:rFonts w:hint="eastAsia" w:ascii="Times New Roman" w:hAnsi="Times New Roman" w:cs="Times New Roman" w:eastAsiaTheme="minorEastAsia"/>
                <w:vertAlign w:val="baseline"/>
                <w:lang w:val="en-US" w:eastAsia="zh-CN"/>
              </w:rPr>
              <w:pPrChange w:id="168" w:author="徐杰爱吃饭 [2]" w:date="2026-03-19T18:09:27Z">
                <w:pPr>
                  <w:pStyle w:val="36"/>
                  <w:spacing w:line="360" w:lineRule="auto"/>
                  <w:jc w:val="center"/>
                </w:pPr>
              </w:pPrChange>
            </w:pPr>
            <w:ins w:id="170" w:author="徐杰爱吃饭 [2]" w:date="2026-03-19T18:11:26Z">
              <w:r>
                <w:rPr>
                  <w:rFonts w:hint="eastAsia" w:ascii="Times New Roman" w:hAnsi="Times New Roman" w:cs="Times New Roman" w:eastAsiaTheme="minorEastAsia"/>
                  <w:vertAlign w:val="baseline"/>
                  <w:lang w:val="en-US" w:eastAsia="zh-CN"/>
                </w:rPr>
                <w:t>高</w:t>
              </w:r>
            </w:ins>
          </w:p>
        </w:tc>
        <w:tc>
          <w:tcPr>
            <w:tcW w:w="4311" w:type="dxa"/>
            <w:tcBorders>
              <w:top w:val="nil"/>
              <w:left w:val="nil"/>
              <w:bottom w:val="nil"/>
              <w:right w:val="nil"/>
            </w:tcBorders>
            <w:shd w:val="clear" w:color="auto" w:fill="FFFFFF"/>
            <w:tcPrChange w:id="171" w:author="徐杰爱吃饭 [2]" w:date="2026-03-20T18:16:46Z">
              <w:tcPr>
                <w:tcW w:w="1643" w:type="dxa"/>
              </w:tcPr>
            </w:tcPrChange>
          </w:tcPr>
          <w:p w14:paraId="343B93E7">
            <w:pPr>
              <w:pStyle w:val="36"/>
              <w:spacing w:line="360" w:lineRule="auto"/>
              <w:ind w:firstLine="0" w:firstLineChars="0"/>
              <w:jc w:val="left"/>
              <w:rPr>
                <w:ins w:id="173" w:author="徐杰爱吃饭 [2]" w:date="2026-03-19T18:05:11Z"/>
                <w:rFonts w:hint="default" w:ascii="Times New Roman" w:hAnsi="Times New Roman" w:cs="Times New Roman" w:eastAsiaTheme="minorEastAsia"/>
                <w:vertAlign w:val="baseline"/>
                <w:lang w:val="en-US" w:eastAsia="zh-CN"/>
              </w:rPr>
              <w:pPrChange w:id="172" w:author="徐杰爱吃饭 [2]" w:date="2026-03-19T18:09:32Z">
                <w:pPr>
                  <w:pStyle w:val="36"/>
                  <w:spacing w:line="360" w:lineRule="auto"/>
                  <w:jc w:val="center"/>
                </w:pPr>
              </w:pPrChange>
            </w:pPr>
            <w:ins w:id="174" w:author="徐杰爱吃饭 [2]" w:date="2026-03-19T18:13:05Z">
              <w:r>
                <w:rPr>
                  <w:rFonts w:hint="eastAsia" w:ascii="Times New Roman" w:hAnsi="Times New Roman" w:cs="Times New Roman" w:eastAsiaTheme="minorEastAsia"/>
                  <w:vertAlign w:val="baseline"/>
                  <w:lang w:val="en-US" w:eastAsia="zh-CN"/>
                </w:rPr>
                <w:t>10</w:t>
              </w:r>
            </w:ins>
            <w:ins w:id="175" w:author="徐杰爱吃饭 [2]" w:date="2026-03-19T18:13:08Z">
              <w:r>
                <w:rPr>
                  <w:rFonts w:hint="eastAsia" w:ascii="Times New Roman" w:hAnsi="Times New Roman" w:cs="Times New Roman" w:eastAsiaTheme="minorEastAsia"/>
                  <w:vertAlign w:val="baseline"/>
                  <w:lang w:val="en-US" w:eastAsia="zh-CN"/>
                </w:rPr>
                <w:t>项</w:t>
              </w:r>
            </w:ins>
            <w:ins w:id="176" w:author="徐杰爱吃饭 [2]" w:date="2026-03-19T18:13:09Z">
              <w:r>
                <w:rPr>
                  <w:rFonts w:hint="eastAsia" w:ascii="Times New Roman" w:hAnsi="Times New Roman" w:cs="Times New Roman" w:eastAsiaTheme="minorEastAsia"/>
                  <w:vertAlign w:val="baseline"/>
                  <w:lang w:val="en-US" w:eastAsia="zh-CN"/>
                </w:rPr>
                <w:t>研究</w:t>
              </w:r>
            </w:ins>
            <w:ins w:id="177" w:author="徐杰爱吃饭 [2]" w:date="2026-03-19T18:13:10Z">
              <w:r>
                <w:rPr>
                  <w:rFonts w:hint="eastAsia" w:ascii="Times New Roman" w:hAnsi="Times New Roman" w:cs="Times New Roman" w:eastAsiaTheme="minorEastAsia"/>
                  <w:vertAlign w:val="baseline"/>
                  <w:lang w:val="en-US" w:eastAsia="zh-CN"/>
                </w:rPr>
                <w:t>，</w:t>
              </w:r>
            </w:ins>
            <w:ins w:id="178" w:author="徐杰爱吃饭 [2]" w:date="2026-03-19T18:13:13Z">
              <w:r>
                <w:rPr>
                  <w:rFonts w:hint="eastAsia" w:ascii="Times New Roman" w:hAnsi="Times New Roman" w:cs="Times New Roman" w:eastAsiaTheme="minorEastAsia"/>
                  <w:vertAlign w:val="baseline"/>
                  <w:lang w:val="en-US" w:eastAsia="zh-CN"/>
                </w:rPr>
                <w:t>涵盖</w:t>
              </w:r>
            </w:ins>
            <w:ins w:id="179" w:author="徐杰爱吃饭 [2]" w:date="2026-03-19T18:15:25Z">
              <w:r>
                <w:rPr>
                  <w:rFonts w:hint="eastAsia" w:ascii="Times New Roman" w:hAnsi="Times New Roman" w:cs="Times New Roman" w:eastAsiaTheme="minorEastAsia"/>
                  <w:vertAlign w:val="baseline"/>
                  <w:lang w:val="en-US" w:eastAsia="zh-CN"/>
                </w:rPr>
                <w:t>6</w:t>
              </w:r>
            </w:ins>
            <w:ins w:id="180" w:author="徐杰爱吃饭 [2]" w:date="2026-03-19T18:13:15Z">
              <w:r>
                <w:rPr>
                  <w:rFonts w:hint="eastAsia" w:ascii="Times New Roman" w:hAnsi="Times New Roman" w:cs="Times New Roman" w:eastAsiaTheme="minorEastAsia"/>
                  <w:vertAlign w:val="baseline"/>
                  <w:lang w:val="en-US" w:eastAsia="zh-CN"/>
                </w:rPr>
                <w:t>个</w:t>
              </w:r>
            </w:ins>
            <w:ins w:id="181" w:author="徐杰爱吃饭 [2]" w:date="2026-03-19T18:13:17Z">
              <w:r>
                <w:rPr>
                  <w:rFonts w:hint="eastAsia" w:ascii="Times New Roman" w:hAnsi="Times New Roman" w:cs="Times New Roman" w:eastAsiaTheme="minorEastAsia"/>
                  <w:vertAlign w:val="baseline"/>
                  <w:lang w:val="en-US" w:eastAsia="zh-CN"/>
                </w:rPr>
                <w:t>国家</w:t>
              </w:r>
            </w:ins>
            <w:ins w:id="182" w:author="徐杰爱吃饭 [2]" w:date="2026-03-19T18:13:23Z">
              <w:r>
                <w:rPr>
                  <w:rFonts w:hint="eastAsia" w:ascii="Times New Roman" w:hAnsi="Times New Roman" w:cs="Times New Roman" w:eastAsiaTheme="minorEastAsia"/>
                  <w:vertAlign w:val="baseline"/>
                  <w:lang w:val="en-US" w:eastAsia="zh-CN"/>
                </w:rPr>
                <w:t>，</w:t>
              </w:r>
            </w:ins>
            <w:ins w:id="183" w:author="徐杰爱吃饭 [2]" w:date="2026-03-19T18:19:40Z">
              <w:r>
                <w:rPr>
                  <w:rFonts w:hint="eastAsia" w:ascii="Times New Roman" w:hAnsi="Times New Roman" w:cs="Times New Roman" w:eastAsiaTheme="minorEastAsia"/>
                  <w:vertAlign w:val="baseline"/>
                  <w:lang w:val="en-US" w:eastAsia="zh-CN"/>
                </w:rPr>
                <w:t>以</w:t>
              </w:r>
            </w:ins>
            <w:ins w:id="184" w:author="徐杰爱吃饭 [2]" w:date="2026-03-19T18:19:41Z">
              <w:r>
                <w:rPr>
                  <w:rFonts w:hint="eastAsia" w:ascii="Times New Roman" w:hAnsi="Times New Roman" w:cs="Times New Roman" w:eastAsiaTheme="minorEastAsia"/>
                  <w:vertAlign w:val="baseline"/>
                  <w:lang w:val="en-US" w:eastAsia="zh-CN"/>
                </w:rPr>
                <w:t>高</w:t>
              </w:r>
            </w:ins>
            <w:ins w:id="185" w:author="徐杰爱吃饭 [2]" w:date="2026-03-19T18:19:43Z">
              <w:r>
                <w:rPr>
                  <w:rFonts w:hint="eastAsia" w:ascii="Times New Roman" w:hAnsi="Times New Roman" w:cs="Times New Roman" w:eastAsiaTheme="minorEastAsia"/>
                  <w:vertAlign w:val="baseline"/>
                  <w:lang w:val="en-US" w:eastAsia="zh-CN"/>
                </w:rPr>
                <w:t>收入</w:t>
              </w:r>
            </w:ins>
            <w:ins w:id="186" w:author="徐杰爱吃饭 [2]" w:date="2026-03-19T18:19:45Z">
              <w:r>
                <w:rPr>
                  <w:rFonts w:hint="eastAsia" w:ascii="Times New Roman" w:hAnsi="Times New Roman" w:cs="Times New Roman" w:eastAsiaTheme="minorEastAsia"/>
                  <w:vertAlign w:val="baseline"/>
                  <w:lang w:val="en-US" w:eastAsia="zh-CN"/>
                </w:rPr>
                <w:t>国家</w:t>
              </w:r>
            </w:ins>
            <w:ins w:id="187" w:author="徐杰爱吃饭 [2]" w:date="2026-03-19T18:19:46Z">
              <w:r>
                <w:rPr>
                  <w:rFonts w:hint="eastAsia" w:ascii="Times New Roman" w:hAnsi="Times New Roman" w:cs="Times New Roman" w:eastAsiaTheme="minorEastAsia"/>
                  <w:vertAlign w:val="baseline"/>
                  <w:lang w:val="en-US" w:eastAsia="zh-CN"/>
                </w:rPr>
                <w:t>为主</w:t>
              </w:r>
            </w:ins>
            <w:ins w:id="188" w:author="徐杰爱吃饭 [2]" w:date="2026-03-19T18:19:48Z">
              <w:r>
                <w:rPr>
                  <w:rFonts w:hint="eastAsia" w:ascii="Times New Roman" w:hAnsi="Times New Roman" w:cs="Times New Roman" w:eastAsiaTheme="minorEastAsia"/>
                  <w:vertAlign w:val="baseline"/>
                  <w:lang w:val="en-US" w:eastAsia="zh-CN"/>
                </w:rPr>
                <w:t>，</w:t>
              </w:r>
            </w:ins>
            <w:ins w:id="189" w:author="徐杰爱吃饭 [2]" w:date="2026-03-19T18:19:51Z">
              <w:r>
                <w:rPr>
                  <w:rFonts w:hint="eastAsia" w:ascii="Times New Roman" w:hAnsi="Times New Roman" w:cs="Times New Roman" w:eastAsiaTheme="minorEastAsia"/>
                  <w:vertAlign w:val="baseline"/>
                  <w:lang w:val="en-US" w:eastAsia="zh-CN"/>
                </w:rPr>
                <w:t>资料</w:t>
              </w:r>
            </w:ins>
            <w:ins w:id="190" w:author="徐杰爱吃饭 [2]" w:date="2026-03-19T18:20:02Z">
              <w:r>
                <w:rPr>
                  <w:rFonts w:hint="eastAsia" w:ascii="Times New Roman" w:hAnsi="Times New Roman" w:cs="Times New Roman" w:eastAsiaTheme="minorEastAsia"/>
                  <w:vertAlign w:val="baseline"/>
                  <w:lang w:val="en-US" w:eastAsia="zh-CN"/>
                </w:rPr>
                <w:t>充分</w:t>
              </w:r>
            </w:ins>
            <w:ins w:id="191" w:author="徐杰爱吃饭 [2]" w:date="2026-03-19T18:20:10Z">
              <w:r>
                <w:rPr>
                  <w:rFonts w:hint="eastAsia" w:ascii="Times New Roman" w:hAnsi="Times New Roman" w:cs="Times New Roman" w:eastAsiaTheme="minorEastAsia"/>
                  <w:vertAlign w:val="superscript"/>
                  <w:lang w:val="en-US" w:eastAsia="zh-CN"/>
                  <w:rPrChange w:id="192" w:author="徐杰爱吃饭 [2]" w:date="2026-03-19T18:29:42Z">
                    <w:rPr>
                      <w:rFonts w:hint="eastAsia" w:ascii="Times New Roman" w:hAnsi="Times New Roman" w:cs="Times New Roman" w:eastAsiaTheme="minorEastAsia"/>
                      <w:vertAlign w:val="baseline"/>
                      <w:lang w:val="en-US" w:eastAsia="zh-CN"/>
                    </w:rPr>
                  </w:rPrChange>
                </w:rPr>
                <w:t>[</w:t>
              </w:r>
            </w:ins>
            <w:ins w:id="193" w:author="徐杰爱吃饭 [2]" w:date="2026-03-19T18:20:17Z">
              <w:r>
                <w:rPr>
                  <w:rFonts w:hint="eastAsia" w:ascii="Times New Roman" w:hAnsi="Times New Roman" w:cs="Times New Roman" w:eastAsiaTheme="minorEastAsia"/>
                  <w:vertAlign w:val="superscript"/>
                  <w:lang w:val="en-US" w:eastAsia="zh-CN"/>
                  <w:rPrChange w:id="194" w:author="徐杰爱吃饭 [2]" w:date="2026-03-19T18:29:42Z">
                    <w:rPr>
                      <w:rFonts w:hint="eastAsia" w:ascii="Times New Roman" w:hAnsi="Times New Roman" w:cs="Times New Roman" w:eastAsiaTheme="minorEastAsia"/>
                      <w:vertAlign w:val="baseline"/>
                      <w:lang w:val="en-US" w:eastAsia="zh-CN"/>
                    </w:rPr>
                  </w:rPrChange>
                </w:rPr>
                <w:t>3,</w:t>
              </w:r>
            </w:ins>
            <w:ins w:id="195" w:author="徐杰爱吃饭 [2]" w:date="2026-03-19T18:20:20Z">
              <w:r>
                <w:rPr>
                  <w:rFonts w:hint="eastAsia" w:ascii="Times New Roman" w:hAnsi="Times New Roman" w:cs="Times New Roman" w:eastAsiaTheme="minorEastAsia"/>
                  <w:vertAlign w:val="superscript"/>
                  <w:lang w:val="en-US" w:eastAsia="zh-CN"/>
                  <w:rPrChange w:id="196" w:author="徐杰爱吃饭 [2]" w:date="2026-03-19T18:29:42Z">
                    <w:rPr>
                      <w:rFonts w:hint="eastAsia" w:ascii="Times New Roman" w:hAnsi="Times New Roman" w:cs="Times New Roman" w:eastAsiaTheme="minorEastAsia"/>
                      <w:vertAlign w:val="baseline"/>
                      <w:lang w:val="en-US" w:eastAsia="zh-CN"/>
                    </w:rPr>
                  </w:rPrChange>
                </w:rPr>
                <w:t>6,</w:t>
              </w:r>
            </w:ins>
            <w:ins w:id="197" w:author="徐杰爱吃饭 [2]" w:date="2026-03-19T18:20:21Z">
              <w:r>
                <w:rPr>
                  <w:rFonts w:hint="eastAsia" w:ascii="Times New Roman" w:hAnsi="Times New Roman" w:cs="Times New Roman" w:eastAsiaTheme="minorEastAsia"/>
                  <w:vertAlign w:val="superscript"/>
                  <w:lang w:val="en-US" w:eastAsia="zh-CN"/>
                  <w:rPrChange w:id="198" w:author="徐杰爱吃饭 [2]" w:date="2026-03-19T18:29:42Z">
                    <w:rPr>
                      <w:rFonts w:hint="eastAsia" w:ascii="Times New Roman" w:hAnsi="Times New Roman" w:cs="Times New Roman" w:eastAsiaTheme="minorEastAsia"/>
                      <w:vertAlign w:val="baseline"/>
                      <w:lang w:val="en-US" w:eastAsia="zh-CN"/>
                    </w:rPr>
                  </w:rPrChange>
                </w:rPr>
                <w:t>17,</w:t>
              </w:r>
            </w:ins>
            <w:ins w:id="199" w:author="徐杰爱吃饭 [2]" w:date="2026-03-19T18:20:22Z">
              <w:r>
                <w:rPr>
                  <w:rFonts w:hint="eastAsia" w:ascii="Times New Roman" w:hAnsi="Times New Roman" w:cs="Times New Roman" w:eastAsiaTheme="minorEastAsia"/>
                  <w:vertAlign w:val="superscript"/>
                  <w:lang w:val="en-US" w:eastAsia="zh-CN"/>
                  <w:rPrChange w:id="200" w:author="徐杰爱吃饭 [2]" w:date="2026-03-19T18:29:42Z">
                    <w:rPr>
                      <w:rFonts w:hint="eastAsia" w:ascii="Times New Roman" w:hAnsi="Times New Roman" w:cs="Times New Roman" w:eastAsiaTheme="minorEastAsia"/>
                      <w:vertAlign w:val="baseline"/>
                      <w:lang w:val="en-US" w:eastAsia="zh-CN"/>
                    </w:rPr>
                  </w:rPrChange>
                </w:rPr>
                <w:t>18,</w:t>
              </w:r>
            </w:ins>
            <w:ins w:id="201" w:author="徐杰爱吃饭 [2]" w:date="2026-03-19T18:20:25Z">
              <w:r>
                <w:rPr>
                  <w:rFonts w:hint="eastAsia" w:ascii="Times New Roman" w:hAnsi="Times New Roman" w:cs="Times New Roman" w:eastAsiaTheme="minorEastAsia"/>
                  <w:vertAlign w:val="superscript"/>
                  <w:lang w:val="en-US" w:eastAsia="zh-CN"/>
                  <w:rPrChange w:id="202" w:author="徐杰爱吃饭 [2]" w:date="2026-03-19T18:29:42Z">
                    <w:rPr>
                      <w:rFonts w:hint="eastAsia" w:ascii="Times New Roman" w:hAnsi="Times New Roman" w:cs="Times New Roman" w:eastAsiaTheme="minorEastAsia"/>
                      <w:vertAlign w:val="baseline"/>
                      <w:lang w:val="en-US" w:eastAsia="zh-CN"/>
                    </w:rPr>
                  </w:rPrChange>
                </w:rPr>
                <w:t>20</w:t>
              </w:r>
            </w:ins>
            <w:ins w:id="203" w:author="徐杰爱吃饭 [2]" w:date="2026-03-19T18:20:26Z">
              <w:r>
                <w:rPr>
                  <w:rFonts w:hint="eastAsia" w:ascii="Times New Roman" w:hAnsi="Times New Roman" w:cs="Times New Roman" w:eastAsiaTheme="minorEastAsia"/>
                  <w:vertAlign w:val="superscript"/>
                  <w:lang w:val="en-US" w:eastAsia="zh-CN"/>
                  <w:rPrChange w:id="204" w:author="徐杰爱吃饭 [2]" w:date="2026-03-19T18:29:42Z">
                    <w:rPr>
                      <w:rFonts w:hint="eastAsia" w:ascii="Times New Roman" w:hAnsi="Times New Roman" w:cs="Times New Roman" w:eastAsiaTheme="minorEastAsia"/>
                      <w:vertAlign w:val="baseline"/>
                      <w:lang w:val="en-US" w:eastAsia="zh-CN"/>
                    </w:rPr>
                  </w:rPrChange>
                </w:rPr>
                <w:t>,21,</w:t>
              </w:r>
            </w:ins>
            <w:ins w:id="205" w:author="徐杰爱吃饭 [2]" w:date="2026-03-19T18:20:27Z">
              <w:r>
                <w:rPr>
                  <w:rFonts w:hint="eastAsia" w:ascii="Times New Roman" w:hAnsi="Times New Roman" w:cs="Times New Roman" w:eastAsiaTheme="minorEastAsia"/>
                  <w:vertAlign w:val="superscript"/>
                  <w:lang w:val="en-US" w:eastAsia="zh-CN"/>
                  <w:rPrChange w:id="206" w:author="徐杰爱吃饭 [2]" w:date="2026-03-19T18:29:42Z">
                    <w:rPr>
                      <w:rFonts w:hint="eastAsia" w:ascii="Times New Roman" w:hAnsi="Times New Roman" w:cs="Times New Roman" w:eastAsiaTheme="minorEastAsia"/>
                      <w:vertAlign w:val="baseline"/>
                      <w:lang w:val="en-US" w:eastAsia="zh-CN"/>
                    </w:rPr>
                  </w:rPrChange>
                </w:rPr>
                <w:t>22</w:t>
              </w:r>
            </w:ins>
            <w:ins w:id="207" w:author="徐杰爱吃饭 [2]" w:date="2026-03-19T18:20:28Z">
              <w:r>
                <w:rPr>
                  <w:rFonts w:hint="eastAsia" w:ascii="Times New Roman" w:hAnsi="Times New Roman" w:cs="Times New Roman" w:eastAsiaTheme="minorEastAsia"/>
                  <w:vertAlign w:val="superscript"/>
                  <w:lang w:val="en-US" w:eastAsia="zh-CN"/>
                  <w:rPrChange w:id="208" w:author="徐杰爱吃饭 [2]" w:date="2026-03-19T18:29:42Z">
                    <w:rPr>
                      <w:rFonts w:hint="eastAsia" w:ascii="Times New Roman" w:hAnsi="Times New Roman" w:cs="Times New Roman" w:eastAsiaTheme="minorEastAsia"/>
                      <w:vertAlign w:val="baseline"/>
                      <w:lang w:val="en-US" w:eastAsia="zh-CN"/>
                    </w:rPr>
                  </w:rPrChange>
                </w:rPr>
                <w:t>,23</w:t>
              </w:r>
            </w:ins>
            <w:ins w:id="209" w:author="徐杰爱吃饭 [2]" w:date="2026-03-19T18:20:29Z">
              <w:r>
                <w:rPr>
                  <w:rFonts w:hint="eastAsia" w:ascii="Times New Roman" w:hAnsi="Times New Roman" w:cs="Times New Roman" w:eastAsiaTheme="minorEastAsia"/>
                  <w:vertAlign w:val="superscript"/>
                  <w:lang w:val="en-US" w:eastAsia="zh-CN"/>
                  <w:rPrChange w:id="210" w:author="徐杰爱吃饭 [2]" w:date="2026-03-19T18:29:42Z">
                    <w:rPr>
                      <w:rFonts w:hint="eastAsia" w:ascii="Times New Roman" w:hAnsi="Times New Roman" w:cs="Times New Roman" w:eastAsiaTheme="minorEastAsia"/>
                      <w:vertAlign w:val="baseline"/>
                      <w:lang w:val="en-US" w:eastAsia="zh-CN"/>
                    </w:rPr>
                  </w:rPrChange>
                </w:rPr>
                <w:t>,2</w:t>
              </w:r>
            </w:ins>
            <w:ins w:id="211" w:author="徐杰爱吃饭 [2]" w:date="2026-03-19T18:20:36Z">
              <w:r>
                <w:rPr>
                  <w:rFonts w:hint="eastAsia" w:ascii="Times New Roman" w:hAnsi="Times New Roman" w:cs="Times New Roman" w:eastAsiaTheme="minorEastAsia"/>
                  <w:vertAlign w:val="superscript"/>
                  <w:lang w:val="en-US" w:eastAsia="zh-CN"/>
                  <w:rPrChange w:id="212" w:author="徐杰爱吃饭 [2]" w:date="2026-03-19T18:29:42Z">
                    <w:rPr>
                      <w:rFonts w:hint="eastAsia" w:ascii="Times New Roman" w:hAnsi="Times New Roman" w:cs="Times New Roman" w:eastAsiaTheme="minorEastAsia"/>
                      <w:vertAlign w:val="baseline"/>
                      <w:lang w:val="en-US" w:eastAsia="zh-CN"/>
                    </w:rPr>
                  </w:rPrChange>
                </w:rPr>
                <w:t>5,</w:t>
              </w:r>
            </w:ins>
            <w:ins w:id="213" w:author="徐杰爱吃饭 [2]" w:date="2026-03-19T18:20:37Z">
              <w:r>
                <w:rPr>
                  <w:rFonts w:hint="eastAsia" w:ascii="Times New Roman" w:hAnsi="Times New Roman" w:cs="Times New Roman" w:eastAsiaTheme="minorEastAsia"/>
                  <w:vertAlign w:val="superscript"/>
                  <w:lang w:val="en-US" w:eastAsia="zh-CN"/>
                  <w:rPrChange w:id="214" w:author="徐杰爱吃饭 [2]" w:date="2026-03-19T18:29:42Z">
                    <w:rPr>
                      <w:rFonts w:hint="eastAsia" w:ascii="Times New Roman" w:hAnsi="Times New Roman" w:cs="Times New Roman" w:eastAsiaTheme="minorEastAsia"/>
                      <w:vertAlign w:val="baseline"/>
                      <w:lang w:val="en-US" w:eastAsia="zh-CN"/>
                    </w:rPr>
                  </w:rPrChange>
                </w:rPr>
                <w:t>2</w:t>
              </w:r>
            </w:ins>
            <w:ins w:id="215" w:author="徐杰爱吃饭 [2]" w:date="2026-03-19T18:20:38Z">
              <w:r>
                <w:rPr>
                  <w:rFonts w:hint="eastAsia" w:ascii="Times New Roman" w:hAnsi="Times New Roman" w:cs="Times New Roman" w:eastAsiaTheme="minorEastAsia"/>
                  <w:vertAlign w:val="superscript"/>
                  <w:lang w:val="en-US" w:eastAsia="zh-CN"/>
                  <w:rPrChange w:id="216" w:author="徐杰爱吃饭 [2]" w:date="2026-03-19T18:29:42Z">
                    <w:rPr>
                      <w:rFonts w:hint="eastAsia" w:ascii="Times New Roman" w:hAnsi="Times New Roman" w:cs="Times New Roman" w:eastAsiaTheme="minorEastAsia"/>
                      <w:vertAlign w:val="baseline"/>
                      <w:lang w:val="en-US" w:eastAsia="zh-CN"/>
                    </w:rPr>
                  </w:rPrChange>
                </w:rPr>
                <w:t>6</w:t>
              </w:r>
            </w:ins>
            <w:ins w:id="217" w:author="徐杰爱吃饭 [2]" w:date="2026-03-19T18:20:11Z">
              <w:r>
                <w:rPr>
                  <w:rFonts w:hint="eastAsia" w:ascii="Times New Roman" w:hAnsi="Times New Roman" w:cs="Times New Roman" w:eastAsiaTheme="minorEastAsia"/>
                  <w:vertAlign w:val="superscript"/>
                  <w:lang w:val="en-US" w:eastAsia="zh-CN"/>
                  <w:rPrChange w:id="218" w:author="徐杰爱吃饭 [2]" w:date="2026-03-19T18:29:42Z">
                    <w:rPr>
                      <w:rFonts w:hint="eastAsia" w:ascii="Times New Roman" w:hAnsi="Times New Roman" w:cs="Times New Roman" w:eastAsiaTheme="minorEastAsia"/>
                      <w:vertAlign w:val="baseline"/>
                      <w:lang w:val="en-US" w:eastAsia="zh-CN"/>
                    </w:rPr>
                  </w:rPrChange>
                </w:rPr>
                <w:t>]</w:t>
              </w:r>
            </w:ins>
          </w:p>
        </w:tc>
        <w:tc>
          <w:tcPr>
            <w:tcW w:w="784" w:type="dxa"/>
            <w:tcBorders>
              <w:top w:val="nil"/>
              <w:left w:val="nil"/>
              <w:bottom w:val="nil"/>
              <w:right w:val="nil"/>
            </w:tcBorders>
            <w:shd w:val="clear" w:color="auto" w:fill="FFFFFF"/>
            <w:tcPrChange w:id="219" w:author="徐杰爱吃饭 [2]" w:date="2026-03-20T18:16:46Z">
              <w:tcPr>
                <w:tcW w:w="1643" w:type="dxa"/>
              </w:tcPr>
            </w:tcPrChange>
          </w:tcPr>
          <w:p w14:paraId="0AABB271">
            <w:pPr>
              <w:pStyle w:val="36"/>
              <w:spacing w:line="360" w:lineRule="auto"/>
              <w:ind w:firstLine="0" w:firstLineChars="0"/>
              <w:jc w:val="left"/>
              <w:rPr>
                <w:ins w:id="221" w:author="徐杰爱吃饭 [2]" w:date="2026-03-19T18:05:11Z"/>
                <w:rFonts w:hint="eastAsia" w:ascii="Times New Roman" w:hAnsi="Times New Roman" w:cs="Times New Roman" w:eastAsiaTheme="minorEastAsia"/>
                <w:vertAlign w:val="baseline"/>
                <w:lang w:val="en-US" w:eastAsia="zh-CN"/>
              </w:rPr>
              <w:pPrChange w:id="220" w:author="徐杰爱吃饭 [2]" w:date="2026-03-19T18:09:41Z">
                <w:pPr>
                  <w:pStyle w:val="36"/>
                  <w:spacing w:line="360" w:lineRule="auto"/>
                  <w:jc w:val="center"/>
                </w:pPr>
              </w:pPrChange>
            </w:pPr>
            <w:ins w:id="222" w:author="徐杰爱吃饭 [2]" w:date="2026-03-19T18:11:46Z">
              <w:r>
                <w:rPr>
                  <w:rFonts w:hint="eastAsia" w:ascii="Times New Roman" w:hAnsi="Times New Roman" w:cs="Times New Roman" w:eastAsiaTheme="minorEastAsia"/>
                  <w:vertAlign w:val="baseline"/>
                  <w:lang w:val="en-US" w:eastAsia="zh-CN"/>
                </w:rPr>
                <w:t>高</w:t>
              </w:r>
            </w:ins>
          </w:p>
        </w:tc>
      </w:tr>
      <w:tr w14:paraId="24416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24" w:author="徐杰爱吃饭 [2]" w:date="2026-03-20T18:16:4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223" w:author="徐杰爱吃饭 [2]" w:date="2026-03-19T18:05:11Z"/>
        </w:trPr>
        <w:tc>
          <w:tcPr>
            <w:tcW w:w="2110" w:type="dxa"/>
            <w:tcBorders>
              <w:top w:val="nil"/>
              <w:left w:val="nil"/>
              <w:bottom w:val="nil"/>
              <w:right w:val="nil"/>
            </w:tcBorders>
            <w:shd w:val="clear" w:color="auto" w:fill="FFFFFF"/>
            <w:tcPrChange w:id="225" w:author="徐杰爱吃饭 [2]" w:date="2026-03-20T18:16:46Z">
              <w:tcPr>
                <w:tcW w:w="1642" w:type="dxa"/>
              </w:tcPr>
            </w:tcPrChange>
          </w:tcPr>
          <w:p w14:paraId="51452B1E">
            <w:pPr>
              <w:pStyle w:val="36"/>
              <w:spacing w:line="360" w:lineRule="auto"/>
              <w:ind w:firstLine="0" w:firstLineChars="0"/>
              <w:jc w:val="left"/>
              <w:rPr>
                <w:ins w:id="227" w:author="徐杰爱吃饭 [2]" w:date="2026-03-19T18:05:11Z"/>
                <w:rFonts w:hint="default" w:ascii="Times New Roman" w:hAnsi="Times New Roman" w:cs="Times New Roman" w:eastAsiaTheme="minorEastAsia"/>
                <w:vertAlign w:val="baseline"/>
                <w:lang w:val="en-US"/>
              </w:rPr>
              <w:pPrChange w:id="226" w:author="徐杰爱吃饭 [2]" w:date="2026-03-19T18:06:46Z">
                <w:pPr>
                  <w:pStyle w:val="36"/>
                  <w:spacing w:line="360" w:lineRule="auto"/>
                  <w:jc w:val="center"/>
                </w:pPr>
              </w:pPrChange>
            </w:pPr>
            <w:ins w:id="228" w:author="徐杰爱吃饭 [2]" w:date="2026-03-19T18:06:46Z">
              <w:r>
                <w:rPr>
                  <w:rFonts w:hint="eastAsia" w:ascii="Times New Roman" w:hAnsi="Times New Roman" w:cs="Times New Roman" w:eastAsiaTheme="minorEastAsia"/>
                  <w:vertAlign w:val="baseline"/>
                  <w:lang w:val="en-US" w:eastAsia="zh-CN"/>
                </w:rPr>
                <w:t>副主题</w:t>
              </w:r>
            </w:ins>
            <w:ins w:id="229" w:author="徐杰爱吃饭 [2]" w:date="2026-03-19T18:06:48Z">
              <w:r>
                <w:rPr>
                  <w:rFonts w:hint="eastAsia" w:ascii="Times New Roman" w:hAnsi="Times New Roman" w:cs="Times New Roman" w:eastAsiaTheme="minorEastAsia"/>
                  <w:vertAlign w:val="baseline"/>
                  <w:lang w:val="en-US" w:eastAsia="zh-CN"/>
                </w:rPr>
                <w:t>2</w:t>
              </w:r>
            </w:ins>
            <w:ins w:id="230" w:author="徐杰爱吃饭 [2]" w:date="2026-03-20T18:20:21Z">
              <w:r>
                <w:rPr>
                  <w:rFonts w:hint="eastAsia" w:ascii="Times New Roman" w:hAnsi="Times New Roman" w:cs="Times New Roman" w:eastAsiaTheme="minorEastAsia"/>
                  <w:vertAlign w:val="baseline"/>
                  <w:lang w:val="en-US" w:eastAsia="zh-CN"/>
                </w:rPr>
                <w:t>：</w:t>
              </w:r>
            </w:ins>
            <w:ins w:id="231" w:author="徐杰爱吃饭 [2]" w:date="2026-03-20T18:20:34Z">
              <w:r>
                <w:rPr>
                  <w:rFonts w:ascii="Times New Roman" w:hAnsi="Times New Roman" w:cs="Times New Roman" w:eastAsiaTheme="minorEastAsia"/>
                </w:rPr>
                <w:t>使围产期丧失具象化</w:t>
              </w:r>
            </w:ins>
          </w:p>
        </w:tc>
        <w:tc>
          <w:tcPr>
            <w:tcW w:w="890" w:type="dxa"/>
            <w:tcBorders>
              <w:top w:val="nil"/>
              <w:left w:val="nil"/>
              <w:bottom w:val="nil"/>
              <w:right w:val="nil"/>
            </w:tcBorders>
            <w:shd w:val="clear" w:color="auto" w:fill="FFFFFF"/>
            <w:tcPrChange w:id="232" w:author="徐杰爱吃饭 [2]" w:date="2026-03-20T18:16:46Z">
              <w:tcPr>
                <w:tcW w:w="1642" w:type="dxa"/>
              </w:tcPr>
            </w:tcPrChange>
          </w:tcPr>
          <w:p w14:paraId="069C81A8">
            <w:pPr>
              <w:pStyle w:val="36"/>
              <w:spacing w:line="360" w:lineRule="auto"/>
              <w:ind w:firstLine="0" w:firstLineChars="0"/>
              <w:jc w:val="left"/>
              <w:rPr>
                <w:ins w:id="234" w:author="徐杰爱吃饭 [2]" w:date="2026-03-19T18:05:11Z"/>
                <w:rFonts w:ascii="Times New Roman" w:hAnsi="Times New Roman" w:cs="Times New Roman" w:eastAsiaTheme="minorEastAsia"/>
                <w:vertAlign w:val="baseline"/>
              </w:rPr>
              <w:pPrChange w:id="233" w:author="徐杰爱吃饭 [2]" w:date="2026-03-19T18:08:21Z">
                <w:pPr>
                  <w:pStyle w:val="36"/>
                  <w:spacing w:line="360" w:lineRule="auto"/>
                  <w:jc w:val="center"/>
                </w:pPr>
              </w:pPrChange>
            </w:pPr>
            <w:ins w:id="235" w:author="徐杰爱吃饭 [2]" w:date="2026-03-19T18:08:09Z">
              <w:r>
                <w:rPr>
                  <w:rFonts w:hint="eastAsia" w:ascii="Times New Roman" w:hAnsi="Times New Roman" w:cs="Times New Roman" w:eastAsiaTheme="minorEastAsia"/>
                  <w:vertAlign w:val="baseline"/>
                  <w:lang w:val="en-US" w:eastAsia="zh-CN"/>
                </w:rPr>
                <w:t>较高</w:t>
              </w:r>
            </w:ins>
          </w:p>
        </w:tc>
        <w:tc>
          <w:tcPr>
            <w:tcW w:w="850" w:type="dxa"/>
            <w:tcBorders>
              <w:top w:val="nil"/>
              <w:left w:val="nil"/>
              <w:bottom w:val="nil"/>
              <w:right w:val="nil"/>
            </w:tcBorders>
            <w:shd w:val="clear" w:color="auto" w:fill="FFFFFF"/>
            <w:tcPrChange w:id="236" w:author="徐杰爱吃饭 [2]" w:date="2026-03-20T18:16:46Z">
              <w:tcPr>
                <w:tcW w:w="1642" w:type="dxa"/>
              </w:tcPr>
            </w:tcPrChange>
          </w:tcPr>
          <w:p w14:paraId="1BFE6F12">
            <w:pPr>
              <w:pStyle w:val="36"/>
              <w:spacing w:line="360" w:lineRule="auto"/>
              <w:ind w:firstLine="0" w:firstLineChars="0"/>
              <w:jc w:val="left"/>
              <w:rPr>
                <w:ins w:id="238" w:author="徐杰爱吃饭 [2]" w:date="2026-03-19T18:05:11Z"/>
                <w:rFonts w:ascii="Times New Roman" w:hAnsi="Times New Roman" w:cs="Times New Roman" w:eastAsiaTheme="minorEastAsia"/>
                <w:vertAlign w:val="baseline"/>
              </w:rPr>
              <w:pPrChange w:id="237" w:author="徐杰爱吃饭 [2]" w:date="2026-03-19T18:08:30Z">
                <w:pPr>
                  <w:pStyle w:val="36"/>
                  <w:spacing w:line="360" w:lineRule="auto"/>
                  <w:jc w:val="center"/>
                </w:pPr>
              </w:pPrChange>
            </w:pPr>
            <w:ins w:id="239" w:author="徐杰爱吃饭 [2]" w:date="2026-03-19T18:08:49Z">
              <w:r>
                <w:rPr>
                  <w:rFonts w:hint="eastAsia" w:ascii="Times New Roman" w:hAnsi="Times New Roman" w:cs="Times New Roman" w:eastAsiaTheme="minorEastAsia"/>
                  <w:vertAlign w:val="baseline"/>
                  <w:lang w:val="en-US" w:eastAsia="zh-CN"/>
                </w:rPr>
                <w:t>强</w:t>
              </w:r>
            </w:ins>
          </w:p>
        </w:tc>
        <w:tc>
          <w:tcPr>
            <w:tcW w:w="910" w:type="dxa"/>
            <w:tcBorders>
              <w:top w:val="nil"/>
              <w:left w:val="nil"/>
              <w:bottom w:val="nil"/>
              <w:right w:val="nil"/>
            </w:tcBorders>
            <w:shd w:val="clear" w:color="auto" w:fill="FFFFFF"/>
            <w:tcPrChange w:id="240" w:author="徐杰爱吃饭 [2]" w:date="2026-03-20T18:16:46Z">
              <w:tcPr>
                <w:tcW w:w="1643" w:type="dxa"/>
              </w:tcPr>
            </w:tcPrChange>
          </w:tcPr>
          <w:p w14:paraId="1D2808AA">
            <w:pPr>
              <w:pStyle w:val="36"/>
              <w:spacing w:line="360" w:lineRule="auto"/>
              <w:ind w:firstLine="0" w:firstLineChars="0"/>
              <w:jc w:val="left"/>
              <w:rPr>
                <w:ins w:id="242" w:author="徐杰爱吃饭 [2]" w:date="2026-03-19T18:05:11Z"/>
                <w:rFonts w:ascii="Times New Roman" w:hAnsi="Times New Roman" w:cs="Times New Roman" w:eastAsiaTheme="minorEastAsia"/>
                <w:vertAlign w:val="baseline"/>
              </w:rPr>
              <w:pPrChange w:id="241" w:author="徐杰爱吃饭 [2]" w:date="2026-03-19T18:09:28Z">
                <w:pPr>
                  <w:pStyle w:val="36"/>
                  <w:spacing w:line="360" w:lineRule="auto"/>
                  <w:jc w:val="center"/>
                </w:pPr>
              </w:pPrChange>
            </w:pPr>
            <w:ins w:id="243" w:author="徐杰爱吃饭 [2]" w:date="2026-03-19T18:11:30Z">
              <w:r>
                <w:rPr>
                  <w:rFonts w:hint="eastAsia" w:ascii="Times New Roman" w:hAnsi="Times New Roman" w:cs="Times New Roman" w:eastAsiaTheme="minorEastAsia"/>
                  <w:vertAlign w:val="baseline"/>
                  <w:lang w:val="en-US" w:eastAsia="zh-CN"/>
                </w:rPr>
                <w:t>高</w:t>
              </w:r>
            </w:ins>
          </w:p>
        </w:tc>
        <w:tc>
          <w:tcPr>
            <w:tcW w:w="4311" w:type="dxa"/>
            <w:tcBorders>
              <w:top w:val="nil"/>
              <w:left w:val="nil"/>
              <w:bottom w:val="nil"/>
              <w:right w:val="nil"/>
            </w:tcBorders>
            <w:shd w:val="clear" w:color="auto" w:fill="FFFFFF"/>
            <w:tcPrChange w:id="244" w:author="徐杰爱吃饭 [2]" w:date="2026-03-20T18:16:46Z">
              <w:tcPr>
                <w:tcW w:w="1643" w:type="dxa"/>
              </w:tcPr>
            </w:tcPrChange>
          </w:tcPr>
          <w:p w14:paraId="12AF229C">
            <w:pPr>
              <w:pStyle w:val="36"/>
              <w:spacing w:line="360" w:lineRule="auto"/>
              <w:ind w:firstLine="0" w:firstLineChars="0"/>
              <w:jc w:val="left"/>
              <w:rPr>
                <w:ins w:id="246" w:author="徐杰爱吃饭 [2]" w:date="2026-03-19T18:05:11Z"/>
                <w:rFonts w:ascii="Times New Roman" w:hAnsi="Times New Roman" w:cs="Times New Roman" w:eastAsiaTheme="minorEastAsia"/>
                <w:vertAlign w:val="baseline"/>
              </w:rPr>
              <w:pPrChange w:id="245" w:author="徐杰爱吃饭 [2]" w:date="2026-03-19T18:09:33Z">
                <w:pPr>
                  <w:pStyle w:val="36"/>
                  <w:spacing w:line="360" w:lineRule="auto"/>
                  <w:jc w:val="center"/>
                </w:pPr>
              </w:pPrChange>
            </w:pPr>
            <w:ins w:id="247" w:author="徐杰爱吃饭 [2]" w:date="2026-03-19T18:20:55Z">
              <w:r>
                <w:rPr>
                  <w:rFonts w:hint="eastAsia" w:ascii="Times New Roman" w:hAnsi="Times New Roman" w:cs="Times New Roman" w:eastAsiaTheme="minorEastAsia"/>
                  <w:vertAlign w:val="baseline"/>
                  <w:lang w:val="en-US" w:eastAsia="zh-CN"/>
                </w:rPr>
                <w:t>10项研究，涵盖</w:t>
              </w:r>
            </w:ins>
            <w:ins w:id="248" w:author="徐杰爱吃饭 [2]" w:date="2026-03-19T18:21:57Z">
              <w:r>
                <w:rPr>
                  <w:rFonts w:hint="eastAsia" w:ascii="Times New Roman" w:hAnsi="Times New Roman" w:cs="Times New Roman" w:eastAsiaTheme="minorEastAsia"/>
                  <w:vertAlign w:val="baseline"/>
                  <w:lang w:val="en-US" w:eastAsia="zh-CN"/>
                </w:rPr>
                <w:t>5</w:t>
              </w:r>
            </w:ins>
            <w:ins w:id="249" w:author="徐杰爱吃饭 [2]" w:date="2026-03-19T18:20:55Z">
              <w:r>
                <w:rPr>
                  <w:rFonts w:hint="eastAsia" w:ascii="Times New Roman" w:hAnsi="Times New Roman" w:cs="Times New Roman" w:eastAsiaTheme="minorEastAsia"/>
                  <w:vertAlign w:val="baseline"/>
                  <w:lang w:val="en-US" w:eastAsia="zh-CN"/>
                </w:rPr>
                <w:t>个国家，以高收入国家为主，资料</w:t>
              </w:r>
            </w:ins>
            <w:ins w:id="250" w:author="徐杰爱吃饭 [2]" w:date="2026-03-19T18:21:54Z">
              <w:r>
                <w:rPr>
                  <w:rFonts w:hint="eastAsia" w:ascii="Times New Roman" w:hAnsi="Times New Roman" w:cs="Times New Roman" w:eastAsiaTheme="minorEastAsia"/>
                  <w:vertAlign w:val="baseline"/>
                  <w:lang w:val="en-US" w:eastAsia="zh-CN"/>
                </w:rPr>
                <w:t>相对</w:t>
              </w:r>
            </w:ins>
            <w:ins w:id="251" w:author="徐杰爱吃饭 [2]" w:date="2026-03-19T18:20:55Z">
              <w:r>
                <w:rPr>
                  <w:rFonts w:hint="eastAsia" w:ascii="Times New Roman" w:hAnsi="Times New Roman" w:cs="Times New Roman" w:eastAsiaTheme="minorEastAsia"/>
                  <w:vertAlign w:val="baseline"/>
                  <w:lang w:val="en-US" w:eastAsia="zh-CN"/>
                </w:rPr>
                <w:t>充分</w:t>
              </w:r>
            </w:ins>
            <w:ins w:id="252" w:author="徐杰爱吃饭 [2]" w:date="2026-03-19T18:20:55Z">
              <w:r>
                <w:rPr>
                  <w:rFonts w:hint="eastAsia" w:ascii="Times New Roman" w:hAnsi="Times New Roman" w:cs="Times New Roman" w:eastAsiaTheme="minorEastAsia"/>
                  <w:vertAlign w:val="superscript"/>
                  <w:lang w:val="en-US" w:eastAsia="zh-CN"/>
                  <w:rPrChange w:id="253" w:author="徐杰爱吃饭 [2]" w:date="2026-03-19T18:29:45Z">
                    <w:rPr>
                      <w:rFonts w:hint="eastAsia" w:ascii="Times New Roman" w:hAnsi="Times New Roman" w:cs="Times New Roman" w:eastAsiaTheme="minorEastAsia"/>
                      <w:vertAlign w:val="baseline"/>
                      <w:lang w:val="en-US" w:eastAsia="zh-CN"/>
                    </w:rPr>
                  </w:rPrChange>
                </w:rPr>
                <w:t>[3,6,18,</w:t>
              </w:r>
            </w:ins>
            <w:ins w:id="254" w:author="徐杰爱吃饭 [2]" w:date="2026-03-19T18:22:05Z">
              <w:r>
                <w:rPr>
                  <w:rFonts w:hint="eastAsia" w:ascii="Times New Roman" w:hAnsi="Times New Roman" w:cs="Times New Roman" w:eastAsiaTheme="minorEastAsia"/>
                  <w:vertAlign w:val="superscript"/>
                  <w:lang w:val="en-US" w:eastAsia="zh-CN"/>
                  <w:rPrChange w:id="255" w:author="徐杰爱吃饭 [2]" w:date="2026-03-19T18:29:45Z">
                    <w:rPr>
                      <w:rFonts w:hint="eastAsia" w:ascii="Times New Roman" w:hAnsi="Times New Roman" w:cs="Times New Roman" w:eastAsiaTheme="minorEastAsia"/>
                      <w:vertAlign w:val="baseline"/>
                      <w:lang w:val="en-US" w:eastAsia="zh-CN"/>
                    </w:rPr>
                  </w:rPrChange>
                </w:rPr>
                <w:t>1</w:t>
              </w:r>
            </w:ins>
            <w:ins w:id="256" w:author="徐杰爱吃饭 [2]" w:date="2026-03-19T18:22:06Z">
              <w:r>
                <w:rPr>
                  <w:rFonts w:hint="eastAsia" w:ascii="Times New Roman" w:hAnsi="Times New Roman" w:cs="Times New Roman" w:eastAsiaTheme="minorEastAsia"/>
                  <w:vertAlign w:val="superscript"/>
                  <w:lang w:val="en-US" w:eastAsia="zh-CN"/>
                  <w:rPrChange w:id="257" w:author="徐杰爱吃饭 [2]" w:date="2026-03-19T18:29:45Z">
                    <w:rPr>
                      <w:rFonts w:hint="eastAsia" w:ascii="Times New Roman" w:hAnsi="Times New Roman" w:cs="Times New Roman" w:eastAsiaTheme="minorEastAsia"/>
                      <w:vertAlign w:val="baseline"/>
                      <w:lang w:val="en-US" w:eastAsia="zh-CN"/>
                    </w:rPr>
                  </w:rPrChange>
                </w:rPr>
                <w:t>9</w:t>
              </w:r>
            </w:ins>
            <w:ins w:id="258" w:author="徐杰爱吃饭 [2]" w:date="2026-03-19T18:20:55Z">
              <w:r>
                <w:rPr>
                  <w:rFonts w:hint="eastAsia" w:ascii="Times New Roman" w:hAnsi="Times New Roman" w:cs="Times New Roman" w:eastAsiaTheme="minorEastAsia"/>
                  <w:vertAlign w:val="superscript"/>
                  <w:lang w:val="en-US" w:eastAsia="zh-CN"/>
                  <w:rPrChange w:id="259" w:author="徐杰爱吃饭 [2]" w:date="2026-03-19T18:29:45Z">
                    <w:rPr>
                      <w:rFonts w:hint="eastAsia" w:ascii="Times New Roman" w:hAnsi="Times New Roman" w:cs="Times New Roman" w:eastAsiaTheme="minorEastAsia"/>
                      <w:vertAlign w:val="baseline"/>
                      <w:lang w:val="en-US" w:eastAsia="zh-CN"/>
                    </w:rPr>
                  </w:rPrChange>
                </w:rPr>
                <w:t>,21,22,23,</w:t>
              </w:r>
            </w:ins>
            <w:ins w:id="260" w:author="徐杰爱吃饭 [2]" w:date="2026-03-19T18:22:19Z">
              <w:r>
                <w:rPr>
                  <w:rFonts w:hint="eastAsia" w:ascii="Times New Roman" w:hAnsi="Times New Roman" w:cs="Times New Roman" w:eastAsiaTheme="minorEastAsia"/>
                  <w:vertAlign w:val="superscript"/>
                  <w:lang w:val="en-US" w:eastAsia="zh-CN"/>
                  <w:rPrChange w:id="261" w:author="徐杰爱吃饭 [2]" w:date="2026-03-19T18:29:45Z">
                    <w:rPr>
                      <w:rFonts w:hint="eastAsia" w:ascii="Times New Roman" w:hAnsi="Times New Roman" w:cs="Times New Roman" w:eastAsiaTheme="minorEastAsia"/>
                      <w:vertAlign w:val="baseline"/>
                      <w:lang w:val="en-US" w:eastAsia="zh-CN"/>
                    </w:rPr>
                  </w:rPrChange>
                </w:rPr>
                <w:t>24</w:t>
              </w:r>
            </w:ins>
            <w:ins w:id="262" w:author="徐杰爱吃饭 [2]" w:date="2026-03-19T18:22:20Z">
              <w:r>
                <w:rPr>
                  <w:rFonts w:hint="eastAsia" w:ascii="Times New Roman" w:hAnsi="Times New Roman" w:cs="Times New Roman" w:eastAsiaTheme="minorEastAsia"/>
                  <w:vertAlign w:val="superscript"/>
                  <w:lang w:val="en-US" w:eastAsia="zh-CN"/>
                  <w:rPrChange w:id="263" w:author="徐杰爱吃饭 [2]" w:date="2026-03-19T18:29:45Z">
                    <w:rPr>
                      <w:rFonts w:hint="eastAsia" w:ascii="Times New Roman" w:hAnsi="Times New Roman" w:cs="Times New Roman" w:eastAsiaTheme="minorEastAsia"/>
                      <w:vertAlign w:val="baseline"/>
                      <w:lang w:val="en-US" w:eastAsia="zh-CN"/>
                    </w:rPr>
                  </w:rPrChange>
                </w:rPr>
                <w:t>,</w:t>
              </w:r>
            </w:ins>
            <w:ins w:id="264" w:author="徐杰爱吃饭 [2]" w:date="2026-03-19T18:20:55Z">
              <w:r>
                <w:rPr>
                  <w:rFonts w:hint="eastAsia" w:ascii="Times New Roman" w:hAnsi="Times New Roman" w:cs="Times New Roman" w:eastAsiaTheme="minorEastAsia"/>
                  <w:vertAlign w:val="superscript"/>
                  <w:lang w:val="en-US" w:eastAsia="zh-CN"/>
                  <w:rPrChange w:id="265" w:author="徐杰爱吃饭 [2]" w:date="2026-03-19T18:29:45Z">
                    <w:rPr>
                      <w:rFonts w:hint="eastAsia" w:ascii="Times New Roman" w:hAnsi="Times New Roman" w:cs="Times New Roman" w:eastAsiaTheme="minorEastAsia"/>
                      <w:vertAlign w:val="baseline"/>
                      <w:lang w:val="en-US" w:eastAsia="zh-CN"/>
                    </w:rPr>
                  </w:rPrChange>
                </w:rPr>
                <w:t>25,26]</w:t>
              </w:r>
            </w:ins>
          </w:p>
        </w:tc>
        <w:tc>
          <w:tcPr>
            <w:tcW w:w="784" w:type="dxa"/>
            <w:tcBorders>
              <w:top w:val="nil"/>
              <w:left w:val="nil"/>
              <w:bottom w:val="nil"/>
              <w:right w:val="nil"/>
            </w:tcBorders>
            <w:shd w:val="clear" w:color="auto" w:fill="FFFFFF"/>
            <w:tcPrChange w:id="266" w:author="徐杰爱吃饭 [2]" w:date="2026-03-20T18:16:46Z">
              <w:tcPr>
                <w:tcW w:w="1643" w:type="dxa"/>
              </w:tcPr>
            </w:tcPrChange>
          </w:tcPr>
          <w:p w14:paraId="44D640DC">
            <w:pPr>
              <w:pStyle w:val="36"/>
              <w:spacing w:line="360" w:lineRule="auto"/>
              <w:ind w:firstLine="0" w:firstLineChars="0"/>
              <w:jc w:val="left"/>
              <w:rPr>
                <w:ins w:id="268" w:author="徐杰爱吃饭 [2]" w:date="2026-03-19T18:05:11Z"/>
                <w:rFonts w:hint="eastAsia" w:ascii="Times New Roman" w:hAnsi="Times New Roman" w:cs="Times New Roman" w:eastAsiaTheme="minorEastAsia"/>
                <w:vertAlign w:val="baseline"/>
                <w:lang w:val="en-US" w:eastAsia="zh-CN"/>
              </w:rPr>
              <w:pPrChange w:id="267" w:author="徐杰爱吃饭 [2]" w:date="2026-03-19T18:09:42Z">
                <w:pPr>
                  <w:pStyle w:val="36"/>
                  <w:spacing w:line="360" w:lineRule="auto"/>
                  <w:jc w:val="center"/>
                </w:pPr>
              </w:pPrChange>
            </w:pPr>
            <w:ins w:id="269" w:author="徐杰爱吃饭 [2]" w:date="2026-03-19T18:11:48Z">
              <w:r>
                <w:rPr>
                  <w:rFonts w:hint="eastAsia" w:ascii="Times New Roman" w:hAnsi="Times New Roman" w:cs="Times New Roman" w:eastAsiaTheme="minorEastAsia"/>
                  <w:vertAlign w:val="baseline"/>
                  <w:lang w:val="en-US" w:eastAsia="zh-CN"/>
                </w:rPr>
                <w:t>高</w:t>
              </w:r>
            </w:ins>
          </w:p>
        </w:tc>
      </w:tr>
      <w:tr w14:paraId="490E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71" w:author="徐杰爱吃饭 [2]" w:date="2026-03-20T18:16:4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270" w:author="徐杰爱吃饭 [2]" w:date="2026-03-19T18:05:11Z"/>
        </w:trPr>
        <w:tc>
          <w:tcPr>
            <w:tcW w:w="2110" w:type="dxa"/>
            <w:tcBorders>
              <w:top w:val="nil"/>
              <w:left w:val="nil"/>
              <w:bottom w:val="nil"/>
              <w:right w:val="nil"/>
            </w:tcBorders>
            <w:shd w:val="clear" w:color="auto" w:fill="FFFFFF"/>
            <w:tcPrChange w:id="272" w:author="徐杰爱吃饭 [2]" w:date="2026-03-20T18:16:46Z">
              <w:tcPr>
                <w:tcW w:w="1642" w:type="dxa"/>
              </w:tcPr>
            </w:tcPrChange>
          </w:tcPr>
          <w:p w14:paraId="46DAEFC2">
            <w:pPr>
              <w:pStyle w:val="36"/>
              <w:spacing w:line="360" w:lineRule="auto"/>
              <w:ind w:firstLine="0" w:firstLineChars="0"/>
              <w:jc w:val="left"/>
              <w:rPr>
                <w:ins w:id="274" w:author="徐杰爱吃饭 [2]" w:date="2026-03-19T18:05:11Z"/>
                <w:rFonts w:hint="default" w:ascii="Times New Roman" w:hAnsi="Times New Roman" w:cs="Times New Roman" w:eastAsiaTheme="minorEastAsia"/>
                <w:vertAlign w:val="baseline"/>
                <w:lang w:val="en-US"/>
              </w:rPr>
              <w:pPrChange w:id="273" w:author="徐杰爱吃饭 [2]" w:date="2026-03-19T18:06:51Z">
                <w:pPr>
                  <w:pStyle w:val="36"/>
                  <w:spacing w:line="360" w:lineRule="auto"/>
                  <w:jc w:val="center"/>
                </w:pPr>
              </w:pPrChange>
            </w:pPr>
            <w:ins w:id="275" w:author="徐杰爱吃饭 [2]" w:date="2026-03-19T18:06:51Z">
              <w:r>
                <w:rPr>
                  <w:rFonts w:hint="eastAsia" w:ascii="Times New Roman" w:hAnsi="Times New Roman" w:cs="Times New Roman" w:eastAsiaTheme="minorEastAsia"/>
                  <w:vertAlign w:val="baseline"/>
                  <w:lang w:val="en-US" w:eastAsia="zh-CN"/>
                </w:rPr>
                <w:t>副主题</w:t>
              </w:r>
            </w:ins>
            <w:ins w:id="276" w:author="徐杰爱吃饭 [2]" w:date="2026-03-19T18:06:52Z">
              <w:r>
                <w:rPr>
                  <w:rFonts w:hint="eastAsia" w:ascii="Times New Roman" w:hAnsi="Times New Roman" w:cs="Times New Roman" w:eastAsiaTheme="minorEastAsia"/>
                  <w:vertAlign w:val="baseline"/>
                  <w:lang w:val="en-US" w:eastAsia="zh-CN"/>
                </w:rPr>
                <w:t>3</w:t>
              </w:r>
            </w:ins>
            <w:ins w:id="277" w:author="徐杰爱吃饭 [2]" w:date="2026-03-20T18:20:37Z">
              <w:r>
                <w:rPr>
                  <w:rFonts w:hint="eastAsia" w:ascii="Times New Roman" w:hAnsi="Times New Roman" w:cs="Times New Roman" w:eastAsiaTheme="minorEastAsia"/>
                  <w:vertAlign w:val="baseline"/>
                  <w:lang w:val="en-US" w:eastAsia="zh-CN"/>
                </w:rPr>
                <w:t>：</w:t>
              </w:r>
            </w:ins>
            <w:ins w:id="278" w:author="徐杰爱吃饭 [2]" w:date="2026-03-20T18:20:49Z">
              <w:r>
                <w:rPr>
                  <w:rFonts w:ascii="Times New Roman" w:hAnsi="Times New Roman" w:cs="Times New Roman" w:eastAsiaTheme="minorEastAsia"/>
                </w:rPr>
                <w:t>协助积极应对创伤</w:t>
              </w:r>
            </w:ins>
          </w:p>
        </w:tc>
        <w:tc>
          <w:tcPr>
            <w:tcW w:w="890" w:type="dxa"/>
            <w:tcBorders>
              <w:top w:val="nil"/>
              <w:left w:val="nil"/>
              <w:bottom w:val="nil"/>
              <w:right w:val="nil"/>
            </w:tcBorders>
            <w:shd w:val="clear" w:color="auto" w:fill="FFFFFF"/>
            <w:tcPrChange w:id="279" w:author="徐杰爱吃饭 [2]" w:date="2026-03-20T18:16:46Z">
              <w:tcPr>
                <w:tcW w:w="1642" w:type="dxa"/>
              </w:tcPr>
            </w:tcPrChange>
          </w:tcPr>
          <w:p w14:paraId="41202C5C">
            <w:pPr>
              <w:pStyle w:val="36"/>
              <w:spacing w:line="360" w:lineRule="auto"/>
              <w:ind w:firstLine="0" w:firstLineChars="0"/>
              <w:jc w:val="left"/>
              <w:rPr>
                <w:ins w:id="281" w:author="徐杰爱吃饭 [2]" w:date="2026-03-19T18:05:11Z"/>
                <w:rFonts w:ascii="Times New Roman" w:hAnsi="Times New Roman" w:cs="Times New Roman" w:eastAsiaTheme="minorEastAsia"/>
                <w:vertAlign w:val="baseline"/>
              </w:rPr>
              <w:pPrChange w:id="280" w:author="徐杰爱吃饭 [2]" w:date="2026-03-19T18:08:20Z">
                <w:pPr>
                  <w:pStyle w:val="36"/>
                  <w:spacing w:line="360" w:lineRule="auto"/>
                  <w:jc w:val="center"/>
                </w:pPr>
              </w:pPrChange>
            </w:pPr>
            <w:ins w:id="282" w:author="徐杰爱吃饭 [2]" w:date="2026-03-19T18:08:10Z">
              <w:r>
                <w:rPr>
                  <w:rFonts w:hint="eastAsia" w:ascii="Times New Roman" w:hAnsi="Times New Roman" w:cs="Times New Roman" w:eastAsiaTheme="minorEastAsia"/>
                  <w:vertAlign w:val="baseline"/>
                  <w:lang w:val="en-US" w:eastAsia="zh-CN"/>
                </w:rPr>
                <w:t>较高</w:t>
              </w:r>
            </w:ins>
          </w:p>
        </w:tc>
        <w:tc>
          <w:tcPr>
            <w:tcW w:w="850" w:type="dxa"/>
            <w:tcBorders>
              <w:top w:val="nil"/>
              <w:left w:val="nil"/>
              <w:bottom w:val="nil"/>
              <w:right w:val="nil"/>
            </w:tcBorders>
            <w:shd w:val="clear" w:color="auto" w:fill="FFFFFF"/>
            <w:tcPrChange w:id="283" w:author="徐杰爱吃饭 [2]" w:date="2026-03-20T18:16:46Z">
              <w:tcPr>
                <w:tcW w:w="1642" w:type="dxa"/>
              </w:tcPr>
            </w:tcPrChange>
          </w:tcPr>
          <w:p w14:paraId="5DA5D2FD">
            <w:pPr>
              <w:pStyle w:val="36"/>
              <w:spacing w:line="360" w:lineRule="auto"/>
              <w:ind w:firstLine="0" w:firstLineChars="0"/>
              <w:jc w:val="left"/>
              <w:rPr>
                <w:ins w:id="285" w:author="徐杰爱吃饭 [2]" w:date="2026-03-19T18:05:11Z"/>
                <w:rFonts w:ascii="Times New Roman" w:hAnsi="Times New Roman" w:cs="Times New Roman" w:eastAsiaTheme="minorEastAsia"/>
                <w:vertAlign w:val="baseline"/>
              </w:rPr>
              <w:pPrChange w:id="284" w:author="徐杰爱吃饭 [2]" w:date="2026-03-19T18:08:30Z">
                <w:pPr>
                  <w:pStyle w:val="36"/>
                  <w:spacing w:line="360" w:lineRule="auto"/>
                  <w:jc w:val="center"/>
                </w:pPr>
              </w:pPrChange>
            </w:pPr>
            <w:ins w:id="286" w:author="徐杰爱吃饭 [2]" w:date="2026-03-19T18:08:50Z">
              <w:r>
                <w:rPr>
                  <w:rFonts w:hint="eastAsia" w:ascii="Times New Roman" w:hAnsi="Times New Roman" w:cs="Times New Roman" w:eastAsiaTheme="minorEastAsia"/>
                  <w:vertAlign w:val="baseline"/>
                  <w:lang w:val="en-US" w:eastAsia="zh-CN"/>
                </w:rPr>
                <w:t>强</w:t>
              </w:r>
            </w:ins>
          </w:p>
        </w:tc>
        <w:tc>
          <w:tcPr>
            <w:tcW w:w="910" w:type="dxa"/>
            <w:tcBorders>
              <w:top w:val="nil"/>
              <w:left w:val="nil"/>
              <w:bottom w:val="nil"/>
              <w:right w:val="nil"/>
            </w:tcBorders>
            <w:shd w:val="clear" w:color="auto" w:fill="FFFFFF"/>
            <w:tcPrChange w:id="287" w:author="徐杰爱吃饭 [2]" w:date="2026-03-20T18:16:46Z">
              <w:tcPr>
                <w:tcW w:w="1643" w:type="dxa"/>
              </w:tcPr>
            </w:tcPrChange>
          </w:tcPr>
          <w:p w14:paraId="677B69E9">
            <w:pPr>
              <w:pStyle w:val="36"/>
              <w:spacing w:line="360" w:lineRule="auto"/>
              <w:ind w:firstLine="0" w:firstLineChars="0"/>
              <w:jc w:val="left"/>
              <w:rPr>
                <w:ins w:id="289" w:author="徐杰爱吃饭 [2]" w:date="2026-03-19T18:05:11Z"/>
                <w:rFonts w:ascii="Times New Roman" w:hAnsi="Times New Roman" w:cs="Times New Roman" w:eastAsiaTheme="minorEastAsia"/>
                <w:vertAlign w:val="baseline"/>
              </w:rPr>
              <w:pPrChange w:id="288" w:author="徐杰爱吃饭 [2]" w:date="2026-03-19T18:09:29Z">
                <w:pPr>
                  <w:pStyle w:val="36"/>
                  <w:spacing w:line="360" w:lineRule="auto"/>
                  <w:jc w:val="center"/>
                </w:pPr>
              </w:pPrChange>
            </w:pPr>
            <w:ins w:id="290" w:author="徐杰爱吃饭 [2]" w:date="2026-03-19T18:11:31Z">
              <w:r>
                <w:rPr>
                  <w:rFonts w:hint="eastAsia" w:ascii="Times New Roman" w:hAnsi="Times New Roman" w:cs="Times New Roman" w:eastAsiaTheme="minorEastAsia"/>
                  <w:vertAlign w:val="baseline"/>
                  <w:lang w:val="en-US" w:eastAsia="zh-CN"/>
                </w:rPr>
                <w:t>高</w:t>
              </w:r>
            </w:ins>
          </w:p>
        </w:tc>
        <w:tc>
          <w:tcPr>
            <w:tcW w:w="4311" w:type="dxa"/>
            <w:tcBorders>
              <w:top w:val="nil"/>
              <w:left w:val="nil"/>
              <w:bottom w:val="nil"/>
              <w:right w:val="nil"/>
            </w:tcBorders>
            <w:shd w:val="clear" w:color="auto" w:fill="FFFFFF"/>
            <w:tcPrChange w:id="291" w:author="徐杰爱吃饭 [2]" w:date="2026-03-20T18:16:46Z">
              <w:tcPr>
                <w:tcW w:w="1643" w:type="dxa"/>
              </w:tcPr>
            </w:tcPrChange>
          </w:tcPr>
          <w:p w14:paraId="6FD469BF">
            <w:pPr>
              <w:pStyle w:val="36"/>
              <w:spacing w:line="360" w:lineRule="auto"/>
              <w:ind w:firstLine="0" w:firstLineChars="0"/>
              <w:jc w:val="left"/>
              <w:rPr>
                <w:ins w:id="293" w:author="徐杰爱吃饭 [2]" w:date="2026-03-19T18:05:11Z"/>
                <w:rFonts w:ascii="Times New Roman" w:hAnsi="Times New Roman" w:cs="Times New Roman" w:eastAsiaTheme="minorEastAsia"/>
                <w:vertAlign w:val="baseline"/>
              </w:rPr>
              <w:pPrChange w:id="292" w:author="徐杰爱吃饭 [2]" w:date="2026-03-19T18:09:37Z">
                <w:pPr>
                  <w:pStyle w:val="36"/>
                  <w:spacing w:line="360" w:lineRule="auto"/>
                  <w:jc w:val="center"/>
                </w:pPr>
              </w:pPrChange>
            </w:pPr>
            <w:ins w:id="294" w:author="徐杰爱吃饭 [2]" w:date="2026-03-19T18:23:45Z">
              <w:r>
                <w:rPr>
                  <w:rFonts w:hint="eastAsia" w:ascii="Times New Roman" w:hAnsi="Times New Roman" w:cs="Times New Roman" w:eastAsiaTheme="minorEastAsia"/>
                  <w:vertAlign w:val="baseline"/>
                  <w:lang w:val="en-US" w:eastAsia="zh-CN"/>
                </w:rPr>
                <w:t>8</w:t>
              </w:r>
            </w:ins>
            <w:ins w:id="295" w:author="徐杰爱吃饭 [2]" w:date="2026-03-19T18:20:56Z">
              <w:r>
                <w:rPr>
                  <w:rFonts w:hint="eastAsia" w:ascii="Times New Roman" w:hAnsi="Times New Roman" w:cs="Times New Roman" w:eastAsiaTheme="minorEastAsia"/>
                  <w:vertAlign w:val="baseline"/>
                  <w:lang w:val="en-US" w:eastAsia="zh-CN"/>
                </w:rPr>
                <w:t>项研究，涵盖6个国家，以高收入国家为主，资料</w:t>
              </w:r>
            </w:ins>
            <w:ins w:id="296" w:author="徐杰爱吃饭 [2]" w:date="2026-03-19T18:23:56Z">
              <w:r>
                <w:rPr>
                  <w:rFonts w:hint="eastAsia" w:ascii="Times New Roman" w:hAnsi="Times New Roman" w:cs="Times New Roman" w:eastAsiaTheme="minorEastAsia"/>
                  <w:vertAlign w:val="baseline"/>
                  <w:lang w:val="en-US" w:eastAsia="zh-CN"/>
                </w:rPr>
                <w:t>相对</w:t>
              </w:r>
            </w:ins>
            <w:ins w:id="297" w:author="徐杰爱吃饭 [2]" w:date="2026-03-19T18:20:56Z">
              <w:r>
                <w:rPr>
                  <w:rFonts w:hint="eastAsia" w:ascii="Times New Roman" w:hAnsi="Times New Roman" w:cs="Times New Roman" w:eastAsiaTheme="minorEastAsia"/>
                  <w:vertAlign w:val="baseline"/>
                  <w:lang w:val="en-US" w:eastAsia="zh-CN"/>
                </w:rPr>
                <w:t>充分</w:t>
              </w:r>
            </w:ins>
            <w:ins w:id="298" w:author="徐杰爱吃饭 [2]" w:date="2026-03-19T18:20:56Z">
              <w:r>
                <w:rPr>
                  <w:rFonts w:hint="eastAsia" w:ascii="Times New Roman" w:hAnsi="Times New Roman" w:cs="Times New Roman" w:eastAsiaTheme="minorEastAsia"/>
                  <w:vertAlign w:val="superscript"/>
                  <w:lang w:val="en-US" w:eastAsia="zh-CN"/>
                  <w:rPrChange w:id="299" w:author="徐杰爱吃饭 [2]" w:date="2026-03-19T18:29:48Z">
                    <w:rPr>
                      <w:rFonts w:hint="eastAsia" w:ascii="Times New Roman" w:hAnsi="Times New Roman" w:cs="Times New Roman" w:eastAsiaTheme="minorEastAsia"/>
                      <w:vertAlign w:val="baseline"/>
                      <w:lang w:val="en-US" w:eastAsia="zh-CN"/>
                    </w:rPr>
                  </w:rPrChange>
                </w:rPr>
                <w:t>[3,6,17,1</w:t>
              </w:r>
            </w:ins>
            <w:ins w:id="300" w:author="徐杰爱吃饭 [2]" w:date="2026-03-19T18:23:08Z">
              <w:r>
                <w:rPr>
                  <w:rFonts w:hint="eastAsia" w:ascii="Times New Roman" w:hAnsi="Times New Roman" w:cs="Times New Roman" w:eastAsiaTheme="minorEastAsia"/>
                  <w:vertAlign w:val="superscript"/>
                  <w:lang w:val="en-US" w:eastAsia="zh-CN"/>
                  <w:rPrChange w:id="301" w:author="徐杰爱吃饭 [2]" w:date="2026-03-19T18:29:48Z">
                    <w:rPr>
                      <w:rFonts w:hint="eastAsia" w:ascii="Times New Roman" w:hAnsi="Times New Roman" w:cs="Times New Roman" w:eastAsiaTheme="minorEastAsia"/>
                      <w:vertAlign w:val="baseline"/>
                      <w:lang w:val="en-US" w:eastAsia="zh-CN"/>
                    </w:rPr>
                  </w:rPrChange>
                </w:rPr>
                <w:t>9</w:t>
              </w:r>
            </w:ins>
            <w:ins w:id="302" w:author="徐杰爱吃饭 [2]" w:date="2026-03-19T18:23:10Z">
              <w:r>
                <w:rPr>
                  <w:rFonts w:hint="eastAsia" w:ascii="Times New Roman" w:hAnsi="Times New Roman" w:cs="Times New Roman" w:eastAsiaTheme="minorEastAsia"/>
                  <w:vertAlign w:val="superscript"/>
                  <w:lang w:val="en-US" w:eastAsia="zh-CN"/>
                  <w:rPrChange w:id="303" w:author="徐杰爱吃饭 [2]" w:date="2026-03-19T18:29:48Z">
                    <w:rPr>
                      <w:rFonts w:hint="eastAsia" w:ascii="Times New Roman" w:hAnsi="Times New Roman" w:cs="Times New Roman" w:eastAsiaTheme="minorEastAsia"/>
                      <w:vertAlign w:val="baseline"/>
                      <w:lang w:val="en-US" w:eastAsia="zh-CN"/>
                    </w:rPr>
                  </w:rPrChange>
                </w:rPr>
                <w:t>,</w:t>
              </w:r>
            </w:ins>
            <w:ins w:id="304" w:author="徐杰爱吃饭 [2]" w:date="2026-03-19T18:20:56Z">
              <w:r>
                <w:rPr>
                  <w:rFonts w:hint="eastAsia" w:ascii="Times New Roman" w:hAnsi="Times New Roman" w:cs="Times New Roman" w:eastAsiaTheme="minorEastAsia"/>
                  <w:vertAlign w:val="superscript"/>
                  <w:lang w:val="en-US" w:eastAsia="zh-CN"/>
                  <w:rPrChange w:id="305" w:author="徐杰爱吃饭 [2]" w:date="2026-03-19T18:29:48Z">
                    <w:rPr>
                      <w:rFonts w:hint="eastAsia" w:ascii="Times New Roman" w:hAnsi="Times New Roman" w:cs="Times New Roman" w:eastAsiaTheme="minorEastAsia"/>
                      <w:vertAlign w:val="baseline"/>
                      <w:lang w:val="en-US" w:eastAsia="zh-CN"/>
                    </w:rPr>
                  </w:rPrChange>
                </w:rPr>
                <w:t>21,</w:t>
              </w:r>
            </w:ins>
            <w:ins w:id="306" w:author="徐杰爱吃饭 [2]" w:date="2026-03-19T18:23:31Z">
              <w:r>
                <w:rPr>
                  <w:rFonts w:hint="eastAsia" w:ascii="Times New Roman" w:hAnsi="Times New Roman" w:cs="Times New Roman" w:eastAsiaTheme="minorEastAsia"/>
                  <w:vertAlign w:val="superscript"/>
                  <w:lang w:val="en-US" w:eastAsia="zh-CN"/>
                  <w:rPrChange w:id="307" w:author="徐杰爱吃饭 [2]" w:date="2026-03-19T18:29:48Z">
                    <w:rPr>
                      <w:rFonts w:hint="eastAsia" w:ascii="Times New Roman" w:hAnsi="Times New Roman" w:cs="Times New Roman" w:eastAsiaTheme="minorEastAsia"/>
                      <w:vertAlign w:val="baseline"/>
                      <w:lang w:val="en-US" w:eastAsia="zh-CN"/>
                    </w:rPr>
                  </w:rPrChange>
                </w:rPr>
                <w:t>24</w:t>
              </w:r>
            </w:ins>
            <w:ins w:id="308" w:author="徐杰爱吃饭 [2]" w:date="2026-03-19T18:23:32Z">
              <w:r>
                <w:rPr>
                  <w:rFonts w:hint="eastAsia" w:ascii="Times New Roman" w:hAnsi="Times New Roman" w:cs="Times New Roman" w:eastAsiaTheme="minorEastAsia"/>
                  <w:vertAlign w:val="superscript"/>
                  <w:lang w:val="en-US" w:eastAsia="zh-CN"/>
                  <w:rPrChange w:id="309" w:author="徐杰爱吃饭 [2]" w:date="2026-03-19T18:29:48Z">
                    <w:rPr>
                      <w:rFonts w:hint="eastAsia" w:ascii="Times New Roman" w:hAnsi="Times New Roman" w:cs="Times New Roman" w:eastAsiaTheme="minorEastAsia"/>
                      <w:vertAlign w:val="baseline"/>
                      <w:lang w:val="en-US" w:eastAsia="zh-CN"/>
                    </w:rPr>
                  </w:rPrChange>
                </w:rPr>
                <w:t>,</w:t>
              </w:r>
            </w:ins>
            <w:ins w:id="310" w:author="徐杰爱吃饭 [2]" w:date="2026-03-19T18:20:56Z">
              <w:r>
                <w:rPr>
                  <w:rFonts w:hint="eastAsia" w:ascii="Times New Roman" w:hAnsi="Times New Roman" w:cs="Times New Roman" w:eastAsiaTheme="minorEastAsia"/>
                  <w:vertAlign w:val="superscript"/>
                  <w:lang w:val="en-US" w:eastAsia="zh-CN"/>
                  <w:rPrChange w:id="311" w:author="徐杰爱吃饭 [2]" w:date="2026-03-19T18:29:48Z">
                    <w:rPr>
                      <w:rFonts w:hint="eastAsia" w:ascii="Times New Roman" w:hAnsi="Times New Roman" w:cs="Times New Roman" w:eastAsiaTheme="minorEastAsia"/>
                      <w:vertAlign w:val="baseline"/>
                      <w:lang w:val="en-US" w:eastAsia="zh-CN"/>
                    </w:rPr>
                  </w:rPrChange>
                </w:rPr>
                <w:t>25,26]</w:t>
              </w:r>
            </w:ins>
          </w:p>
        </w:tc>
        <w:tc>
          <w:tcPr>
            <w:tcW w:w="784" w:type="dxa"/>
            <w:tcBorders>
              <w:top w:val="nil"/>
              <w:left w:val="nil"/>
              <w:bottom w:val="nil"/>
              <w:right w:val="nil"/>
            </w:tcBorders>
            <w:shd w:val="clear" w:color="auto" w:fill="FFFFFF"/>
            <w:tcPrChange w:id="312" w:author="徐杰爱吃饭 [2]" w:date="2026-03-20T18:16:46Z">
              <w:tcPr>
                <w:tcW w:w="1643" w:type="dxa"/>
              </w:tcPr>
            </w:tcPrChange>
          </w:tcPr>
          <w:p w14:paraId="4E920181">
            <w:pPr>
              <w:pStyle w:val="36"/>
              <w:spacing w:line="360" w:lineRule="auto"/>
              <w:ind w:firstLine="0" w:firstLineChars="0"/>
              <w:jc w:val="left"/>
              <w:rPr>
                <w:ins w:id="314" w:author="徐杰爱吃饭 [2]" w:date="2026-03-19T18:05:11Z"/>
                <w:rFonts w:hint="eastAsia" w:ascii="Times New Roman" w:hAnsi="Times New Roman" w:cs="Times New Roman" w:eastAsiaTheme="minorEastAsia"/>
                <w:vertAlign w:val="baseline"/>
                <w:lang w:val="en-US" w:eastAsia="zh-CN"/>
              </w:rPr>
              <w:pPrChange w:id="313" w:author="徐杰爱吃饭 [2]" w:date="2026-03-19T18:09:42Z">
                <w:pPr>
                  <w:pStyle w:val="36"/>
                  <w:spacing w:line="360" w:lineRule="auto"/>
                  <w:jc w:val="center"/>
                </w:pPr>
              </w:pPrChange>
            </w:pPr>
            <w:ins w:id="315" w:author="徐杰爱吃饭 [2]" w:date="2026-03-19T18:11:50Z">
              <w:r>
                <w:rPr>
                  <w:rFonts w:hint="eastAsia" w:ascii="Times New Roman" w:hAnsi="Times New Roman" w:cs="Times New Roman" w:eastAsiaTheme="minorEastAsia"/>
                  <w:vertAlign w:val="baseline"/>
                  <w:lang w:val="en-US" w:eastAsia="zh-CN"/>
                </w:rPr>
                <w:t>高</w:t>
              </w:r>
            </w:ins>
          </w:p>
        </w:tc>
      </w:tr>
      <w:tr w14:paraId="70215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17" w:author="徐杰爱吃饭 [2]" w:date="2026-03-20T18:16:4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316" w:author="徐杰爱吃饭 [2]" w:date="2026-03-19T18:05:11Z"/>
        </w:trPr>
        <w:tc>
          <w:tcPr>
            <w:tcW w:w="2110" w:type="dxa"/>
            <w:tcBorders>
              <w:top w:val="nil"/>
              <w:left w:val="nil"/>
              <w:bottom w:val="nil"/>
              <w:right w:val="nil"/>
            </w:tcBorders>
            <w:shd w:val="clear" w:color="auto" w:fill="FFFFFF"/>
            <w:tcPrChange w:id="318" w:author="徐杰爱吃饭 [2]" w:date="2026-03-20T18:16:46Z">
              <w:tcPr>
                <w:tcW w:w="1642" w:type="dxa"/>
              </w:tcPr>
            </w:tcPrChange>
          </w:tcPr>
          <w:p w14:paraId="4C5C815D">
            <w:pPr>
              <w:pStyle w:val="36"/>
              <w:spacing w:line="360" w:lineRule="auto"/>
              <w:ind w:firstLine="0" w:firstLineChars="0"/>
              <w:jc w:val="left"/>
              <w:rPr>
                <w:ins w:id="320" w:author="徐杰爱吃饭 [2]" w:date="2026-03-19T18:05:11Z"/>
                <w:rFonts w:hint="default" w:ascii="Times New Roman" w:hAnsi="Times New Roman" w:cs="Times New Roman" w:eastAsiaTheme="minorEastAsia"/>
                <w:vertAlign w:val="baseline"/>
                <w:lang w:val="en-US"/>
              </w:rPr>
              <w:pPrChange w:id="319" w:author="徐杰爱吃饭 [2]" w:date="2026-03-19T18:06:58Z">
                <w:pPr>
                  <w:pStyle w:val="36"/>
                  <w:spacing w:line="360" w:lineRule="auto"/>
                  <w:jc w:val="center"/>
                </w:pPr>
              </w:pPrChange>
            </w:pPr>
            <w:ins w:id="321" w:author="徐杰爱吃饭 [2]" w:date="2026-03-19T18:06:56Z">
              <w:r>
                <w:rPr>
                  <w:rFonts w:hint="eastAsia" w:ascii="Times New Roman" w:hAnsi="Times New Roman" w:cs="Times New Roman" w:eastAsiaTheme="minorEastAsia"/>
                  <w:vertAlign w:val="baseline"/>
                  <w:lang w:val="en-US" w:eastAsia="zh-CN"/>
                </w:rPr>
                <w:t>主题</w:t>
              </w:r>
            </w:ins>
            <w:ins w:id="322" w:author="徐杰爱吃饭 [2]" w:date="2026-03-19T18:07:00Z">
              <w:r>
                <w:rPr>
                  <w:rFonts w:hint="eastAsia" w:ascii="Times New Roman" w:hAnsi="Times New Roman" w:cs="Times New Roman" w:eastAsiaTheme="minorEastAsia"/>
                  <w:vertAlign w:val="baseline"/>
                  <w:lang w:val="en-US" w:eastAsia="zh-CN"/>
                </w:rPr>
                <w:t>2</w:t>
              </w:r>
            </w:ins>
            <w:ins w:id="323" w:author="徐杰爱吃饭 [2]" w:date="2026-03-20T18:20:51Z">
              <w:r>
                <w:rPr>
                  <w:rFonts w:hint="eastAsia" w:ascii="Times New Roman" w:hAnsi="Times New Roman" w:cs="Times New Roman" w:eastAsiaTheme="minorEastAsia"/>
                  <w:vertAlign w:val="baseline"/>
                  <w:lang w:val="en-US" w:eastAsia="zh-CN"/>
                </w:rPr>
                <w:t>：</w:t>
              </w:r>
            </w:ins>
            <w:ins w:id="324" w:author="徐杰爱吃饭 [2]" w:date="2026-03-20T18:21:03Z">
              <w:r>
                <w:rPr>
                  <w:rFonts w:ascii="Times New Roman" w:hAnsi="Times New Roman" w:cs="Times New Roman" w:eastAsiaTheme="minorEastAsia"/>
                </w:rPr>
                <w:t>对系统性支持的迫切需求</w:t>
              </w:r>
            </w:ins>
          </w:p>
        </w:tc>
        <w:tc>
          <w:tcPr>
            <w:tcW w:w="890" w:type="dxa"/>
            <w:tcBorders>
              <w:top w:val="nil"/>
              <w:left w:val="nil"/>
              <w:bottom w:val="nil"/>
              <w:right w:val="nil"/>
            </w:tcBorders>
            <w:shd w:val="clear" w:color="auto" w:fill="FFFFFF"/>
            <w:tcPrChange w:id="325" w:author="徐杰爱吃饭 [2]" w:date="2026-03-20T18:16:46Z">
              <w:tcPr>
                <w:tcW w:w="1642" w:type="dxa"/>
              </w:tcPr>
            </w:tcPrChange>
          </w:tcPr>
          <w:p w14:paraId="495012EF">
            <w:pPr>
              <w:pStyle w:val="36"/>
              <w:spacing w:line="360" w:lineRule="auto"/>
              <w:ind w:firstLine="0" w:firstLineChars="0"/>
              <w:jc w:val="left"/>
              <w:rPr>
                <w:ins w:id="327" w:author="徐杰爱吃饭 [2]" w:date="2026-03-19T18:05:11Z"/>
                <w:rFonts w:ascii="Times New Roman" w:hAnsi="Times New Roman" w:cs="Times New Roman" w:eastAsiaTheme="minorEastAsia"/>
                <w:vertAlign w:val="baseline"/>
              </w:rPr>
              <w:pPrChange w:id="326" w:author="徐杰爱吃饭 [2]" w:date="2026-03-19T18:09:50Z">
                <w:pPr>
                  <w:pStyle w:val="36"/>
                  <w:spacing w:line="360" w:lineRule="auto"/>
                  <w:jc w:val="center"/>
                </w:pPr>
              </w:pPrChange>
            </w:pPr>
          </w:p>
        </w:tc>
        <w:tc>
          <w:tcPr>
            <w:tcW w:w="850" w:type="dxa"/>
            <w:tcBorders>
              <w:top w:val="nil"/>
              <w:left w:val="nil"/>
              <w:bottom w:val="nil"/>
              <w:right w:val="nil"/>
            </w:tcBorders>
            <w:shd w:val="clear" w:color="auto" w:fill="FFFFFF"/>
            <w:tcPrChange w:id="328" w:author="徐杰爱吃饭 [2]" w:date="2026-03-20T18:16:46Z">
              <w:tcPr>
                <w:tcW w:w="1642" w:type="dxa"/>
              </w:tcPr>
            </w:tcPrChange>
          </w:tcPr>
          <w:p w14:paraId="6488088F">
            <w:pPr>
              <w:pStyle w:val="36"/>
              <w:spacing w:line="360" w:lineRule="auto"/>
              <w:ind w:firstLine="0" w:firstLineChars="0"/>
              <w:jc w:val="left"/>
              <w:rPr>
                <w:ins w:id="330" w:author="徐杰爱吃饭 [2]" w:date="2026-03-19T18:05:11Z"/>
                <w:rFonts w:ascii="Times New Roman" w:hAnsi="Times New Roman" w:cs="Times New Roman" w:eastAsiaTheme="minorEastAsia"/>
                <w:vertAlign w:val="baseline"/>
              </w:rPr>
              <w:pPrChange w:id="329" w:author="徐杰爱吃饭 [2]" w:date="2026-03-19T18:09:49Z">
                <w:pPr>
                  <w:pStyle w:val="36"/>
                  <w:spacing w:line="360" w:lineRule="auto"/>
                  <w:jc w:val="center"/>
                </w:pPr>
              </w:pPrChange>
            </w:pPr>
          </w:p>
        </w:tc>
        <w:tc>
          <w:tcPr>
            <w:tcW w:w="910" w:type="dxa"/>
            <w:tcBorders>
              <w:top w:val="nil"/>
              <w:left w:val="nil"/>
              <w:bottom w:val="nil"/>
              <w:right w:val="nil"/>
            </w:tcBorders>
            <w:shd w:val="clear" w:color="auto" w:fill="FFFFFF"/>
            <w:tcPrChange w:id="331" w:author="徐杰爱吃饭 [2]" w:date="2026-03-20T18:16:46Z">
              <w:tcPr>
                <w:tcW w:w="1643" w:type="dxa"/>
              </w:tcPr>
            </w:tcPrChange>
          </w:tcPr>
          <w:p w14:paraId="60B4D1FC">
            <w:pPr>
              <w:pStyle w:val="36"/>
              <w:spacing w:line="360" w:lineRule="auto"/>
              <w:ind w:firstLine="0" w:firstLineChars="0"/>
              <w:jc w:val="left"/>
              <w:rPr>
                <w:ins w:id="333" w:author="徐杰爱吃饭 [2]" w:date="2026-03-19T18:05:11Z"/>
                <w:rFonts w:ascii="Times New Roman" w:hAnsi="Times New Roman" w:cs="Times New Roman" w:eastAsiaTheme="minorEastAsia"/>
                <w:vertAlign w:val="baseline"/>
              </w:rPr>
              <w:pPrChange w:id="332" w:author="徐杰爱吃饭 [2]" w:date="2026-03-19T18:09:49Z">
                <w:pPr>
                  <w:pStyle w:val="36"/>
                  <w:spacing w:line="360" w:lineRule="auto"/>
                  <w:jc w:val="center"/>
                </w:pPr>
              </w:pPrChange>
            </w:pPr>
          </w:p>
        </w:tc>
        <w:tc>
          <w:tcPr>
            <w:tcW w:w="4311" w:type="dxa"/>
            <w:tcBorders>
              <w:top w:val="nil"/>
              <w:left w:val="nil"/>
              <w:bottom w:val="nil"/>
              <w:right w:val="nil"/>
            </w:tcBorders>
            <w:shd w:val="clear" w:color="auto" w:fill="FFFFFF"/>
            <w:tcPrChange w:id="334" w:author="徐杰爱吃饭 [2]" w:date="2026-03-20T18:16:46Z">
              <w:tcPr>
                <w:tcW w:w="1643" w:type="dxa"/>
              </w:tcPr>
            </w:tcPrChange>
          </w:tcPr>
          <w:p w14:paraId="03D45A2E">
            <w:pPr>
              <w:pStyle w:val="36"/>
              <w:spacing w:line="360" w:lineRule="auto"/>
              <w:ind w:firstLine="0" w:firstLineChars="0"/>
              <w:jc w:val="left"/>
              <w:rPr>
                <w:ins w:id="336" w:author="徐杰爱吃饭 [2]" w:date="2026-03-19T18:05:11Z"/>
                <w:rFonts w:ascii="Times New Roman" w:hAnsi="Times New Roman" w:cs="Times New Roman" w:eastAsiaTheme="minorEastAsia"/>
                <w:vertAlign w:val="baseline"/>
              </w:rPr>
              <w:pPrChange w:id="335" w:author="徐杰爱吃饭 [2]" w:date="2026-03-19T18:09:47Z">
                <w:pPr>
                  <w:pStyle w:val="36"/>
                  <w:spacing w:line="360" w:lineRule="auto"/>
                  <w:jc w:val="center"/>
                </w:pPr>
              </w:pPrChange>
            </w:pPr>
          </w:p>
        </w:tc>
        <w:tc>
          <w:tcPr>
            <w:tcW w:w="784" w:type="dxa"/>
            <w:tcBorders>
              <w:top w:val="nil"/>
              <w:left w:val="nil"/>
              <w:bottom w:val="nil"/>
              <w:right w:val="nil"/>
            </w:tcBorders>
            <w:shd w:val="clear" w:color="auto" w:fill="FFFFFF"/>
            <w:tcPrChange w:id="337" w:author="徐杰爱吃饭 [2]" w:date="2026-03-20T18:16:46Z">
              <w:tcPr>
                <w:tcW w:w="1643" w:type="dxa"/>
              </w:tcPr>
            </w:tcPrChange>
          </w:tcPr>
          <w:p w14:paraId="5DBAD021">
            <w:pPr>
              <w:pStyle w:val="36"/>
              <w:spacing w:line="360" w:lineRule="auto"/>
              <w:ind w:firstLine="0" w:firstLineChars="0"/>
              <w:jc w:val="left"/>
              <w:rPr>
                <w:ins w:id="339" w:author="徐杰爱吃饭 [2]" w:date="2026-03-19T18:05:11Z"/>
                <w:rFonts w:ascii="Times New Roman" w:hAnsi="Times New Roman" w:cs="Times New Roman" w:eastAsiaTheme="minorEastAsia"/>
                <w:vertAlign w:val="baseline"/>
              </w:rPr>
              <w:pPrChange w:id="338" w:author="徐杰爱吃饭 [2]" w:date="2026-03-19T18:09:44Z">
                <w:pPr>
                  <w:pStyle w:val="36"/>
                  <w:spacing w:line="360" w:lineRule="auto"/>
                  <w:jc w:val="center"/>
                </w:pPr>
              </w:pPrChange>
            </w:pPr>
          </w:p>
        </w:tc>
      </w:tr>
      <w:tr w14:paraId="7B22D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41" w:author="徐杰爱吃饭 [2]" w:date="2026-03-20T18:16:4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340" w:author="徐杰爱吃饭 [2]" w:date="2026-03-19T18:05:11Z"/>
        </w:trPr>
        <w:tc>
          <w:tcPr>
            <w:tcW w:w="2110" w:type="dxa"/>
            <w:tcBorders>
              <w:top w:val="nil"/>
              <w:left w:val="nil"/>
              <w:bottom w:val="nil"/>
              <w:right w:val="nil"/>
            </w:tcBorders>
            <w:shd w:val="clear" w:color="auto" w:fill="FFFFFF"/>
            <w:tcPrChange w:id="342" w:author="徐杰爱吃饭 [2]" w:date="2026-03-20T18:16:46Z">
              <w:tcPr>
                <w:tcW w:w="1642" w:type="dxa"/>
              </w:tcPr>
            </w:tcPrChange>
          </w:tcPr>
          <w:p w14:paraId="0F45F33C">
            <w:pPr>
              <w:pStyle w:val="36"/>
              <w:spacing w:line="360" w:lineRule="auto"/>
              <w:ind w:firstLine="0" w:firstLineChars="0"/>
              <w:jc w:val="left"/>
              <w:rPr>
                <w:ins w:id="344" w:author="徐杰爱吃饭 [2]" w:date="2026-03-19T18:05:11Z"/>
                <w:rFonts w:hint="default" w:ascii="Times New Roman" w:hAnsi="Times New Roman" w:cs="Times New Roman" w:eastAsiaTheme="minorEastAsia"/>
                <w:vertAlign w:val="baseline"/>
                <w:lang w:val="en-US"/>
              </w:rPr>
              <w:pPrChange w:id="343" w:author="徐杰爱吃饭 [2]" w:date="2026-03-19T18:07:11Z">
                <w:pPr>
                  <w:pStyle w:val="36"/>
                  <w:spacing w:line="360" w:lineRule="auto"/>
                  <w:jc w:val="center"/>
                </w:pPr>
              </w:pPrChange>
            </w:pPr>
            <w:ins w:id="345" w:author="徐杰爱吃饭 [2]" w:date="2026-03-19T18:07:08Z">
              <w:r>
                <w:rPr>
                  <w:rFonts w:hint="eastAsia" w:ascii="Times New Roman" w:hAnsi="Times New Roman" w:cs="Times New Roman" w:eastAsiaTheme="minorEastAsia"/>
                  <w:vertAlign w:val="baseline"/>
                  <w:lang w:val="en-US" w:eastAsia="zh-CN"/>
                </w:rPr>
                <w:t>副主题</w:t>
              </w:r>
            </w:ins>
            <w:ins w:id="346" w:author="徐杰爱吃饭 [2]" w:date="2026-03-19T18:07:15Z">
              <w:r>
                <w:rPr>
                  <w:rFonts w:hint="eastAsia" w:ascii="Times New Roman" w:hAnsi="Times New Roman" w:cs="Times New Roman" w:eastAsiaTheme="minorEastAsia"/>
                  <w:vertAlign w:val="baseline"/>
                  <w:lang w:val="en-US" w:eastAsia="zh-CN"/>
                </w:rPr>
                <w:t>4</w:t>
              </w:r>
            </w:ins>
            <w:ins w:id="347" w:author="徐杰爱吃饭 [2]" w:date="2026-03-20T18:21:05Z">
              <w:r>
                <w:rPr>
                  <w:rFonts w:hint="eastAsia" w:ascii="Times New Roman" w:hAnsi="Times New Roman" w:cs="Times New Roman" w:eastAsiaTheme="minorEastAsia"/>
                  <w:vertAlign w:val="baseline"/>
                  <w:lang w:val="en-US" w:eastAsia="zh-CN"/>
                </w:rPr>
                <w:t>：</w:t>
              </w:r>
            </w:ins>
            <w:ins w:id="348" w:author="徐杰爱吃饭 [2]" w:date="2026-03-20T18:21:13Z">
              <w:r>
                <w:rPr>
                  <w:rFonts w:ascii="Times New Roman" w:hAnsi="Times New Roman" w:cs="Times New Roman" w:eastAsiaTheme="minorEastAsia"/>
                </w:rPr>
                <w:t>缺乏社会支持硬性条件</w:t>
              </w:r>
            </w:ins>
          </w:p>
        </w:tc>
        <w:tc>
          <w:tcPr>
            <w:tcW w:w="890" w:type="dxa"/>
            <w:tcBorders>
              <w:top w:val="nil"/>
              <w:left w:val="nil"/>
              <w:bottom w:val="nil"/>
              <w:right w:val="nil"/>
            </w:tcBorders>
            <w:shd w:val="clear" w:color="auto" w:fill="FFFFFF"/>
            <w:tcPrChange w:id="349" w:author="徐杰爱吃饭 [2]" w:date="2026-03-20T18:16:46Z">
              <w:tcPr>
                <w:tcW w:w="1642" w:type="dxa"/>
              </w:tcPr>
            </w:tcPrChange>
          </w:tcPr>
          <w:p w14:paraId="547D7B6C">
            <w:pPr>
              <w:pStyle w:val="36"/>
              <w:spacing w:line="360" w:lineRule="auto"/>
              <w:ind w:firstLine="0" w:firstLineChars="0"/>
              <w:jc w:val="left"/>
              <w:rPr>
                <w:ins w:id="351" w:author="徐杰爱吃饭 [2]" w:date="2026-03-19T18:05:11Z"/>
                <w:rFonts w:ascii="Times New Roman" w:hAnsi="Times New Roman" w:cs="Times New Roman" w:eastAsiaTheme="minorEastAsia"/>
                <w:vertAlign w:val="baseline"/>
              </w:rPr>
              <w:pPrChange w:id="350" w:author="徐杰爱吃饭 [2]" w:date="2026-03-19T18:08:18Z">
                <w:pPr>
                  <w:pStyle w:val="36"/>
                  <w:spacing w:line="360" w:lineRule="auto"/>
                  <w:jc w:val="center"/>
                </w:pPr>
              </w:pPrChange>
            </w:pPr>
            <w:ins w:id="352" w:author="徐杰爱吃饭 [2]" w:date="2026-03-19T18:08:11Z">
              <w:r>
                <w:rPr>
                  <w:rFonts w:hint="eastAsia" w:ascii="Times New Roman" w:hAnsi="Times New Roman" w:cs="Times New Roman" w:eastAsiaTheme="minorEastAsia"/>
                  <w:vertAlign w:val="baseline"/>
                  <w:lang w:val="en-US" w:eastAsia="zh-CN"/>
                </w:rPr>
                <w:t>较高</w:t>
              </w:r>
            </w:ins>
          </w:p>
        </w:tc>
        <w:tc>
          <w:tcPr>
            <w:tcW w:w="850" w:type="dxa"/>
            <w:tcBorders>
              <w:top w:val="nil"/>
              <w:left w:val="nil"/>
              <w:bottom w:val="nil"/>
              <w:right w:val="nil"/>
            </w:tcBorders>
            <w:shd w:val="clear" w:color="auto" w:fill="FFFFFF"/>
            <w:tcPrChange w:id="353" w:author="徐杰爱吃饭 [2]" w:date="2026-03-20T18:16:46Z">
              <w:tcPr>
                <w:tcW w:w="1642" w:type="dxa"/>
              </w:tcPr>
            </w:tcPrChange>
          </w:tcPr>
          <w:p w14:paraId="6DC38E4B">
            <w:pPr>
              <w:pStyle w:val="36"/>
              <w:spacing w:line="360" w:lineRule="auto"/>
              <w:ind w:firstLine="0" w:firstLineChars="0"/>
              <w:jc w:val="left"/>
              <w:rPr>
                <w:ins w:id="355" w:author="徐杰爱吃饭 [2]" w:date="2026-03-19T18:05:11Z"/>
                <w:rFonts w:ascii="Times New Roman" w:hAnsi="Times New Roman" w:cs="Times New Roman" w:eastAsiaTheme="minorEastAsia"/>
                <w:vertAlign w:val="baseline"/>
              </w:rPr>
              <w:pPrChange w:id="354" w:author="徐杰爱吃饭 [2]" w:date="2026-03-19T18:08:32Z">
                <w:pPr>
                  <w:pStyle w:val="36"/>
                  <w:spacing w:line="360" w:lineRule="auto"/>
                  <w:jc w:val="center"/>
                </w:pPr>
              </w:pPrChange>
            </w:pPr>
            <w:ins w:id="356" w:author="徐杰爱吃饭 [2]" w:date="2026-03-19T18:08:51Z">
              <w:r>
                <w:rPr>
                  <w:rFonts w:hint="eastAsia" w:ascii="Times New Roman" w:hAnsi="Times New Roman" w:cs="Times New Roman" w:eastAsiaTheme="minorEastAsia"/>
                  <w:vertAlign w:val="baseline"/>
                  <w:lang w:val="en-US" w:eastAsia="zh-CN"/>
                </w:rPr>
                <w:t>强</w:t>
              </w:r>
            </w:ins>
          </w:p>
        </w:tc>
        <w:tc>
          <w:tcPr>
            <w:tcW w:w="910" w:type="dxa"/>
            <w:tcBorders>
              <w:top w:val="nil"/>
              <w:left w:val="nil"/>
              <w:bottom w:val="nil"/>
              <w:right w:val="nil"/>
            </w:tcBorders>
            <w:shd w:val="clear" w:color="auto" w:fill="FFFFFF"/>
            <w:tcPrChange w:id="357" w:author="徐杰爱吃饭 [2]" w:date="2026-03-20T18:16:46Z">
              <w:tcPr>
                <w:tcW w:w="1643" w:type="dxa"/>
              </w:tcPr>
            </w:tcPrChange>
          </w:tcPr>
          <w:p w14:paraId="496EC743">
            <w:pPr>
              <w:pStyle w:val="36"/>
              <w:spacing w:line="360" w:lineRule="auto"/>
              <w:ind w:firstLine="0" w:firstLineChars="0"/>
              <w:jc w:val="left"/>
              <w:rPr>
                <w:ins w:id="359" w:author="徐杰爱吃饭 [2]" w:date="2026-03-19T18:05:11Z"/>
                <w:rFonts w:ascii="Times New Roman" w:hAnsi="Times New Roman" w:cs="Times New Roman" w:eastAsiaTheme="minorEastAsia"/>
                <w:vertAlign w:val="baseline"/>
              </w:rPr>
              <w:pPrChange w:id="358" w:author="徐杰爱吃饭 [2]" w:date="2026-03-19T18:09:30Z">
                <w:pPr>
                  <w:pStyle w:val="36"/>
                  <w:spacing w:line="360" w:lineRule="auto"/>
                  <w:jc w:val="center"/>
                </w:pPr>
              </w:pPrChange>
            </w:pPr>
            <w:ins w:id="360" w:author="徐杰爱吃饭 [2]" w:date="2026-03-19T18:11:33Z">
              <w:r>
                <w:rPr>
                  <w:rFonts w:hint="eastAsia" w:ascii="Times New Roman" w:hAnsi="Times New Roman" w:cs="Times New Roman" w:eastAsiaTheme="minorEastAsia"/>
                  <w:vertAlign w:val="baseline"/>
                  <w:lang w:val="en-US" w:eastAsia="zh-CN"/>
                </w:rPr>
                <w:t>高</w:t>
              </w:r>
            </w:ins>
          </w:p>
        </w:tc>
        <w:tc>
          <w:tcPr>
            <w:tcW w:w="4311" w:type="dxa"/>
            <w:tcBorders>
              <w:top w:val="nil"/>
              <w:left w:val="nil"/>
              <w:bottom w:val="nil"/>
              <w:right w:val="nil"/>
            </w:tcBorders>
            <w:shd w:val="clear" w:color="auto" w:fill="FFFFFF"/>
            <w:tcPrChange w:id="361" w:author="徐杰爱吃饭 [2]" w:date="2026-03-20T18:16:46Z">
              <w:tcPr>
                <w:tcW w:w="1643" w:type="dxa"/>
              </w:tcPr>
            </w:tcPrChange>
          </w:tcPr>
          <w:p w14:paraId="2B62E417">
            <w:pPr>
              <w:pStyle w:val="36"/>
              <w:spacing w:line="360" w:lineRule="auto"/>
              <w:ind w:firstLine="0" w:firstLineChars="0"/>
              <w:jc w:val="left"/>
              <w:rPr>
                <w:ins w:id="363" w:author="徐杰爱吃饭 [2]" w:date="2026-03-19T18:05:11Z"/>
                <w:rFonts w:ascii="Times New Roman" w:hAnsi="Times New Roman" w:cs="Times New Roman" w:eastAsiaTheme="minorEastAsia"/>
                <w:vertAlign w:val="baseline"/>
              </w:rPr>
              <w:pPrChange w:id="362" w:author="徐杰爱吃饭 [2]" w:date="2026-03-19T18:09:38Z">
                <w:pPr>
                  <w:pStyle w:val="36"/>
                  <w:spacing w:line="360" w:lineRule="auto"/>
                  <w:jc w:val="center"/>
                </w:pPr>
              </w:pPrChange>
            </w:pPr>
            <w:ins w:id="364" w:author="徐杰爱吃饭 [2]" w:date="2026-03-19T18:24:19Z">
              <w:r>
                <w:rPr>
                  <w:rFonts w:hint="eastAsia" w:ascii="Times New Roman" w:hAnsi="Times New Roman" w:cs="Times New Roman" w:eastAsiaTheme="minorEastAsia"/>
                  <w:vertAlign w:val="baseline"/>
                  <w:lang w:val="en-US" w:eastAsia="zh-CN"/>
                </w:rPr>
                <w:t>9</w:t>
              </w:r>
            </w:ins>
            <w:ins w:id="365" w:author="徐杰爱吃饭 [2]" w:date="2026-03-19T18:20:58Z">
              <w:r>
                <w:rPr>
                  <w:rFonts w:hint="eastAsia" w:ascii="Times New Roman" w:hAnsi="Times New Roman" w:cs="Times New Roman" w:eastAsiaTheme="minorEastAsia"/>
                  <w:vertAlign w:val="baseline"/>
                  <w:lang w:val="en-US" w:eastAsia="zh-CN"/>
                </w:rPr>
                <w:t>项研究，涵盖</w:t>
              </w:r>
            </w:ins>
            <w:ins w:id="366" w:author="徐杰爱吃饭 [2]" w:date="2026-03-19T18:25:02Z">
              <w:r>
                <w:rPr>
                  <w:rFonts w:hint="eastAsia" w:ascii="Times New Roman" w:hAnsi="Times New Roman" w:cs="Times New Roman" w:eastAsiaTheme="minorEastAsia"/>
                  <w:vertAlign w:val="baseline"/>
                  <w:lang w:val="en-US" w:eastAsia="zh-CN"/>
                </w:rPr>
                <w:t>5</w:t>
              </w:r>
            </w:ins>
            <w:ins w:id="367" w:author="徐杰爱吃饭 [2]" w:date="2026-03-19T18:20:58Z">
              <w:r>
                <w:rPr>
                  <w:rFonts w:hint="eastAsia" w:ascii="Times New Roman" w:hAnsi="Times New Roman" w:cs="Times New Roman" w:eastAsiaTheme="minorEastAsia"/>
                  <w:vertAlign w:val="baseline"/>
                  <w:lang w:val="en-US" w:eastAsia="zh-CN"/>
                </w:rPr>
                <w:t>个国家，以高收入国家为主，资料</w:t>
              </w:r>
            </w:ins>
            <w:ins w:id="368" w:author="徐杰爱吃饭 [2]" w:date="2026-03-19T18:28:34Z">
              <w:r>
                <w:rPr>
                  <w:rFonts w:hint="eastAsia" w:ascii="Times New Roman" w:hAnsi="Times New Roman" w:cs="Times New Roman" w:eastAsiaTheme="minorEastAsia"/>
                  <w:vertAlign w:val="baseline"/>
                  <w:lang w:val="en-US" w:eastAsia="zh-CN"/>
                </w:rPr>
                <w:t>一般</w:t>
              </w:r>
            </w:ins>
            <w:ins w:id="369" w:author="徐杰爱吃饭 [2]" w:date="2026-03-19T18:20:58Z">
              <w:r>
                <w:rPr>
                  <w:rFonts w:hint="eastAsia" w:ascii="Times New Roman" w:hAnsi="Times New Roman" w:cs="Times New Roman" w:eastAsiaTheme="minorEastAsia"/>
                  <w:vertAlign w:val="baseline"/>
                  <w:lang w:val="en-US" w:eastAsia="zh-CN"/>
                </w:rPr>
                <w:t>充分</w:t>
              </w:r>
            </w:ins>
            <w:ins w:id="370" w:author="徐杰爱吃饭 [2]" w:date="2026-03-19T18:20:58Z">
              <w:r>
                <w:rPr>
                  <w:rFonts w:hint="eastAsia" w:ascii="Times New Roman" w:hAnsi="Times New Roman" w:cs="Times New Roman" w:eastAsiaTheme="minorEastAsia"/>
                  <w:vertAlign w:val="superscript"/>
                  <w:lang w:val="en-US" w:eastAsia="zh-CN"/>
                  <w:rPrChange w:id="371" w:author="徐杰爱吃饭 [2]" w:date="2026-03-19T18:29:51Z">
                    <w:rPr>
                      <w:rFonts w:hint="eastAsia" w:ascii="Times New Roman" w:hAnsi="Times New Roman" w:cs="Times New Roman" w:eastAsiaTheme="minorEastAsia"/>
                      <w:vertAlign w:val="baseline"/>
                      <w:lang w:val="en-US" w:eastAsia="zh-CN"/>
                    </w:rPr>
                  </w:rPrChange>
                </w:rPr>
                <w:t>[17,18,</w:t>
              </w:r>
            </w:ins>
            <w:ins w:id="372" w:author="徐杰爱吃饭 [2]" w:date="2026-03-19T18:24:29Z">
              <w:r>
                <w:rPr>
                  <w:rFonts w:hint="eastAsia" w:ascii="Times New Roman" w:hAnsi="Times New Roman" w:cs="Times New Roman" w:eastAsiaTheme="minorEastAsia"/>
                  <w:vertAlign w:val="superscript"/>
                  <w:lang w:val="en-US" w:eastAsia="zh-CN"/>
                  <w:rPrChange w:id="373" w:author="徐杰爱吃饭 [2]" w:date="2026-03-19T18:29:51Z">
                    <w:rPr>
                      <w:rFonts w:hint="eastAsia" w:ascii="Times New Roman" w:hAnsi="Times New Roman" w:cs="Times New Roman" w:eastAsiaTheme="minorEastAsia"/>
                      <w:vertAlign w:val="baseline"/>
                      <w:lang w:val="en-US" w:eastAsia="zh-CN"/>
                    </w:rPr>
                  </w:rPrChange>
                </w:rPr>
                <w:t>19</w:t>
              </w:r>
            </w:ins>
            <w:ins w:id="374" w:author="徐杰爱吃饭 [2]" w:date="2026-03-19T18:24:31Z">
              <w:r>
                <w:rPr>
                  <w:rFonts w:hint="eastAsia" w:ascii="Times New Roman" w:hAnsi="Times New Roman" w:cs="Times New Roman" w:eastAsiaTheme="minorEastAsia"/>
                  <w:vertAlign w:val="superscript"/>
                  <w:lang w:val="en-US" w:eastAsia="zh-CN"/>
                  <w:rPrChange w:id="375" w:author="徐杰爱吃饭 [2]" w:date="2026-03-19T18:29:51Z">
                    <w:rPr>
                      <w:rFonts w:hint="eastAsia" w:ascii="Times New Roman" w:hAnsi="Times New Roman" w:cs="Times New Roman" w:eastAsiaTheme="minorEastAsia"/>
                      <w:vertAlign w:val="baseline"/>
                      <w:lang w:val="en-US" w:eastAsia="zh-CN"/>
                    </w:rPr>
                  </w:rPrChange>
                </w:rPr>
                <w:t>,</w:t>
              </w:r>
            </w:ins>
            <w:ins w:id="376" w:author="徐杰爱吃饭 [2]" w:date="2026-03-19T18:20:58Z">
              <w:r>
                <w:rPr>
                  <w:rFonts w:hint="eastAsia" w:ascii="Times New Roman" w:hAnsi="Times New Roman" w:cs="Times New Roman" w:eastAsiaTheme="minorEastAsia"/>
                  <w:vertAlign w:val="superscript"/>
                  <w:lang w:val="en-US" w:eastAsia="zh-CN"/>
                  <w:rPrChange w:id="377" w:author="徐杰爱吃饭 [2]" w:date="2026-03-19T18:29:51Z">
                    <w:rPr>
                      <w:rFonts w:hint="eastAsia" w:ascii="Times New Roman" w:hAnsi="Times New Roman" w:cs="Times New Roman" w:eastAsiaTheme="minorEastAsia"/>
                      <w:vertAlign w:val="baseline"/>
                      <w:lang w:val="en-US" w:eastAsia="zh-CN"/>
                    </w:rPr>
                  </w:rPrChange>
                </w:rPr>
                <w:t>20,21,22,23,25,26]</w:t>
              </w:r>
            </w:ins>
          </w:p>
        </w:tc>
        <w:tc>
          <w:tcPr>
            <w:tcW w:w="784" w:type="dxa"/>
            <w:tcBorders>
              <w:top w:val="nil"/>
              <w:left w:val="nil"/>
              <w:bottom w:val="nil"/>
              <w:right w:val="nil"/>
            </w:tcBorders>
            <w:shd w:val="clear" w:color="auto" w:fill="FFFFFF"/>
            <w:tcPrChange w:id="378" w:author="徐杰爱吃饭 [2]" w:date="2026-03-20T18:16:46Z">
              <w:tcPr>
                <w:tcW w:w="1643" w:type="dxa"/>
              </w:tcPr>
            </w:tcPrChange>
          </w:tcPr>
          <w:p w14:paraId="5DFFB55E">
            <w:pPr>
              <w:pStyle w:val="36"/>
              <w:spacing w:line="360" w:lineRule="auto"/>
              <w:ind w:firstLine="0" w:firstLineChars="0"/>
              <w:jc w:val="left"/>
              <w:rPr>
                <w:ins w:id="380" w:author="徐杰爱吃饭 [2]" w:date="2026-03-19T18:05:11Z"/>
                <w:rFonts w:hint="eastAsia" w:ascii="Times New Roman" w:hAnsi="Times New Roman" w:cs="Times New Roman" w:eastAsiaTheme="minorEastAsia"/>
                <w:vertAlign w:val="baseline"/>
                <w:lang w:val="en-US" w:eastAsia="zh-CN"/>
              </w:rPr>
              <w:pPrChange w:id="379" w:author="徐杰爱吃饭 [2]" w:date="2026-03-19T18:09:44Z">
                <w:pPr>
                  <w:pStyle w:val="36"/>
                  <w:spacing w:line="360" w:lineRule="auto"/>
                  <w:jc w:val="center"/>
                </w:pPr>
              </w:pPrChange>
            </w:pPr>
            <w:ins w:id="381" w:author="徐杰爱吃饭 [2]" w:date="2026-03-19T18:12:01Z">
              <w:r>
                <w:rPr>
                  <w:rFonts w:hint="eastAsia" w:ascii="Times New Roman" w:hAnsi="Times New Roman" w:cs="Times New Roman" w:eastAsiaTheme="minorEastAsia"/>
                  <w:vertAlign w:val="baseline"/>
                  <w:lang w:val="en-US" w:eastAsia="zh-CN"/>
                </w:rPr>
                <w:t>中</w:t>
              </w:r>
            </w:ins>
          </w:p>
        </w:tc>
      </w:tr>
      <w:tr w14:paraId="6F70C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83" w:author="徐杰爱吃饭 [2]" w:date="2026-03-20T18:16:4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382" w:author="徐杰爱吃饭 [2]" w:date="2026-03-19T18:05:11Z"/>
        </w:trPr>
        <w:tc>
          <w:tcPr>
            <w:tcW w:w="2110" w:type="dxa"/>
            <w:tcBorders>
              <w:top w:val="nil"/>
              <w:left w:val="nil"/>
              <w:bottom w:val="single" w:color="000000" w:sz="12" w:space="0"/>
              <w:right w:val="nil"/>
            </w:tcBorders>
            <w:shd w:val="clear" w:color="auto" w:fill="FFFFFF"/>
            <w:tcPrChange w:id="384" w:author="徐杰爱吃饭 [2]" w:date="2026-03-20T18:16:46Z">
              <w:tcPr>
                <w:tcW w:w="1642" w:type="dxa"/>
              </w:tcPr>
            </w:tcPrChange>
          </w:tcPr>
          <w:p w14:paraId="63FA0B74">
            <w:pPr>
              <w:pStyle w:val="36"/>
              <w:spacing w:line="360" w:lineRule="auto"/>
              <w:ind w:firstLine="0" w:firstLineChars="0"/>
              <w:jc w:val="left"/>
              <w:rPr>
                <w:ins w:id="386" w:author="徐杰爱吃饭 [2]" w:date="2026-03-19T18:05:11Z"/>
                <w:rFonts w:hint="default" w:ascii="Times New Roman" w:hAnsi="Times New Roman" w:cs="Times New Roman" w:eastAsiaTheme="minorEastAsia"/>
                <w:vertAlign w:val="baseline"/>
                <w:lang w:val="en-US"/>
              </w:rPr>
              <w:pPrChange w:id="385" w:author="徐杰爱吃饭 [2]" w:date="2026-03-19T18:07:16Z">
                <w:pPr>
                  <w:pStyle w:val="36"/>
                  <w:spacing w:line="360" w:lineRule="auto"/>
                  <w:jc w:val="center"/>
                </w:pPr>
              </w:pPrChange>
            </w:pPr>
            <w:ins w:id="387" w:author="徐杰爱吃饭 [2]" w:date="2026-03-19T18:07:17Z">
              <w:r>
                <w:rPr>
                  <w:rFonts w:hint="eastAsia" w:ascii="Times New Roman" w:hAnsi="Times New Roman" w:cs="Times New Roman" w:eastAsiaTheme="minorEastAsia"/>
                  <w:vertAlign w:val="baseline"/>
                  <w:lang w:val="en-US" w:eastAsia="zh-CN"/>
                </w:rPr>
                <w:t>副主题</w:t>
              </w:r>
            </w:ins>
            <w:ins w:id="388" w:author="徐杰爱吃饭 [2]" w:date="2026-03-19T18:07:18Z">
              <w:r>
                <w:rPr>
                  <w:rFonts w:hint="eastAsia" w:ascii="Times New Roman" w:hAnsi="Times New Roman" w:cs="Times New Roman" w:eastAsiaTheme="minorEastAsia"/>
                  <w:vertAlign w:val="baseline"/>
                  <w:lang w:val="en-US" w:eastAsia="zh-CN"/>
                </w:rPr>
                <w:t>5</w:t>
              </w:r>
            </w:ins>
            <w:ins w:id="389" w:author="徐杰爱吃饭 [2]" w:date="2026-03-20T18:21:26Z">
              <w:r>
                <w:rPr>
                  <w:rFonts w:hint="eastAsia" w:ascii="Times New Roman" w:hAnsi="Times New Roman" w:cs="Times New Roman" w:eastAsiaTheme="minorEastAsia"/>
                  <w:vertAlign w:val="baseline"/>
                  <w:lang w:val="en-US" w:eastAsia="zh-CN"/>
                </w:rPr>
                <w:t>：</w:t>
              </w:r>
            </w:ins>
            <w:ins w:id="390" w:author="徐杰爱吃饭 [2]" w:date="2026-03-20T18:21:26Z">
              <w:r>
                <w:rPr>
                  <w:rFonts w:ascii="Times New Roman" w:hAnsi="Times New Roman" w:cs="Times New Roman" w:eastAsiaTheme="minorEastAsia"/>
                </w:rPr>
                <w:t>渴望社会理解与情感支持</w:t>
              </w:r>
            </w:ins>
            <w:bookmarkStart w:id="9" w:name="_GoBack"/>
            <w:bookmarkEnd w:id="9"/>
          </w:p>
        </w:tc>
        <w:tc>
          <w:tcPr>
            <w:tcW w:w="890" w:type="dxa"/>
            <w:tcBorders>
              <w:top w:val="nil"/>
              <w:left w:val="nil"/>
              <w:bottom w:val="single" w:color="000000" w:sz="12" w:space="0"/>
              <w:right w:val="nil"/>
            </w:tcBorders>
            <w:shd w:val="clear" w:color="auto" w:fill="FFFFFF"/>
            <w:tcPrChange w:id="391" w:author="徐杰爱吃饭 [2]" w:date="2026-03-20T18:16:46Z">
              <w:tcPr>
                <w:tcW w:w="1642" w:type="dxa"/>
              </w:tcPr>
            </w:tcPrChange>
          </w:tcPr>
          <w:p w14:paraId="15DA147C">
            <w:pPr>
              <w:pStyle w:val="36"/>
              <w:spacing w:line="360" w:lineRule="auto"/>
              <w:ind w:firstLine="0" w:firstLineChars="0"/>
              <w:jc w:val="left"/>
              <w:rPr>
                <w:ins w:id="393" w:author="徐杰爱吃饭 [2]" w:date="2026-03-19T18:05:11Z"/>
                <w:rFonts w:hint="eastAsia" w:ascii="Times New Roman" w:hAnsi="Times New Roman" w:cs="Times New Roman" w:eastAsiaTheme="minorEastAsia"/>
                <w:vertAlign w:val="baseline"/>
                <w:lang w:val="en-US" w:eastAsia="zh-CN"/>
              </w:rPr>
              <w:pPrChange w:id="392" w:author="徐杰爱吃饭 [2]" w:date="2026-03-19T18:08:17Z">
                <w:pPr>
                  <w:pStyle w:val="36"/>
                  <w:spacing w:line="360" w:lineRule="auto"/>
                  <w:jc w:val="center"/>
                </w:pPr>
              </w:pPrChange>
            </w:pPr>
            <w:ins w:id="394" w:author="徐杰爱吃饭 [2]" w:date="2026-03-19T18:08:15Z">
              <w:r>
                <w:rPr>
                  <w:rFonts w:hint="eastAsia" w:ascii="Times New Roman" w:hAnsi="Times New Roman" w:cs="Times New Roman" w:eastAsiaTheme="minorEastAsia"/>
                  <w:vertAlign w:val="baseline"/>
                  <w:lang w:val="en-US" w:eastAsia="zh-CN"/>
                </w:rPr>
                <w:t>适中</w:t>
              </w:r>
            </w:ins>
          </w:p>
        </w:tc>
        <w:tc>
          <w:tcPr>
            <w:tcW w:w="850" w:type="dxa"/>
            <w:tcBorders>
              <w:top w:val="nil"/>
              <w:left w:val="nil"/>
              <w:bottom w:val="single" w:color="000000" w:sz="12" w:space="0"/>
              <w:right w:val="nil"/>
            </w:tcBorders>
            <w:shd w:val="clear" w:color="auto" w:fill="FFFFFF"/>
            <w:tcPrChange w:id="395" w:author="徐杰爱吃饭 [2]" w:date="2026-03-20T18:16:46Z">
              <w:tcPr>
                <w:tcW w:w="1642" w:type="dxa"/>
              </w:tcPr>
            </w:tcPrChange>
          </w:tcPr>
          <w:p w14:paraId="05AE0BD6">
            <w:pPr>
              <w:pStyle w:val="36"/>
              <w:spacing w:line="360" w:lineRule="auto"/>
              <w:ind w:firstLine="0" w:firstLineChars="0"/>
              <w:jc w:val="left"/>
              <w:rPr>
                <w:ins w:id="397" w:author="徐杰爱吃饭 [2]" w:date="2026-03-19T18:05:11Z"/>
                <w:rFonts w:ascii="Times New Roman" w:hAnsi="Times New Roman" w:cs="Times New Roman" w:eastAsiaTheme="minorEastAsia"/>
                <w:vertAlign w:val="baseline"/>
              </w:rPr>
              <w:pPrChange w:id="396" w:author="徐杰爱吃饭 [2]" w:date="2026-03-19T18:08:32Z">
                <w:pPr>
                  <w:pStyle w:val="36"/>
                  <w:spacing w:line="360" w:lineRule="auto"/>
                  <w:jc w:val="center"/>
                </w:pPr>
              </w:pPrChange>
            </w:pPr>
            <w:ins w:id="398" w:author="徐杰爱吃饭 [2]" w:date="2026-03-19T18:08:52Z">
              <w:r>
                <w:rPr>
                  <w:rFonts w:hint="eastAsia" w:ascii="Times New Roman" w:hAnsi="Times New Roman" w:cs="Times New Roman" w:eastAsiaTheme="minorEastAsia"/>
                  <w:vertAlign w:val="baseline"/>
                  <w:lang w:val="en-US" w:eastAsia="zh-CN"/>
                </w:rPr>
                <w:t>强</w:t>
              </w:r>
            </w:ins>
          </w:p>
        </w:tc>
        <w:tc>
          <w:tcPr>
            <w:tcW w:w="910" w:type="dxa"/>
            <w:tcBorders>
              <w:top w:val="nil"/>
              <w:left w:val="nil"/>
              <w:bottom w:val="single" w:color="000000" w:sz="12" w:space="0"/>
              <w:right w:val="nil"/>
            </w:tcBorders>
            <w:shd w:val="clear" w:color="auto" w:fill="FFFFFF"/>
            <w:tcPrChange w:id="399" w:author="徐杰爱吃饭 [2]" w:date="2026-03-20T18:16:46Z">
              <w:tcPr>
                <w:tcW w:w="1643" w:type="dxa"/>
              </w:tcPr>
            </w:tcPrChange>
          </w:tcPr>
          <w:p w14:paraId="6643CB16">
            <w:pPr>
              <w:pStyle w:val="36"/>
              <w:spacing w:line="360" w:lineRule="auto"/>
              <w:ind w:firstLine="0" w:firstLineChars="0"/>
              <w:jc w:val="left"/>
              <w:rPr>
                <w:ins w:id="401" w:author="徐杰爱吃饭 [2]" w:date="2026-03-19T18:05:11Z"/>
                <w:rFonts w:ascii="Times New Roman" w:hAnsi="Times New Roman" w:cs="Times New Roman" w:eastAsiaTheme="minorEastAsia"/>
                <w:vertAlign w:val="baseline"/>
              </w:rPr>
              <w:pPrChange w:id="400" w:author="徐杰爱吃饭 [2]" w:date="2026-03-19T18:09:30Z">
                <w:pPr>
                  <w:pStyle w:val="36"/>
                  <w:spacing w:line="360" w:lineRule="auto"/>
                  <w:jc w:val="center"/>
                </w:pPr>
              </w:pPrChange>
            </w:pPr>
            <w:ins w:id="402" w:author="徐杰爱吃饭 [2]" w:date="2026-03-19T18:11:34Z">
              <w:r>
                <w:rPr>
                  <w:rFonts w:hint="eastAsia" w:ascii="Times New Roman" w:hAnsi="Times New Roman" w:cs="Times New Roman" w:eastAsiaTheme="minorEastAsia"/>
                  <w:vertAlign w:val="baseline"/>
                  <w:lang w:val="en-US" w:eastAsia="zh-CN"/>
                </w:rPr>
                <w:t>高</w:t>
              </w:r>
            </w:ins>
          </w:p>
        </w:tc>
        <w:tc>
          <w:tcPr>
            <w:tcW w:w="4311" w:type="dxa"/>
            <w:tcBorders>
              <w:top w:val="nil"/>
              <w:left w:val="nil"/>
              <w:bottom w:val="single" w:color="000000" w:sz="12" w:space="0"/>
              <w:right w:val="nil"/>
            </w:tcBorders>
            <w:shd w:val="clear" w:color="auto" w:fill="FFFFFF"/>
            <w:tcPrChange w:id="403" w:author="徐杰爱吃饭 [2]" w:date="2026-03-20T18:16:46Z">
              <w:tcPr>
                <w:tcW w:w="1643" w:type="dxa"/>
              </w:tcPr>
            </w:tcPrChange>
          </w:tcPr>
          <w:p w14:paraId="2603019E">
            <w:pPr>
              <w:pStyle w:val="36"/>
              <w:spacing w:line="360" w:lineRule="auto"/>
              <w:ind w:firstLine="0" w:firstLineChars="0"/>
              <w:jc w:val="left"/>
              <w:rPr>
                <w:ins w:id="405" w:author="徐杰爱吃饭 [2]" w:date="2026-03-19T18:05:11Z"/>
                <w:rFonts w:ascii="Times New Roman" w:hAnsi="Times New Roman" w:cs="Times New Roman" w:eastAsiaTheme="minorEastAsia"/>
                <w:vertAlign w:val="baseline"/>
              </w:rPr>
              <w:pPrChange w:id="404" w:author="徐杰爱吃饭 [2]" w:date="2026-03-19T18:09:38Z">
                <w:pPr>
                  <w:pStyle w:val="36"/>
                  <w:spacing w:line="360" w:lineRule="auto"/>
                  <w:jc w:val="center"/>
                </w:pPr>
              </w:pPrChange>
            </w:pPr>
            <w:ins w:id="406" w:author="徐杰爱吃饭 [2]" w:date="2026-03-19T18:26:02Z">
              <w:r>
                <w:rPr>
                  <w:rFonts w:hint="eastAsia" w:ascii="Times New Roman" w:hAnsi="Times New Roman" w:cs="Times New Roman" w:eastAsiaTheme="minorEastAsia"/>
                  <w:vertAlign w:val="baseline"/>
                  <w:lang w:val="en-US" w:eastAsia="zh-CN"/>
                </w:rPr>
                <w:t>6</w:t>
              </w:r>
            </w:ins>
            <w:ins w:id="407" w:author="徐杰爱吃饭 [2]" w:date="2026-03-19T18:20:59Z">
              <w:r>
                <w:rPr>
                  <w:rFonts w:hint="eastAsia" w:ascii="Times New Roman" w:hAnsi="Times New Roman" w:cs="Times New Roman" w:eastAsiaTheme="minorEastAsia"/>
                  <w:vertAlign w:val="baseline"/>
                  <w:lang w:val="en-US" w:eastAsia="zh-CN"/>
                </w:rPr>
                <w:t>项研究，涵盖</w:t>
              </w:r>
            </w:ins>
            <w:ins w:id="408" w:author="徐杰爱吃饭 [2]" w:date="2026-03-19T18:26:46Z">
              <w:r>
                <w:rPr>
                  <w:rFonts w:hint="eastAsia" w:ascii="Times New Roman" w:hAnsi="Times New Roman" w:cs="Times New Roman" w:eastAsiaTheme="minorEastAsia"/>
                  <w:vertAlign w:val="baseline"/>
                  <w:lang w:val="en-US" w:eastAsia="zh-CN"/>
                </w:rPr>
                <w:t>3</w:t>
              </w:r>
            </w:ins>
            <w:ins w:id="409" w:author="徐杰爱吃饭 [2]" w:date="2026-03-19T18:20:59Z">
              <w:r>
                <w:rPr>
                  <w:rFonts w:hint="eastAsia" w:ascii="Times New Roman" w:hAnsi="Times New Roman" w:cs="Times New Roman" w:eastAsiaTheme="minorEastAsia"/>
                  <w:vertAlign w:val="baseline"/>
                  <w:lang w:val="en-US" w:eastAsia="zh-CN"/>
                </w:rPr>
                <w:t>个国家，以高收入国家为主，资料</w:t>
              </w:r>
            </w:ins>
            <w:ins w:id="410" w:author="徐杰爱吃饭 [2]" w:date="2026-03-19T18:28:22Z">
              <w:r>
                <w:rPr>
                  <w:rFonts w:hint="eastAsia" w:ascii="Times New Roman" w:hAnsi="Times New Roman" w:cs="Times New Roman" w:eastAsiaTheme="minorEastAsia"/>
                  <w:vertAlign w:val="baseline"/>
                  <w:lang w:val="en-US" w:eastAsia="zh-CN"/>
                </w:rPr>
                <w:t>一般</w:t>
              </w:r>
            </w:ins>
            <w:ins w:id="411" w:author="徐杰爱吃饭 [2]" w:date="2026-03-19T18:20:59Z">
              <w:r>
                <w:rPr>
                  <w:rFonts w:hint="eastAsia" w:ascii="Times New Roman" w:hAnsi="Times New Roman" w:cs="Times New Roman" w:eastAsiaTheme="minorEastAsia"/>
                  <w:vertAlign w:val="baseline"/>
                  <w:lang w:val="en-US" w:eastAsia="zh-CN"/>
                </w:rPr>
                <w:t>充分</w:t>
              </w:r>
            </w:ins>
            <w:ins w:id="412" w:author="徐杰爱吃饭 [2]" w:date="2026-03-19T18:20:59Z">
              <w:r>
                <w:rPr>
                  <w:rFonts w:hint="eastAsia" w:ascii="Times New Roman" w:hAnsi="Times New Roman" w:cs="Times New Roman" w:eastAsiaTheme="minorEastAsia"/>
                  <w:vertAlign w:val="superscript"/>
                  <w:lang w:val="en-US" w:eastAsia="zh-CN"/>
                  <w:rPrChange w:id="413" w:author="徐杰爱吃饭 [2]" w:date="2026-03-19T18:29:54Z">
                    <w:rPr>
                      <w:rFonts w:hint="eastAsia" w:ascii="Times New Roman" w:hAnsi="Times New Roman" w:cs="Times New Roman" w:eastAsiaTheme="minorEastAsia"/>
                      <w:vertAlign w:val="baseline"/>
                      <w:lang w:val="en-US" w:eastAsia="zh-CN"/>
                    </w:rPr>
                  </w:rPrChange>
                </w:rPr>
                <w:t>[18,</w:t>
              </w:r>
            </w:ins>
            <w:ins w:id="414" w:author="徐杰爱吃饭 [2]" w:date="2026-03-19T18:26:54Z">
              <w:r>
                <w:rPr>
                  <w:rFonts w:hint="eastAsia" w:ascii="Times New Roman" w:hAnsi="Times New Roman" w:cs="Times New Roman" w:eastAsiaTheme="minorEastAsia"/>
                  <w:vertAlign w:val="superscript"/>
                  <w:lang w:val="en-US" w:eastAsia="zh-CN"/>
                  <w:rPrChange w:id="415" w:author="徐杰爱吃饭 [2]" w:date="2026-03-19T18:29:54Z">
                    <w:rPr>
                      <w:rFonts w:hint="eastAsia" w:ascii="Times New Roman" w:hAnsi="Times New Roman" w:cs="Times New Roman" w:eastAsiaTheme="minorEastAsia"/>
                      <w:vertAlign w:val="baseline"/>
                      <w:lang w:val="en-US" w:eastAsia="zh-CN"/>
                    </w:rPr>
                  </w:rPrChange>
                </w:rPr>
                <w:t>1</w:t>
              </w:r>
            </w:ins>
            <w:ins w:id="416" w:author="徐杰爱吃饭 [2]" w:date="2026-03-19T18:26:55Z">
              <w:r>
                <w:rPr>
                  <w:rFonts w:hint="eastAsia" w:ascii="Times New Roman" w:hAnsi="Times New Roman" w:cs="Times New Roman" w:eastAsiaTheme="minorEastAsia"/>
                  <w:vertAlign w:val="superscript"/>
                  <w:lang w:val="en-US" w:eastAsia="zh-CN"/>
                  <w:rPrChange w:id="417" w:author="徐杰爱吃饭 [2]" w:date="2026-03-19T18:29:54Z">
                    <w:rPr>
                      <w:rFonts w:hint="eastAsia" w:ascii="Times New Roman" w:hAnsi="Times New Roman" w:cs="Times New Roman" w:eastAsiaTheme="minorEastAsia"/>
                      <w:vertAlign w:val="baseline"/>
                      <w:lang w:val="en-US" w:eastAsia="zh-CN"/>
                    </w:rPr>
                  </w:rPrChange>
                </w:rPr>
                <w:t>9</w:t>
              </w:r>
            </w:ins>
            <w:ins w:id="418" w:author="徐杰爱吃饭 [2]" w:date="2026-03-19T18:26:57Z">
              <w:r>
                <w:rPr>
                  <w:rFonts w:hint="eastAsia" w:ascii="Times New Roman" w:hAnsi="Times New Roman" w:cs="Times New Roman" w:eastAsiaTheme="minorEastAsia"/>
                  <w:vertAlign w:val="superscript"/>
                  <w:lang w:val="en-US" w:eastAsia="zh-CN"/>
                  <w:rPrChange w:id="419" w:author="徐杰爱吃饭 [2]" w:date="2026-03-19T18:29:54Z">
                    <w:rPr>
                      <w:rFonts w:hint="eastAsia" w:ascii="Times New Roman" w:hAnsi="Times New Roman" w:cs="Times New Roman" w:eastAsiaTheme="minorEastAsia"/>
                      <w:vertAlign w:val="baseline"/>
                      <w:lang w:val="en-US" w:eastAsia="zh-CN"/>
                    </w:rPr>
                  </w:rPrChange>
                </w:rPr>
                <w:t>,</w:t>
              </w:r>
            </w:ins>
            <w:ins w:id="420" w:author="徐杰爱吃饭 [2]" w:date="2026-03-19T18:20:59Z">
              <w:r>
                <w:rPr>
                  <w:rFonts w:hint="eastAsia" w:ascii="Times New Roman" w:hAnsi="Times New Roman" w:cs="Times New Roman" w:eastAsiaTheme="minorEastAsia"/>
                  <w:vertAlign w:val="superscript"/>
                  <w:lang w:val="en-US" w:eastAsia="zh-CN"/>
                  <w:rPrChange w:id="421" w:author="徐杰爱吃饭 [2]" w:date="2026-03-19T18:29:54Z">
                    <w:rPr>
                      <w:rFonts w:hint="eastAsia" w:ascii="Times New Roman" w:hAnsi="Times New Roman" w:cs="Times New Roman" w:eastAsiaTheme="minorEastAsia"/>
                      <w:vertAlign w:val="baseline"/>
                      <w:lang w:val="en-US" w:eastAsia="zh-CN"/>
                    </w:rPr>
                  </w:rPrChange>
                </w:rPr>
                <w:t>21,22,23,26]</w:t>
              </w:r>
            </w:ins>
          </w:p>
        </w:tc>
        <w:tc>
          <w:tcPr>
            <w:tcW w:w="784" w:type="dxa"/>
            <w:tcBorders>
              <w:top w:val="nil"/>
              <w:left w:val="nil"/>
              <w:bottom w:val="single" w:color="000000" w:sz="12" w:space="0"/>
              <w:right w:val="nil"/>
            </w:tcBorders>
            <w:shd w:val="clear" w:color="auto" w:fill="FFFFFF"/>
            <w:tcPrChange w:id="422" w:author="徐杰爱吃饭 [2]" w:date="2026-03-20T18:16:46Z">
              <w:tcPr>
                <w:tcW w:w="1643" w:type="dxa"/>
              </w:tcPr>
            </w:tcPrChange>
          </w:tcPr>
          <w:p w14:paraId="6233C2CA">
            <w:pPr>
              <w:pStyle w:val="36"/>
              <w:spacing w:line="360" w:lineRule="auto"/>
              <w:ind w:firstLine="0" w:firstLineChars="0"/>
              <w:jc w:val="left"/>
              <w:rPr>
                <w:ins w:id="424" w:author="徐杰爱吃饭 [2]" w:date="2026-03-19T18:05:11Z"/>
                <w:rFonts w:hint="eastAsia" w:ascii="Times New Roman" w:hAnsi="Times New Roman" w:cs="Times New Roman" w:eastAsiaTheme="minorEastAsia"/>
                <w:vertAlign w:val="baseline"/>
                <w:lang w:val="en-US" w:eastAsia="zh-CN"/>
              </w:rPr>
              <w:pPrChange w:id="423" w:author="徐杰爱吃饭 [2]" w:date="2026-03-19T18:09:45Z">
                <w:pPr>
                  <w:pStyle w:val="36"/>
                  <w:spacing w:line="360" w:lineRule="auto"/>
                  <w:jc w:val="center"/>
                </w:pPr>
              </w:pPrChange>
            </w:pPr>
            <w:ins w:id="425" w:author="徐杰爱吃饭 [2]" w:date="2026-03-19T18:12:03Z">
              <w:r>
                <w:rPr>
                  <w:rFonts w:hint="eastAsia" w:ascii="Times New Roman" w:hAnsi="Times New Roman" w:cs="Times New Roman" w:eastAsiaTheme="minorEastAsia"/>
                  <w:vertAlign w:val="baseline"/>
                  <w:lang w:val="en-US" w:eastAsia="zh-CN"/>
                </w:rPr>
                <w:t>中</w:t>
              </w:r>
            </w:ins>
          </w:p>
        </w:tc>
      </w:tr>
    </w:tbl>
    <w:p w14:paraId="6621226C">
      <w:pPr>
        <w:pStyle w:val="36"/>
        <w:spacing w:line="360" w:lineRule="auto"/>
        <w:ind w:firstLine="0" w:firstLineChars="0"/>
        <w:jc w:val="center"/>
        <w:rPr>
          <w:rFonts w:ascii="Times New Roman" w:hAnsi="Times New Roman" w:cs="Times New Roman" w:eastAsiaTheme="minorEastAsia"/>
        </w:rPr>
      </w:pPr>
    </w:p>
    <w:tbl>
      <w:tblPr>
        <w:tblStyle w:val="8"/>
        <w:tblW w:w="0" w:type="auto"/>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108" w:type="dxa"/>
          <w:bottom w:w="0" w:type="dxa"/>
          <w:right w:w="108" w:type="dxa"/>
        </w:tblCellMar>
      </w:tblPr>
      <w:tblGrid>
        <w:gridCol w:w="836"/>
        <w:gridCol w:w="929"/>
        <w:gridCol w:w="2465"/>
        <w:gridCol w:w="974"/>
        <w:gridCol w:w="974"/>
        <w:gridCol w:w="974"/>
        <w:gridCol w:w="974"/>
        <w:gridCol w:w="652"/>
        <w:gridCol w:w="975"/>
      </w:tblGrid>
      <w:tr w14:paraId="754F381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579" w:hRule="atLeast"/>
          <w:jc w:val="center"/>
          <w:del w:id="426" w:author="徐杰爱吃饭 [2]" w:date="2026-03-19T18:28:48Z"/>
        </w:trPr>
        <w:tc>
          <w:tcPr>
            <w:tcW w:w="1765" w:type="dxa"/>
            <w:gridSpan w:val="2"/>
            <w:shd w:val="clear" w:color="auto" w:fill="FFFFFF"/>
            <w:tcMar>
              <w:top w:w="57" w:type="dxa"/>
              <w:left w:w="57" w:type="dxa"/>
              <w:bottom w:w="57" w:type="dxa"/>
              <w:right w:w="57" w:type="dxa"/>
            </w:tcMar>
            <w:vAlign w:val="center"/>
          </w:tcPr>
          <w:p w14:paraId="61C0839B">
            <w:pPr>
              <w:pStyle w:val="46"/>
              <w:spacing w:line="360" w:lineRule="auto"/>
              <w:rPr>
                <w:del w:id="427" w:author="徐杰爱吃饭 [2]" w:date="2026-03-19T18:28:48Z"/>
                <w:rFonts w:ascii="Times New Roman" w:hAnsi="Times New Roman" w:cs="Times New Roman" w:eastAsiaTheme="minorEastAsia"/>
                <w:sz w:val="21"/>
                <w:szCs w:val="21"/>
              </w:rPr>
            </w:pPr>
            <w:del w:id="428" w:author="徐杰爱吃饭 [2]" w:date="2026-03-19T18:28:48Z">
              <w:bookmarkStart w:id="3" w:name="FX_TBL_ID80005AB8"/>
              <w:bookmarkEnd w:id="3"/>
              <w:r>
                <w:rPr>
                  <w:rFonts w:ascii="Times New Roman" w:hAnsi="Times New Roman" w:cs="Times New Roman" w:eastAsiaTheme="minorEastAsia"/>
                  <w:sz w:val="21"/>
                  <w:szCs w:val="21"/>
                </w:rPr>
                <w:delText>主题</w:delText>
              </w:r>
            </w:del>
          </w:p>
        </w:tc>
        <w:tc>
          <w:tcPr>
            <w:tcW w:w="2465" w:type="dxa"/>
            <w:shd w:val="clear" w:color="auto" w:fill="FFFFFF"/>
            <w:tcMar>
              <w:top w:w="57" w:type="dxa"/>
              <w:left w:w="57" w:type="dxa"/>
              <w:bottom w:w="57" w:type="dxa"/>
              <w:right w:w="57" w:type="dxa"/>
            </w:tcMar>
            <w:vAlign w:val="center"/>
          </w:tcPr>
          <w:p w14:paraId="193834B4">
            <w:pPr>
              <w:pStyle w:val="46"/>
              <w:spacing w:line="360" w:lineRule="auto"/>
              <w:rPr>
                <w:del w:id="429" w:author="徐杰爱吃饭 [2]" w:date="2026-03-19T18:28:48Z"/>
                <w:rFonts w:ascii="Times New Roman" w:hAnsi="Times New Roman" w:cs="Times New Roman" w:eastAsiaTheme="minorEastAsia"/>
                <w:sz w:val="21"/>
                <w:szCs w:val="21"/>
              </w:rPr>
            </w:pPr>
            <w:del w:id="430" w:author="徐杰爱吃饭 [2]" w:date="2026-03-19T18:28:48Z">
              <w:r>
                <w:rPr>
                  <w:rFonts w:ascii="Times New Roman" w:hAnsi="Times New Roman" w:cs="Times New Roman" w:eastAsiaTheme="minorEastAsia"/>
                  <w:sz w:val="21"/>
                  <w:szCs w:val="21"/>
                </w:rPr>
                <w:delText>文献支持</w:delText>
              </w:r>
            </w:del>
          </w:p>
        </w:tc>
        <w:tc>
          <w:tcPr>
            <w:tcW w:w="974" w:type="dxa"/>
            <w:shd w:val="clear" w:color="auto" w:fill="FFFFFF"/>
            <w:tcMar>
              <w:top w:w="57" w:type="dxa"/>
              <w:left w:w="57" w:type="dxa"/>
              <w:bottom w:w="57" w:type="dxa"/>
              <w:right w:w="57" w:type="dxa"/>
            </w:tcMar>
            <w:vAlign w:val="center"/>
          </w:tcPr>
          <w:p w14:paraId="3EB27137">
            <w:pPr>
              <w:pStyle w:val="46"/>
              <w:spacing w:line="360" w:lineRule="auto"/>
              <w:rPr>
                <w:del w:id="431" w:author="徐杰爱吃饭 [2]" w:date="2026-03-19T18:28:48Z"/>
                <w:rFonts w:ascii="Times New Roman" w:hAnsi="Times New Roman" w:cs="Times New Roman" w:eastAsiaTheme="minorEastAsia"/>
                <w:sz w:val="21"/>
                <w:szCs w:val="21"/>
              </w:rPr>
            </w:pPr>
            <w:del w:id="432" w:author="徐杰爱吃饭 [2]" w:date="2026-03-19T18:28:48Z">
              <w:r>
                <w:rPr>
                  <w:rFonts w:ascii="Times New Roman" w:hAnsi="Times New Roman" w:cs="Times New Roman" w:eastAsiaTheme="minorEastAsia"/>
                  <w:sz w:val="21"/>
                  <w:szCs w:val="21"/>
                </w:rPr>
                <w:delText>方法学</w:delText>
              </w:r>
            </w:del>
          </w:p>
          <w:p w14:paraId="5EAE209F">
            <w:pPr>
              <w:pStyle w:val="46"/>
              <w:spacing w:line="360" w:lineRule="auto"/>
              <w:rPr>
                <w:del w:id="433" w:author="徐杰爱吃饭 [2]" w:date="2026-03-19T18:28:48Z"/>
                <w:rFonts w:ascii="Times New Roman" w:hAnsi="Times New Roman" w:cs="Times New Roman" w:eastAsiaTheme="minorEastAsia"/>
                <w:sz w:val="21"/>
                <w:szCs w:val="21"/>
              </w:rPr>
            </w:pPr>
            <w:del w:id="434" w:author="徐杰爱吃饭 [2]" w:date="2026-03-19T18:28:48Z">
              <w:r>
                <w:rPr>
                  <w:rFonts w:ascii="Times New Roman" w:hAnsi="Times New Roman" w:cs="Times New Roman" w:eastAsiaTheme="minorEastAsia"/>
                  <w:sz w:val="21"/>
                  <w:szCs w:val="21"/>
                </w:rPr>
                <w:delText>局限性</w:delText>
              </w:r>
            </w:del>
          </w:p>
        </w:tc>
        <w:tc>
          <w:tcPr>
            <w:tcW w:w="974" w:type="dxa"/>
            <w:shd w:val="clear" w:color="auto" w:fill="FFFFFF"/>
            <w:tcMar>
              <w:top w:w="57" w:type="dxa"/>
              <w:left w:w="57" w:type="dxa"/>
              <w:bottom w:w="57" w:type="dxa"/>
              <w:right w:w="57" w:type="dxa"/>
            </w:tcMar>
            <w:vAlign w:val="center"/>
          </w:tcPr>
          <w:p w14:paraId="59266534">
            <w:pPr>
              <w:pStyle w:val="46"/>
              <w:spacing w:line="360" w:lineRule="auto"/>
              <w:rPr>
                <w:del w:id="435" w:author="徐杰爱吃饭 [2]" w:date="2026-03-19T18:28:48Z"/>
                <w:rFonts w:ascii="Times New Roman" w:hAnsi="Times New Roman" w:cs="Times New Roman" w:eastAsiaTheme="minorEastAsia"/>
                <w:sz w:val="21"/>
                <w:szCs w:val="21"/>
              </w:rPr>
            </w:pPr>
            <w:del w:id="436" w:author="徐杰爱吃饭 [2]" w:date="2026-03-19T18:28:48Z">
              <w:r>
                <w:rPr>
                  <w:rFonts w:ascii="Times New Roman" w:hAnsi="Times New Roman" w:cs="Times New Roman" w:eastAsiaTheme="minorEastAsia"/>
                  <w:sz w:val="21"/>
                  <w:szCs w:val="21"/>
                </w:rPr>
                <w:delText>相关性</w:delText>
              </w:r>
            </w:del>
          </w:p>
        </w:tc>
        <w:tc>
          <w:tcPr>
            <w:tcW w:w="974" w:type="dxa"/>
            <w:shd w:val="clear" w:color="auto" w:fill="FFFFFF"/>
            <w:tcMar>
              <w:top w:w="57" w:type="dxa"/>
              <w:left w:w="57" w:type="dxa"/>
              <w:bottom w:w="57" w:type="dxa"/>
              <w:right w:w="57" w:type="dxa"/>
            </w:tcMar>
            <w:vAlign w:val="center"/>
          </w:tcPr>
          <w:p w14:paraId="310555E1">
            <w:pPr>
              <w:pStyle w:val="46"/>
              <w:spacing w:line="360" w:lineRule="auto"/>
              <w:rPr>
                <w:del w:id="437" w:author="徐杰爱吃饭 [2]" w:date="2026-03-19T18:28:48Z"/>
                <w:rFonts w:ascii="Times New Roman" w:hAnsi="Times New Roman" w:cs="Times New Roman" w:eastAsiaTheme="minorEastAsia"/>
                <w:sz w:val="21"/>
                <w:szCs w:val="21"/>
              </w:rPr>
            </w:pPr>
            <w:del w:id="438" w:author="徐杰爱吃饭 [2]" w:date="2026-03-19T18:28:48Z">
              <w:r>
                <w:rPr>
                  <w:rFonts w:ascii="Times New Roman" w:hAnsi="Times New Roman" w:cs="Times New Roman" w:eastAsiaTheme="minorEastAsia"/>
                  <w:sz w:val="21"/>
                  <w:szCs w:val="21"/>
                </w:rPr>
                <w:delText>一致性</w:delText>
              </w:r>
            </w:del>
          </w:p>
        </w:tc>
        <w:tc>
          <w:tcPr>
            <w:tcW w:w="974" w:type="dxa"/>
            <w:shd w:val="clear" w:color="auto" w:fill="FFFFFF"/>
            <w:tcMar>
              <w:top w:w="57" w:type="dxa"/>
              <w:left w:w="57" w:type="dxa"/>
              <w:bottom w:w="57" w:type="dxa"/>
              <w:right w:w="57" w:type="dxa"/>
            </w:tcMar>
            <w:vAlign w:val="center"/>
          </w:tcPr>
          <w:p w14:paraId="34BC7859">
            <w:pPr>
              <w:pStyle w:val="46"/>
              <w:spacing w:line="360" w:lineRule="auto"/>
              <w:rPr>
                <w:del w:id="439" w:author="徐杰爱吃饭 [2]" w:date="2026-03-19T18:28:48Z"/>
                <w:rFonts w:ascii="Times New Roman" w:hAnsi="Times New Roman" w:cs="Times New Roman" w:eastAsiaTheme="minorEastAsia"/>
                <w:sz w:val="21"/>
                <w:szCs w:val="21"/>
              </w:rPr>
            </w:pPr>
            <w:del w:id="440" w:author="徐杰爱吃饭 [2]" w:date="2026-03-19T18:28:48Z">
              <w:r>
                <w:rPr>
                  <w:rFonts w:ascii="Times New Roman" w:hAnsi="Times New Roman" w:cs="Times New Roman" w:eastAsiaTheme="minorEastAsia"/>
                  <w:sz w:val="21"/>
                  <w:szCs w:val="21"/>
                </w:rPr>
                <w:delText>充分性</w:delText>
              </w:r>
            </w:del>
          </w:p>
        </w:tc>
        <w:tc>
          <w:tcPr>
            <w:tcW w:w="652" w:type="dxa"/>
            <w:shd w:val="clear" w:color="auto" w:fill="FFFFFF"/>
            <w:tcMar>
              <w:top w:w="57" w:type="dxa"/>
              <w:left w:w="57" w:type="dxa"/>
              <w:bottom w:w="57" w:type="dxa"/>
              <w:right w:w="57" w:type="dxa"/>
            </w:tcMar>
            <w:vAlign w:val="center"/>
          </w:tcPr>
          <w:p w14:paraId="3D61BF7B">
            <w:pPr>
              <w:pStyle w:val="46"/>
              <w:spacing w:line="360" w:lineRule="auto"/>
              <w:rPr>
                <w:del w:id="441" w:author="徐杰爱吃饭 [2]" w:date="2026-03-19T18:28:48Z"/>
                <w:rFonts w:ascii="Times New Roman" w:hAnsi="Times New Roman" w:cs="Times New Roman" w:eastAsiaTheme="minorEastAsia"/>
                <w:sz w:val="21"/>
                <w:szCs w:val="21"/>
              </w:rPr>
            </w:pPr>
            <w:del w:id="442" w:author="徐杰爱吃饭 [2]" w:date="2026-03-19T18:28:48Z">
              <w:r>
                <w:rPr>
                  <w:rFonts w:ascii="Times New Roman" w:hAnsi="Times New Roman" w:cs="Times New Roman" w:eastAsiaTheme="minorEastAsia"/>
                  <w:sz w:val="21"/>
                  <w:szCs w:val="21"/>
                </w:rPr>
                <w:delText>置信度</w:delText>
              </w:r>
            </w:del>
          </w:p>
        </w:tc>
        <w:tc>
          <w:tcPr>
            <w:tcW w:w="975" w:type="dxa"/>
            <w:shd w:val="clear" w:color="auto" w:fill="FFFFFF"/>
            <w:tcMar>
              <w:top w:w="57" w:type="dxa"/>
              <w:left w:w="57" w:type="dxa"/>
              <w:bottom w:w="57" w:type="dxa"/>
              <w:right w:w="57" w:type="dxa"/>
            </w:tcMar>
            <w:vAlign w:val="center"/>
          </w:tcPr>
          <w:p w14:paraId="69FBA0A8">
            <w:pPr>
              <w:pStyle w:val="46"/>
              <w:spacing w:line="360" w:lineRule="auto"/>
              <w:rPr>
                <w:del w:id="443" w:author="徐杰爱吃饭 [2]" w:date="2026-03-19T18:28:48Z"/>
                <w:rFonts w:ascii="Times New Roman" w:hAnsi="Times New Roman" w:cs="Times New Roman" w:eastAsiaTheme="minorEastAsia"/>
                <w:sz w:val="21"/>
                <w:szCs w:val="21"/>
              </w:rPr>
            </w:pPr>
            <w:del w:id="444" w:author="徐杰爱吃饭 [2]" w:date="2026-03-19T18:28:48Z">
              <w:r>
                <w:rPr>
                  <w:rFonts w:ascii="Times New Roman" w:hAnsi="Times New Roman" w:cs="Times New Roman" w:eastAsiaTheme="minorEastAsia"/>
                  <w:sz w:val="21"/>
                  <w:szCs w:val="21"/>
                </w:rPr>
                <w:delText>判断说明</w:delText>
              </w:r>
            </w:del>
          </w:p>
        </w:tc>
      </w:tr>
      <w:tr w14:paraId="1BAC7D5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2004" w:hRule="atLeast"/>
          <w:jc w:val="center"/>
          <w:del w:id="445" w:author="徐杰爱吃饭 [2]" w:date="2026-03-19T18:28:48Z"/>
        </w:trPr>
        <w:tc>
          <w:tcPr>
            <w:tcW w:w="836" w:type="dxa"/>
            <w:shd w:val="clear" w:color="auto" w:fill="FFFFFF"/>
            <w:tcMar>
              <w:top w:w="57" w:type="dxa"/>
              <w:left w:w="57" w:type="dxa"/>
              <w:bottom w:w="57" w:type="dxa"/>
              <w:right w:w="57" w:type="dxa"/>
            </w:tcMar>
            <w:vAlign w:val="center"/>
          </w:tcPr>
          <w:p w14:paraId="7B282CEF">
            <w:pPr>
              <w:pStyle w:val="46"/>
              <w:spacing w:line="360" w:lineRule="auto"/>
              <w:jc w:val="left"/>
              <w:rPr>
                <w:del w:id="446" w:author="徐杰爱吃饭 [2]" w:date="2026-03-19T18:28:48Z"/>
                <w:rFonts w:ascii="Times New Roman" w:hAnsi="Times New Roman" w:cs="Times New Roman" w:eastAsiaTheme="minorEastAsia"/>
                <w:sz w:val="21"/>
                <w:szCs w:val="21"/>
              </w:rPr>
            </w:pPr>
            <w:del w:id="447" w:author="徐杰爱吃饭 [2]" w:date="2026-03-19T18:28:48Z">
              <w:r>
                <w:rPr>
                  <w:rFonts w:hint="eastAsia" w:ascii="Times New Roman" w:hAnsi="Times New Roman" w:cs="Times New Roman" w:eastAsiaTheme="minorEastAsia"/>
                  <w:sz w:val="21"/>
                  <w:szCs w:val="21"/>
                </w:rPr>
                <w:delText>主题1</w:delText>
              </w:r>
            </w:del>
          </w:p>
        </w:tc>
        <w:tc>
          <w:tcPr>
            <w:tcW w:w="929" w:type="dxa"/>
            <w:shd w:val="clear" w:color="auto" w:fill="FFFFFF"/>
            <w:tcMar>
              <w:top w:w="57" w:type="dxa"/>
              <w:left w:w="57" w:type="dxa"/>
              <w:bottom w:w="57" w:type="dxa"/>
              <w:right w:w="57" w:type="dxa"/>
            </w:tcMar>
            <w:vAlign w:val="center"/>
          </w:tcPr>
          <w:p w14:paraId="4F50D7D1">
            <w:pPr>
              <w:pStyle w:val="46"/>
              <w:spacing w:line="360" w:lineRule="auto"/>
              <w:jc w:val="left"/>
              <w:rPr>
                <w:del w:id="448" w:author="徐杰爱吃饭 [2]" w:date="2026-03-19T18:28:48Z"/>
                <w:rFonts w:ascii="Times New Roman" w:hAnsi="Times New Roman" w:cs="Times New Roman" w:eastAsiaTheme="minorEastAsia"/>
                <w:sz w:val="21"/>
                <w:szCs w:val="21"/>
              </w:rPr>
            </w:pPr>
            <w:del w:id="449" w:author="徐杰爱吃饭 [2]" w:date="2026-03-19T18:28:48Z">
              <w:r>
                <w:rPr>
                  <w:rFonts w:hint="eastAsia" w:ascii="Times New Roman" w:hAnsi="Times New Roman" w:cs="Times New Roman" w:eastAsiaTheme="minorEastAsia"/>
                  <w:sz w:val="21"/>
                  <w:szCs w:val="21"/>
                </w:rPr>
                <w:delText>副主题1</w:delText>
              </w:r>
            </w:del>
          </w:p>
        </w:tc>
        <w:tc>
          <w:tcPr>
            <w:tcW w:w="2465" w:type="dxa"/>
            <w:shd w:val="clear" w:color="auto" w:fill="FFFFFF"/>
            <w:tcMar>
              <w:top w:w="57" w:type="dxa"/>
              <w:left w:w="57" w:type="dxa"/>
              <w:bottom w:w="57" w:type="dxa"/>
              <w:right w:w="57" w:type="dxa"/>
            </w:tcMar>
            <w:vAlign w:val="center"/>
          </w:tcPr>
          <w:p w14:paraId="2CE8DB07">
            <w:pPr>
              <w:pStyle w:val="46"/>
              <w:spacing w:line="360" w:lineRule="auto"/>
              <w:jc w:val="left"/>
              <w:rPr>
                <w:del w:id="450" w:author="徐杰爱吃饭 [2]" w:date="2026-03-19T18:28:48Z"/>
                <w:rFonts w:ascii="Cambria Math" w:hAnsi="Cambria Math" w:cs="Cambria Math" w:eastAsiaTheme="minorEastAsia"/>
                <w:sz w:val="21"/>
                <w:szCs w:val="21"/>
              </w:rPr>
            </w:pPr>
            <w:del w:id="451" w:author="徐杰爱吃饭 [2]" w:date="2026-03-19T18:28:48Z">
              <w:r>
                <w:rPr>
                  <w:rFonts w:ascii="Times New Roman" w:hAnsi="Times New Roman" w:cs="Times New Roman" w:eastAsiaTheme="minorEastAsia"/>
                  <w:sz w:val="21"/>
                  <w:szCs w:val="21"/>
                </w:rPr>
                <w:delText>Ward等</w:delText>
              </w:r>
            </w:del>
            <w:del w:id="452" w:author="徐杰爱吃饭 [2]" w:date="2026-03-19T18:28:48Z">
              <w:r>
                <w:rPr>
                  <w:rFonts w:ascii="Times New Roman" w:hAnsi="Times New Roman" w:cs="Times New Roman" w:eastAsiaTheme="minorEastAsia"/>
                  <w:sz w:val="21"/>
                  <w:szCs w:val="21"/>
                  <w:vertAlign w:val="superscript"/>
                </w:rPr>
                <w:delText>[6]</w:delText>
              </w:r>
            </w:del>
            <w:del w:id="453" w:author="徐杰爱吃饭 [2]" w:date="2026-03-19T18:28:48Z">
              <w:r>
                <w:rPr>
                  <w:rFonts w:hint="eastAsia" w:ascii="Cambria Math" w:hAnsi="Cambria Math" w:cs="Cambria Math" w:eastAsiaTheme="minorEastAsia"/>
                  <w:sz w:val="21"/>
                  <w:szCs w:val="21"/>
                </w:rPr>
                <w:delText>、</w:delText>
              </w:r>
            </w:del>
          </w:p>
          <w:p w14:paraId="48244DD0">
            <w:pPr>
              <w:pStyle w:val="46"/>
              <w:spacing w:line="360" w:lineRule="auto"/>
              <w:jc w:val="left"/>
              <w:rPr>
                <w:del w:id="454" w:author="徐杰爱吃饭 [2]" w:date="2026-03-19T18:28:48Z"/>
                <w:rFonts w:ascii="Cambria Math" w:hAnsi="Cambria Math" w:cs="Cambria Math" w:eastAsiaTheme="minorEastAsia"/>
                <w:sz w:val="21"/>
                <w:szCs w:val="21"/>
              </w:rPr>
            </w:pPr>
            <w:del w:id="455" w:author="徐杰爱吃饭 [2]" w:date="2026-03-19T18:28:48Z">
              <w:r>
                <w:rPr>
                  <w:rFonts w:ascii="Times New Roman" w:hAnsi="Times New Roman" w:cs="Times New Roman" w:eastAsiaTheme="minorEastAsia"/>
                  <w:sz w:val="21"/>
                  <w:szCs w:val="21"/>
                </w:rPr>
                <w:delText>Tran等</w:delText>
              </w:r>
            </w:del>
            <w:del w:id="456" w:author="徐杰爱吃饭 [2]" w:date="2026-03-19T18:28:48Z">
              <w:r>
                <w:rPr>
                  <w:rFonts w:ascii="Times New Roman" w:hAnsi="Times New Roman" w:cs="Times New Roman" w:eastAsiaTheme="minorEastAsia"/>
                  <w:sz w:val="21"/>
                  <w:szCs w:val="21"/>
                  <w:vertAlign w:val="superscript"/>
                </w:rPr>
                <w:delText>[17]</w:delText>
              </w:r>
            </w:del>
            <w:del w:id="457" w:author="徐杰爱吃饭 [2]" w:date="2026-03-19T18:28:48Z">
              <w:r>
                <w:rPr>
                  <w:rFonts w:hint="eastAsia" w:ascii="Cambria Math" w:hAnsi="Cambria Math" w:cs="Cambria Math" w:eastAsiaTheme="minorEastAsia"/>
                  <w:sz w:val="21"/>
                  <w:szCs w:val="21"/>
                </w:rPr>
                <w:delText>、</w:delText>
              </w:r>
            </w:del>
          </w:p>
          <w:p w14:paraId="538EDDB0">
            <w:pPr>
              <w:pStyle w:val="46"/>
              <w:spacing w:line="360" w:lineRule="auto"/>
              <w:jc w:val="left"/>
              <w:rPr>
                <w:del w:id="458" w:author="徐杰爱吃饭 [2]" w:date="2026-03-19T18:28:48Z"/>
                <w:rFonts w:ascii="Cambria Math" w:hAnsi="Cambria Math" w:cs="Cambria Math" w:eastAsiaTheme="minorEastAsia"/>
                <w:sz w:val="21"/>
                <w:szCs w:val="21"/>
              </w:rPr>
            </w:pPr>
            <w:del w:id="459" w:author="徐杰爱吃饭 [2]" w:date="2026-03-19T18:28:48Z">
              <w:r>
                <w:rPr>
                  <w:rFonts w:ascii="Times New Roman" w:hAnsi="Times New Roman" w:cs="Times New Roman" w:eastAsiaTheme="minorEastAsia"/>
                  <w:sz w:val="21"/>
                  <w:szCs w:val="21"/>
                </w:rPr>
                <w:delText>Waldby等</w:delText>
              </w:r>
            </w:del>
            <w:del w:id="460" w:author="徐杰爱吃饭 [2]" w:date="2026-03-19T18:28:48Z">
              <w:r>
                <w:rPr>
                  <w:rFonts w:ascii="Times New Roman" w:hAnsi="Times New Roman" w:cs="Times New Roman" w:eastAsiaTheme="minorEastAsia"/>
                  <w:sz w:val="21"/>
                  <w:szCs w:val="21"/>
                  <w:vertAlign w:val="superscript"/>
                </w:rPr>
                <w:delText>[18]</w:delText>
              </w:r>
            </w:del>
            <w:del w:id="461" w:author="徐杰爱吃饭 [2]" w:date="2026-03-19T18:28:48Z">
              <w:r>
                <w:rPr>
                  <w:rFonts w:hint="eastAsia" w:ascii="Cambria Math" w:hAnsi="Cambria Math" w:cs="Cambria Math" w:eastAsiaTheme="minorEastAsia"/>
                  <w:sz w:val="21"/>
                  <w:szCs w:val="21"/>
                </w:rPr>
                <w:delText>、</w:delText>
              </w:r>
            </w:del>
          </w:p>
          <w:p w14:paraId="1F6D7B6A">
            <w:pPr>
              <w:pStyle w:val="46"/>
              <w:spacing w:line="360" w:lineRule="auto"/>
              <w:jc w:val="left"/>
              <w:rPr>
                <w:del w:id="462" w:author="徐杰爱吃饭 [2]" w:date="2026-03-19T18:28:48Z"/>
                <w:rFonts w:ascii="Cambria Math" w:hAnsi="Cambria Math" w:cs="Cambria Math" w:eastAsiaTheme="minorEastAsia"/>
                <w:sz w:val="21"/>
                <w:szCs w:val="21"/>
              </w:rPr>
            </w:pPr>
            <w:del w:id="463" w:author="徐杰爱吃饭 [2]" w:date="2026-03-19T18:28:48Z">
              <w:r>
                <w:rPr>
                  <w:rFonts w:ascii="Times New Roman" w:hAnsi="Times New Roman" w:cs="Times New Roman" w:eastAsiaTheme="minorEastAsia"/>
                  <w:sz w:val="21"/>
                  <w:szCs w:val="21"/>
                </w:rPr>
                <w:delText>Oreg等</w:delText>
              </w:r>
            </w:del>
            <w:del w:id="464" w:author="徐杰爱吃饭 [2]" w:date="2026-03-19T18:28:48Z">
              <w:r>
                <w:rPr>
                  <w:rFonts w:ascii="Times New Roman" w:hAnsi="Times New Roman" w:cs="Times New Roman" w:eastAsiaTheme="minorEastAsia"/>
                  <w:sz w:val="21"/>
                  <w:szCs w:val="21"/>
                  <w:vertAlign w:val="superscript"/>
                </w:rPr>
                <w:delText>[20]</w:delText>
              </w:r>
            </w:del>
            <w:del w:id="465" w:author="徐杰爱吃饭 [2]" w:date="2026-03-19T18:28:48Z">
              <w:r>
                <w:rPr>
                  <w:rFonts w:hint="eastAsia" w:ascii="Cambria Math" w:hAnsi="Cambria Math" w:cs="Cambria Math" w:eastAsiaTheme="minorEastAsia"/>
                  <w:sz w:val="21"/>
                  <w:szCs w:val="21"/>
                </w:rPr>
                <w:delText>、</w:delText>
              </w:r>
            </w:del>
          </w:p>
          <w:p w14:paraId="61E8A1A5">
            <w:pPr>
              <w:pStyle w:val="46"/>
              <w:spacing w:line="360" w:lineRule="auto"/>
              <w:jc w:val="left"/>
              <w:rPr>
                <w:del w:id="466" w:author="徐杰爱吃饭 [2]" w:date="2026-03-19T18:28:48Z"/>
                <w:rFonts w:ascii="Cambria Math" w:hAnsi="Cambria Math" w:cs="Cambria Math" w:eastAsiaTheme="minorEastAsia"/>
                <w:sz w:val="21"/>
                <w:szCs w:val="21"/>
              </w:rPr>
            </w:pPr>
            <w:del w:id="467" w:author="徐杰爱吃饭 [2]" w:date="2026-03-19T18:28:48Z">
              <w:r>
                <w:rPr>
                  <w:rFonts w:ascii="Times New Roman" w:hAnsi="Times New Roman" w:cs="Times New Roman" w:eastAsiaTheme="minorEastAsia"/>
                  <w:sz w:val="21"/>
                  <w:szCs w:val="21"/>
                </w:rPr>
                <w:delText>Fernández‐Medina等</w:delText>
              </w:r>
            </w:del>
            <w:del w:id="468" w:author="徐杰爱吃饭 [2]" w:date="2026-03-19T18:28:48Z">
              <w:r>
                <w:rPr>
                  <w:rFonts w:ascii="Times New Roman" w:hAnsi="Times New Roman" w:cs="Times New Roman" w:eastAsiaTheme="minorEastAsia"/>
                  <w:sz w:val="21"/>
                  <w:szCs w:val="21"/>
                  <w:vertAlign w:val="superscript"/>
                </w:rPr>
                <w:delText>[21]</w:delText>
              </w:r>
            </w:del>
            <w:del w:id="469" w:author="徐杰爱吃饭 [2]" w:date="2026-03-19T18:28:48Z">
              <w:r>
                <w:rPr>
                  <w:rFonts w:hint="eastAsia" w:ascii="Cambria Math" w:hAnsi="Cambria Math" w:cs="Cambria Math" w:eastAsiaTheme="minorEastAsia"/>
                  <w:sz w:val="21"/>
                  <w:szCs w:val="21"/>
                </w:rPr>
                <w:delText>、</w:delText>
              </w:r>
            </w:del>
          </w:p>
          <w:p w14:paraId="447790C9">
            <w:pPr>
              <w:pStyle w:val="46"/>
              <w:spacing w:line="360" w:lineRule="auto"/>
              <w:jc w:val="left"/>
              <w:rPr>
                <w:del w:id="470" w:author="徐杰爱吃饭 [2]" w:date="2026-03-19T18:28:48Z"/>
                <w:rFonts w:ascii="Cambria Math" w:hAnsi="Cambria Math" w:cs="Cambria Math" w:eastAsiaTheme="minorEastAsia"/>
                <w:sz w:val="21"/>
                <w:szCs w:val="21"/>
              </w:rPr>
            </w:pPr>
            <w:del w:id="471" w:author="徐杰爱吃饭 [2]" w:date="2026-03-19T18:28:48Z">
              <w:r>
                <w:rPr>
                  <w:rFonts w:ascii="Times New Roman" w:hAnsi="Times New Roman" w:cs="Times New Roman" w:eastAsiaTheme="minorEastAsia"/>
                  <w:sz w:val="21"/>
                  <w:szCs w:val="21"/>
                </w:rPr>
                <w:delText>Paraszczuk等</w:delText>
              </w:r>
            </w:del>
            <w:del w:id="472" w:author="徐杰爱吃饭 [2]" w:date="2026-03-19T18:28:48Z">
              <w:r>
                <w:rPr>
                  <w:rFonts w:ascii="Times New Roman" w:hAnsi="Times New Roman" w:cs="Times New Roman" w:eastAsiaTheme="minorEastAsia"/>
                  <w:sz w:val="21"/>
                  <w:szCs w:val="21"/>
                  <w:vertAlign w:val="superscript"/>
                </w:rPr>
                <w:delText>[22]</w:delText>
              </w:r>
            </w:del>
            <w:del w:id="473" w:author="徐杰爱吃饭 [2]" w:date="2026-03-19T18:28:48Z">
              <w:r>
                <w:rPr>
                  <w:rFonts w:hint="eastAsia" w:ascii="Cambria Math" w:hAnsi="Cambria Math" w:cs="Cambria Math" w:eastAsiaTheme="minorEastAsia"/>
                  <w:sz w:val="21"/>
                  <w:szCs w:val="21"/>
                </w:rPr>
                <w:delText>、</w:delText>
              </w:r>
            </w:del>
          </w:p>
          <w:p w14:paraId="756A9D9C">
            <w:pPr>
              <w:pStyle w:val="46"/>
              <w:spacing w:line="360" w:lineRule="auto"/>
              <w:jc w:val="left"/>
              <w:rPr>
                <w:del w:id="474" w:author="徐杰爱吃饭 [2]" w:date="2026-03-19T18:28:48Z"/>
                <w:rFonts w:ascii="Cambria Math" w:hAnsi="Cambria Math" w:cs="Cambria Math" w:eastAsiaTheme="minorEastAsia"/>
                <w:sz w:val="21"/>
                <w:szCs w:val="21"/>
              </w:rPr>
            </w:pPr>
            <w:del w:id="475" w:author="徐杰爱吃饭 [2]" w:date="2026-03-19T18:28:48Z">
              <w:r>
                <w:rPr>
                  <w:rFonts w:ascii="Times New Roman" w:hAnsi="Times New Roman" w:cs="Times New Roman" w:eastAsiaTheme="minorEastAsia"/>
                  <w:sz w:val="21"/>
                  <w:szCs w:val="21"/>
                </w:rPr>
                <w:delText>Oreg</w:delText>
              </w:r>
            </w:del>
            <w:del w:id="476" w:author="徐杰爱吃饭 [2]" w:date="2026-03-19T18:28:48Z">
              <w:r>
                <w:rPr>
                  <w:rFonts w:ascii="Times New Roman" w:hAnsi="Times New Roman" w:cs="Times New Roman" w:eastAsiaTheme="minorEastAsia"/>
                  <w:sz w:val="21"/>
                  <w:szCs w:val="21"/>
                  <w:vertAlign w:val="superscript"/>
                </w:rPr>
                <w:delText>[3]</w:delText>
              </w:r>
            </w:del>
            <w:del w:id="477" w:author="徐杰爱吃饭 [2]" w:date="2026-03-19T18:28:48Z">
              <w:r>
                <w:rPr>
                  <w:rFonts w:hint="eastAsia" w:ascii="Cambria Math" w:hAnsi="Cambria Math" w:cs="Cambria Math" w:eastAsiaTheme="minorEastAsia"/>
                  <w:sz w:val="21"/>
                  <w:szCs w:val="21"/>
                </w:rPr>
                <w:delText>、</w:delText>
              </w:r>
            </w:del>
          </w:p>
          <w:p w14:paraId="63F1F0F4">
            <w:pPr>
              <w:pStyle w:val="46"/>
              <w:spacing w:line="360" w:lineRule="auto"/>
              <w:jc w:val="left"/>
              <w:rPr>
                <w:del w:id="478" w:author="徐杰爱吃饭 [2]" w:date="2026-03-19T18:28:48Z"/>
                <w:rFonts w:ascii="Cambria Math" w:hAnsi="Cambria Math" w:cs="Cambria Math" w:eastAsiaTheme="minorEastAsia"/>
                <w:sz w:val="21"/>
                <w:szCs w:val="21"/>
              </w:rPr>
            </w:pPr>
            <w:del w:id="479" w:author="徐杰爱吃饭 [2]" w:date="2026-03-19T18:28:48Z">
              <w:r>
                <w:rPr>
                  <w:rFonts w:ascii="Times New Roman" w:hAnsi="Times New Roman" w:cs="Times New Roman" w:eastAsiaTheme="minorEastAsia"/>
                  <w:sz w:val="21"/>
                  <w:szCs w:val="21"/>
                </w:rPr>
                <w:delText>Oreg</w:delText>
              </w:r>
            </w:del>
            <w:del w:id="480" w:author="徐杰爱吃饭 [2]" w:date="2026-03-19T18:28:48Z">
              <w:r>
                <w:rPr>
                  <w:rFonts w:ascii="Times New Roman" w:hAnsi="Times New Roman" w:cs="Times New Roman" w:eastAsiaTheme="minorEastAsia"/>
                  <w:sz w:val="21"/>
                  <w:szCs w:val="21"/>
                  <w:vertAlign w:val="superscript"/>
                </w:rPr>
                <w:delText>[23]</w:delText>
              </w:r>
            </w:del>
            <w:del w:id="481" w:author="徐杰爱吃饭 [2]" w:date="2026-03-19T18:28:48Z">
              <w:r>
                <w:rPr>
                  <w:rFonts w:hint="eastAsia" w:ascii="Cambria Math" w:hAnsi="Cambria Math" w:cs="Cambria Math" w:eastAsiaTheme="minorEastAsia"/>
                  <w:sz w:val="21"/>
                  <w:szCs w:val="21"/>
                </w:rPr>
                <w:delText>、</w:delText>
              </w:r>
            </w:del>
          </w:p>
          <w:p w14:paraId="764DEBF2">
            <w:pPr>
              <w:pStyle w:val="46"/>
              <w:spacing w:line="360" w:lineRule="auto"/>
              <w:jc w:val="left"/>
              <w:rPr>
                <w:del w:id="482" w:author="徐杰爱吃饭 [2]" w:date="2026-03-19T18:28:48Z"/>
                <w:rFonts w:ascii="Cambria Math" w:hAnsi="Cambria Math" w:cs="Cambria Math" w:eastAsiaTheme="minorEastAsia"/>
                <w:sz w:val="21"/>
                <w:szCs w:val="21"/>
              </w:rPr>
            </w:pPr>
            <w:del w:id="483" w:author="徐杰爱吃饭 [2]" w:date="2026-03-19T18:28:48Z">
              <w:r>
                <w:rPr>
                  <w:rFonts w:ascii="Times New Roman" w:hAnsi="Times New Roman" w:cs="Times New Roman" w:eastAsiaTheme="minorEastAsia"/>
                  <w:sz w:val="21"/>
                  <w:szCs w:val="21"/>
                </w:rPr>
                <w:delText>Cole等</w:delText>
              </w:r>
            </w:del>
            <w:del w:id="484" w:author="徐杰爱吃饭 [2]" w:date="2026-03-19T18:28:48Z">
              <w:r>
                <w:rPr>
                  <w:rFonts w:ascii="Times New Roman" w:hAnsi="Times New Roman" w:cs="Times New Roman" w:eastAsiaTheme="minorEastAsia"/>
                  <w:sz w:val="21"/>
                  <w:szCs w:val="21"/>
                  <w:vertAlign w:val="superscript"/>
                </w:rPr>
                <w:delText>[25]</w:delText>
              </w:r>
            </w:del>
            <w:del w:id="485" w:author="徐杰爱吃饭 [2]" w:date="2026-03-19T18:28:48Z">
              <w:r>
                <w:rPr>
                  <w:rFonts w:hint="eastAsia" w:ascii="Cambria Math" w:hAnsi="Cambria Math" w:cs="Cambria Math" w:eastAsiaTheme="minorEastAsia"/>
                  <w:sz w:val="21"/>
                  <w:szCs w:val="21"/>
                </w:rPr>
                <w:delText>、</w:delText>
              </w:r>
            </w:del>
          </w:p>
          <w:p w14:paraId="6B7444AA">
            <w:pPr>
              <w:pStyle w:val="46"/>
              <w:spacing w:line="360" w:lineRule="auto"/>
              <w:jc w:val="left"/>
              <w:rPr>
                <w:del w:id="486" w:author="徐杰爱吃饭 [2]" w:date="2026-03-19T18:28:48Z"/>
                <w:rFonts w:ascii="Times New Roman" w:hAnsi="Times New Roman" w:cs="Times New Roman" w:eastAsiaTheme="minorEastAsia"/>
                <w:sz w:val="21"/>
                <w:szCs w:val="21"/>
              </w:rPr>
            </w:pPr>
            <w:del w:id="487" w:author="徐杰爱吃饭 [2]" w:date="2026-03-19T18:28:48Z">
              <w:r>
                <w:rPr>
                  <w:rFonts w:ascii="Times New Roman" w:hAnsi="Times New Roman" w:cs="Times New Roman" w:eastAsiaTheme="minorEastAsia"/>
                  <w:sz w:val="21"/>
                  <w:szCs w:val="21"/>
                </w:rPr>
                <w:delText>Welborn</w:delText>
              </w:r>
            </w:del>
            <w:del w:id="488" w:author="徐杰爱吃饭 [2]" w:date="2026-03-19T18:28:48Z">
              <w:r>
                <w:rPr>
                  <w:rFonts w:ascii="Times New Roman" w:hAnsi="Times New Roman" w:cs="Times New Roman" w:eastAsiaTheme="minorEastAsia"/>
                  <w:sz w:val="21"/>
                  <w:szCs w:val="21"/>
                  <w:vertAlign w:val="superscript"/>
                </w:rPr>
                <w:delText>[26]</w:delText>
              </w:r>
            </w:del>
          </w:p>
        </w:tc>
        <w:tc>
          <w:tcPr>
            <w:tcW w:w="974" w:type="dxa"/>
            <w:shd w:val="clear" w:color="auto" w:fill="FFFFFF"/>
            <w:tcMar>
              <w:top w:w="57" w:type="dxa"/>
              <w:left w:w="57" w:type="dxa"/>
              <w:bottom w:w="57" w:type="dxa"/>
              <w:right w:w="57" w:type="dxa"/>
            </w:tcMar>
            <w:vAlign w:val="center"/>
          </w:tcPr>
          <w:p w14:paraId="667B227E">
            <w:pPr>
              <w:pStyle w:val="46"/>
              <w:spacing w:line="360" w:lineRule="auto"/>
              <w:jc w:val="left"/>
              <w:rPr>
                <w:del w:id="489" w:author="徐杰爱吃饭 [2]" w:date="2026-03-19T18:28:48Z"/>
                <w:rFonts w:ascii="Times New Roman" w:hAnsi="Times New Roman" w:cs="Times New Roman" w:eastAsiaTheme="minorEastAsia"/>
                <w:sz w:val="21"/>
                <w:szCs w:val="21"/>
              </w:rPr>
            </w:pPr>
            <w:del w:id="490" w:author="徐杰爱吃饭 [2]" w:date="2026-03-19T18:28:48Z">
              <w:r>
                <w:rPr>
                  <w:rFonts w:ascii="Times New Roman" w:hAnsi="Times New Roman" w:cs="Times New Roman" w:eastAsiaTheme="minorEastAsia"/>
                  <w:sz w:val="21"/>
                  <w:szCs w:val="21"/>
                </w:rPr>
                <w:delText>轻度局限。部分文献未提及研究者反思，2篇未提及伦理考量，2篇未明确研究设计。</w:delText>
              </w:r>
            </w:del>
          </w:p>
        </w:tc>
        <w:tc>
          <w:tcPr>
            <w:tcW w:w="974" w:type="dxa"/>
            <w:shd w:val="clear" w:color="auto" w:fill="FFFFFF"/>
            <w:tcMar>
              <w:top w:w="57" w:type="dxa"/>
              <w:left w:w="57" w:type="dxa"/>
              <w:bottom w:w="57" w:type="dxa"/>
              <w:right w:w="57" w:type="dxa"/>
            </w:tcMar>
            <w:vAlign w:val="center"/>
          </w:tcPr>
          <w:p w14:paraId="1CE73BFA">
            <w:pPr>
              <w:pStyle w:val="46"/>
              <w:spacing w:line="360" w:lineRule="auto"/>
              <w:jc w:val="left"/>
              <w:rPr>
                <w:del w:id="491" w:author="徐杰爱吃饭 [2]" w:date="2026-03-19T18:28:48Z"/>
                <w:rFonts w:ascii="Times New Roman" w:hAnsi="Times New Roman" w:cs="Times New Roman" w:eastAsiaTheme="minorEastAsia"/>
                <w:sz w:val="21"/>
                <w:szCs w:val="21"/>
              </w:rPr>
            </w:pPr>
            <w:del w:id="492" w:author="徐杰爱吃饭 [2]" w:date="2026-03-19T18:28:48Z">
              <w:r>
                <w:rPr>
                  <w:rFonts w:ascii="Times New Roman" w:hAnsi="Times New Roman" w:cs="Times New Roman" w:eastAsiaTheme="minorEastAsia"/>
                  <w:sz w:val="21"/>
                  <w:szCs w:val="21"/>
                </w:rPr>
                <w:delText>非常相关。所有原始研究均完全符合人口、情境、概念三方面相关性。</w:delText>
              </w:r>
            </w:del>
          </w:p>
        </w:tc>
        <w:tc>
          <w:tcPr>
            <w:tcW w:w="974" w:type="dxa"/>
            <w:shd w:val="clear" w:color="auto" w:fill="FFFFFF"/>
            <w:tcMar>
              <w:top w:w="57" w:type="dxa"/>
              <w:left w:w="57" w:type="dxa"/>
              <w:bottom w:w="57" w:type="dxa"/>
              <w:right w:w="57" w:type="dxa"/>
            </w:tcMar>
            <w:vAlign w:val="center"/>
          </w:tcPr>
          <w:p w14:paraId="6DF4B77D">
            <w:pPr>
              <w:pStyle w:val="46"/>
              <w:spacing w:line="360" w:lineRule="auto"/>
              <w:jc w:val="left"/>
              <w:rPr>
                <w:del w:id="493" w:author="徐杰爱吃饭 [2]" w:date="2026-03-19T18:28:48Z"/>
                <w:rFonts w:ascii="Times New Roman" w:hAnsi="Times New Roman" w:cs="Times New Roman" w:eastAsiaTheme="minorEastAsia"/>
                <w:sz w:val="21"/>
                <w:szCs w:val="21"/>
              </w:rPr>
            </w:pPr>
            <w:del w:id="494" w:author="徐杰爱吃饭 [2]" w:date="2026-03-19T18:28:48Z">
              <w:r>
                <w:rPr>
                  <w:rFonts w:ascii="Times New Roman" w:hAnsi="Times New Roman" w:cs="Times New Roman" w:eastAsiaTheme="minorEastAsia"/>
                  <w:sz w:val="21"/>
                  <w:szCs w:val="21"/>
                </w:rPr>
                <w:delText>高度一致。所有原始研究在不同角度和情境中均报告了相似或互补的发现。</w:delText>
              </w:r>
            </w:del>
          </w:p>
        </w:tc>
        <w:tc>
          <w:tcPr>
            <w:tcW w:w="974" w:type="dxa"/>
            <w:shd w:val="clear" w:color="auto" w:fill="FFFFFF"/>
            <w:tcMar>
              <w:top w:w="57" w:type="dxa"/>
              <w:left w:w="57" w:type="dxa"/>
              <w:bottom w:w="57" w:type="dxa"/>
              <w:right w:w="57" w:type="dxa"/>
            </w:tcMar>
            <w:vAlign w:val="center"/>
          </w:tcPr>
          <w:p w14:paraId="60303629">
            <w:pPr>
              <w:pStyle w:val="46"/>
              <w:spacing w:line="360" w:lineRule="auto"/>
              <w:jc w:val="left"/>
              <w:rPr>
                <w:del w:id="495" w:author="徐杰爱吃饭 [2]" w:date="2026-03-19T18:28:48Z"/>
                <w:rFonts w:ascii="Times New Roman" w:hAnsi="Times New Roman" w:cs="Times New Roman" w:eastAsiaTheme="minorEastAsia"/>
                <w:sz w:val="21"/>
                <w:szCs w:val="21"/>
              </w:rPr>
            </w:pPr>
            <w:del w:id="496" w:author="徐杰爱吃饭 [2]" w:date="2026-03-19T18:28:48Z">
              <w:r>
                <w:rPr>
                  <w:rFonts w:ascii="Times New Roman" w:hAnsi="Times New Roman" w:cs="Times New Roman" w:eastAsiaTheme="minorEastAsia"/>
                  <w:sz w:val="21"/>
                  <w:szCs w:val="21"/>
                </w:rPr>
                <w:delText>非常充分。数据具有足够数量、足够深度细节，足够阐明现象复杂性，达到信息饱和。</w:delText>
              </w:r>
            </w:del>
          </w:p>
        </w:tc>
        <w:tc>
          <w:tcPr>
            <w:tcW w:w="652" w:type="dxa"/>
            <w:shd w:val="clear" w:color="auto" w:fill="FFFFFF"/>
            <w:tcMar>
              <w:top w:w="57" w:type="dxa"/>
              <w:left w:w="57" w:type="dxa"/>
              <w:bottom w:w="57" w:type="dxa"/>
              <w:right w:w="57" w:type="dxa"/>
            </w:tcMar>
            <w:vAlign w:val="center"/>
          </w:tcPr>
          <w:p w14:paraId="35EB3033">
            <w:pPr>
              <w:pStyle w:val="46"/>
              <w:spacing w:line="360" w:lineRule="auto"/>
              <w:jc w:val="left"/>
              <w:rPr>
                <w:del w:id="497" w:author="徐杰爱吃饭 [2]" w:date="2026-03-19T18:28:48Z"/>
                <w:rFonts w:ascii="Times New Roman" w:hAnsi="Times New Roman" w:cs="Times New Roman" w:eastAsiaTheme="minorEastAsia"/>
                <w:sz w:val="21"/>
                <w:szCs w:val="21"/>
              </w:rPr>
            </w:pPr>
            <w:del w:id="498" w:author="徐杰爱吃饭 [2]" w:date="2026-03-19T18:28:48Z">
              <w:r>
                <w:rPr>
                  <w:rFonts w:ascii="Times New Roman" w:hAnsi="Times New Roman" w:cs="Times New Roman" w:eastAsiaTheme="minorEastAsia"/>
                  <w:sz w:val="21"/>
                  <w:szCs w:val="21"/>
                </w:rPr>
                <w:delText>高置</w:delText>
              </w:r>
            </w:del>
          </w:p>
          <w:p w14:paraId="349AB78F">
            <w:pPr>
              <w:pStyle w:val="46"/>
              <w:spacing w:line="360" w:lineRule="auto"/>
              <w:jc w:val="left"/>
              <w:rPr>
                <w:del w:id="499" w:author="徐杰爱吃饭 [2]" w:date="2026-03-19T18:28:48Z"/>
                <w:rFonts w:ascii="Times New Roman" w:hAnsi="Times New Roman" w:cs="Times New Roman" w:eastAsiaTheme="minorEastAsia"/>
                <w:sz w:val="21"/>
                <w:szCs w:val="21"/>
              </w:rPr>
            </w:pPr>
            <w:del w:id="500" w:author="徐杰爱吃饭 [2]" w:date="2026-03-19T18:28:48Z">
              <w:r>
                <w:rPr>
                  <w:rFonts w:ascii="Times New Roman" w:hAnsi="Times New Roman" w:cs="Times New Roman" w:eastAsiaTheme="minorEastAsia"/>
                  <w:sz w:val="21"/>
                  <w:szCs w:val="21"/>
                </w:rPr>
                <w:delText>信度</w:delText>
              </w:r>
            </w:del>
          </w:p>
        </w:tc>
        <w:tc>
          <w:tcPr>
            <w:tcW w:w="975" w:type="dxa"/>
            <w:shd w:val="clear" w:color="auto" w:fill="FFFFFF"/>
            <w:tcMar>
              <w:top w:w="57" w:type="dxa"/>
              <w:left w:w="57" w:type="dxa"/>
              <w:bottom w:w="57" w:type="dxa"/>
              <w:right w:w="57" w:type="dxa"/>
            </w:tcMar>
            <w:vAlign w:val="center"/>
          </w:tcPr>
          <w:p w14:paraId="2E80BBAC">
            <w:pPr>
              <w:pStyle w:val="46"/>
              <w:spacing w:line="360" w:lineRule="auto"/>
              <w:jc w:val="left"/>
              <w:rPr>
                <w:del w:id="501" w:author="徐杰爱吃饭 [2]" w:date="2026-03-19T18:28:48Z"/>
                <w:rFonts w:ascii="Times New Roman" w:hAnsi="Times New Roman" w:cs="Times New Roman" w:eastAsiaTheme="minorEastAsia"/>
                <w:sz w:val="21"/>
                <w:szCs w:val="21"/>
              </w:rPr>
            </w:pPr>
            <w:del w:id="502" w:author="徐杰爱吃饭 [2]" w:date="2026-03-19T18:28:48Z">
              <w:r>
                <w:rPr>
                  <w:rFonts w:ascii="Times New Roman" w:hAnsi="Times New Roman" w:cs="Times New Roman" w:eastAsiaTheme="minorEastAsia"/>
                  <w:sz w:val="21"/>
                  <w:szCs w:val="21"/>
                </w:rPr>
                <w:delText>该主题仅在方法学质量存在轻度局限性，相关性、一致性、充分性均合理。证据充分。</w:delText>
              </w:r>
            </w:del>
          </w:p>
        </w:tc>
      </w:tr>
      <w:tr w14:paraId="0B4563F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2004" w:hRule="atLeast"/>
          <w:jc w:val="center"/>
          <w:del w:id="503" w:author="徐杰爱吃饭 [2]" w:date="2026-03-19T18:28:48Z"/>
        </w:trPr>
        <w:tc>
          <w:tcPr>
            <w:tcW w:w="836" w:type="dxa"/>
            <w:shd w:val="clear" w:color="auto" w:fill="FFFFFF"/>
            <w:tcMar>
              <w:top w:w="57" w:type="dxa"/>
              <w:left w:w="57" w:type="dxa"/>
              <w:bottom w:w="57" w:type="dxa"/>
              <w:right w:w="57" w:type="dxa"/>
            </w:tcMar>
            <w:vAlign w:val="center"/>
          </w:tcPr>
          <w:p w14:paraId="7E3278B8">
            <w:pPr>
              <w:pStyle w:val="46"/>
              <w:spacing w:line="360" w:lineRule="auto"/>
              <w:jc w:val="left"/>
              <w:rPr>
                <w:del w:id="504" w:author="徐杰爱吃饭 [2]" w:date="2026-03-19T18:28:48Z"/>
                <w:rFonts w:ascii="Times New Roman" w:hAnsi="Times New Roman" w:cs="Times New Roman" w:eastAsiaTheme="minorEastAsia"/>
                <w:sz w:val="21"/>
                <w:szCs w:val="21"/>
              </w:rPr>
            </w:pPr>
            <w:del w:id="505" w:author="徐杰爱吃饭 [2]" w:date="2026-03-19T18:28:48Z">
              <w:r>
                <w:rPr>
                  <w:rFonts w:hint="eastAsia" w:ascii="Times New Roman" w:hAnsi="Times New Roman" w:cs="Times New Roman" w:eastAsiaTheme="minorEastAsia"/>
                  <w:sz w:val="21"/>
                  <w:szCs w:val="21"/>
                </w:rPr>
                <w:delText>主题1</w:delText>
              </w:r>
            </w:del>
          </w:p>
        </w:tc>
        <w:tc>
          <w:tcPr>
            <w:tcW w:w="929" w:type="dxa"/>
            <w:shd w:val="clear" w:color="auto" w:fill="FFFFFF"/>
            <w:tcMar>
              <w:top w:w="57" w:type="dxa"/>
              <w:left w:w="57" w:type="dxa"/>
              <w:bottom w:w="57" w:type="dxa"/>
              <w:right w:w="57" w:type="dxa"/>
            </w:tcMar>
            <w:vAlign w:val="center"/>
          </w:tcPr>
          <w:p w14:paraId="632B8016">
            <w:pPr>
              <w:pStyle w:val="46"/>
              <w:spacing w:line="360" w:lineRule="auto"/>
              <w:jc w:val="left"/>
              <w:rPr>
                <w:del w:id="506" w:author="徐杰爱吃饭 [2]" w:date="2026-03-19T18:28:48Z"/>
                <w:rFonts w:ascii="Times New Roman" w:hAnsi="Times New Roman" w:cs="Times New Roman" w:eastAsiaTheme="minorEastAsia"/>
                <w:sz w:val="21"/>
                <w:szCs w:val="21"/>
              </w:rPr>
            </w:pPr>
            <w:del w:id="507" w:author="徐杰爱吃饭 [2]" w:date="2026-03-19T18:28:48Z">
              <w:r>
                <w:rPr>
                  <w:rFonts w:hint="eastAsia" w:ascii="Times New Roman" w:hAnsi="Times New Roman" w:cs="Times New Roman" w:eastAsiaTheme="minorEastAsia"/>
                  <w:sz w:val="21"/>
                  <w:szCs w:val="21"/>
                </w:rPr>
                <w:delText>副主题2</w:delText>
              </w:r>
            </w:del>
          </w:p>
        </w:tc>
        <w:tc>
          <w:tcPr>
            <w:tcW w:w="2465" w:type="dxa"/>
            <w:shd w:val="clear" w:color="auto" w:fill="FFFFFF"/>
            <w:tcMar>
              <w:top w:w="57" w:type="dxa"/>
              <w:left w:w="57" w:type="dxa"/>
              <w:bottom w:w="57" w:type="dxa"/>
              <w:right w:w="57" w:type="dxa"/>
            </w:tcMar>
            <w:vAlign w:val="center"/>
          </w:tcPr>
          <w:p w14:paraId="4556CB2A">
            <w:pPr>
              <w:pStyle w:val="46"/>
              <w:spacing w:line="360" w:lineRule="auto"/>
              <w:jc w:val="left"/>
              <w:rPr>
                <w:del w:id="508" w:author="徐杰爱吃饭 [2]" w:date="2026-03-19T18:28:48Z"/>
                <w:rFonts w:ascii="Cambria Math" w:hAnsi="Cambria Math" w:cs="Cambria Math" w:eastAsiaTheme="minorEastAsia"/>
                <w:sz w:val="21"/>
                <w:szCs w:val="21"/>
              </w:rPr>
            </w:pPr>
            <w:del w:id="509" w:author="徐杰爱吃饭 [2]" w:date="2026-03-19T18:28:48Z">
              <w:r>
                <w:rPr>
                  <w:rFonts w:ascii="Times New Roman" w:hAnsi="Times New Roman" w:cs="Times New Roman" w:eastAsiaTheme="minorEastAsia"/>
                  <w:sz w:val="21"/>
                  <w:szCs w:val="21"/>
                </w:rPr>
                <w:delText>Ward等</w:delText>
              </w:r>
            </w:del>
            <w:del w:id="510" w:author="徐杰爱吃饭 [2]" w:date="2026-03-19T18:28:48Z">
              <w:r>
                <w:rPr>
                  <w:rFonts w:ascii="Times New Roman" w:hAnsi="Times New Roman" w:cs="Times New Roman" w:eastAsiaTheme="minorEastAsia"/>
                  <w:sz w:val="21"/>
                  <w:szCs w:val="21"/>
                  <w:vertAlign w:val="superscript"/>
                </w:rPr>
                <w:delText>[6]</w:delText>
              </w:r>
            </w:del>
            <w:del w:id="511" w:author="徐杰爱吃饭 [2]" w:date="2026-03-19T18:28:48Z">
              <w:r>
                <w:rPr>
                  <w:rFonts w:hint="eastAsia" w:ascii="Cambria Math" w:hAnsi="Cambria Math" w:cs="Cambria Math" w:eastAsiaTheme="minorEastAsia"/>
                  <w:sz w:val="21"/>
                  <w:szCs w:val="21"/>
                </w:rPr>
                <w:delText>、</w:delText>
              </w:r>
            </w:del>
          </w:p>
          <w:p w14:paraId="6A5081FB">
            <w:pPr>
              <w:pStyle w:val="46"/>
              <w:spacing w:line="360" w:lineRule="auto"/>
              <w:jc w:val="left"/>
              <w:rPr>
                <w:del w:id="512" w:author="徐杰爱吃饭 [2]" w:date="2026-03-19T18:28:48Z"/>
                <w:rFonts w:ascii="Cambria Math" w:hAnsi="Cambria Math" w:cs="Cambria Math" w:eastAsiaTheme="minorEastAsia"/>
                <w:sz w:val="21"/>
                <w:szCs w:val="21"/>
              </w:rPr>
            </w:pPr>
            <w:del w:id="513" w:author="徐杰爱吃饭 [2]" w:date="2026-03-19T18:28:48Z">
              <w:r>
                <w:rPr>
                  <w:rFonts w:ascii="Times New Roman" w:hAnsi="Times New Roman" w:cs="Times New Roman" w:eastAsiaTheme="minorEastAsia"/>
                  <w:sz w:val="21"/>
                  <w:szCs w:val="21"/>
                </w:rPr>
                <w:delText>Waldby等</w:delText>
              </w:r>
            </w:del>
            <w:del w:id="514" w:author="徐杰爱吃饭 [2]" w:date="2026-03-19T18:28:48Z">
              <w:r>
                <w:rPr>
                  <w:rFonts w:ascii="Times New Roman" w:hAnsi="Times New Roman" w:cs="Times New Roman" w:eastAsiaTheme="minorEastAsia"/>
                  <w:sz w:val="21"/>
                  <w:szCs w:val="21"/>
                  <w:vertAlign w:val="superscript"/>
                </w:rPr>
                <w:delText>[18]</w:delText>
              </w:r>
            </w:del>
            <w:del w:id="515" w:author="徐杰爱吃饭 [2]" w:date="2026-03-19T18:28:48Z">
              <w:r>
                <w:rPr>
                  <w:rFonts w:hint="eastAsia" w:ascii="Cambria Math" w:hAnsi="Cambria Math" w:cs="Cambria Math" w:eastAsiaTheme="minorEastAsia"/>
                  <w:sz w:val="21"/>
                  <w:szCs w:val="21"/>
                </w:rPr>
                <w:delText>、</w:delText>
              </w:r>
            </w:del>
          </w:p>
          <w:p w14:paraId="4F5CF87C">
            <w:pPr>
              <w:pStyle w:val="46"/>
              <w:spacing w:line="360" w:lineRule="auto"/>
              <w:jc w:val="left"/>
              <w:rPr>
                <w:del w:id="516" w:author="徐杰爱吃饭 [2]" w:date="2026-03-19T18:28:48Z"/>
                <w:rFonts w:ascii="Cambria Math" w:hAnsi="Cambria Math" w:cs="Cambria Math" w:eastAsiaTheme="minorEastAsia"/>
                <w:sz w:val="21"/>
                <w:szCs w:val="21"/>
              </w:rPr>
            </w:pPr>
            <w:del w:id="517" w:author="徐杰爱吃饭 [2]" w:date="2026-03-19T18:28:48Z">
              <w:r>
                <w:rPr>
                  <w:rFonts w:ascii="Times New Roman" w:hAnsi="Times New Roman" w:cs="Times New Roman" w:eastAsiaTheme="minorEastAsia"/>
                  <w:sz w:val="21"/>
                  <w:szCs w:val="21"/>
                </w:rPr>
                <w:delText>Noble-Carr等</w:delText>
              </w:r>
            </w:del>
            <w:del w:id="518" w:author="徐杰爱吃饭 [2]" w:date="2026-03-19T18:28:48Z">
              <w:r>
                <w:rPr>
                  <w:rFonts w:ascii="Times New Roman" w:hAnsi="Times New Roman" w:cs="Times New Roman" w:eastAsiaTheme="minorEastAsia"/>
                  <w:sz w:val="21"/>
                  <w:szCs w:val="21"/>
                  <w:vertAlign w:val="superscript"/>
                </w:rPr>
                <w:delText>[19]</w:delText>
              </w:r>
            </w:del>
            <w:del w:id="519" w:author="徐杰爱吃饭 [2]" w:date="2026-03-19T18:28:48Z">
              <w:r>
                <w:rPr>
                  <w:rFonts w:hint="eastAsia" w:ascii="Cambria Math" w:hAnsi="Cambria Math" w:cs="Cambria Math" w:eastAsiaTheme="minorEastAsia"/>
                  <w:sz w:val="21"/>
                  <w:szCs w:val="21"/>
                </w:rPr>
                <w:delText>、</w:delText>
              </w:r>
            </w:del>
          </w:p>
          <w:p w14:paraId="0E3619BF">
            <w:pPr>
              <w:pStyle w:val="46"/>
              <w:spacing w:line="360" w:lineRule="auto"/>
              <w:jc w:val="left"/>
              <w:rPr>
                <w:del w:id="520" w:author="徐杰爱吃饭 [2]" w:date="2026-03-19T18:28:48Z"/>
                <w:rFonts w:ascii="Cambria Math" w:hAnsi="Cambria Math" w:cs="Cambria Math" w:eastAsiaTheme="minorEastAsia"/>
                <w:sz w:val="21"/>
                <w:szCs w:val="21"/>
              </w:rPr>
            </w:pPr>
            <w:del w:id="521" w:author="徐杰爱吃饭 [2]" w:date="2026-03-19T18:28:48Z">
              <w:r>
                <w:rPr>
                  <w:rFonts w:ascii="Times New Roman" w:hAnsi="Times New Roman" w:cs="Times New Roman" w:eastAsiaTheme="minorEastAsia"/>
                  <w:sz w:val="21"/>
                  <w:szCs w:val="21"/>
                </w:rPr>
                <w:delText>Fernández‐Medina等</w:delText>
              </w:r>
            </w:del>
            <w:del w:id="522" w:author="徐杰爱吃饭 [2]" w:date="2026-03-19T18:28:48Z">
              <w:r>
                <w:rPr>
                  <w:rFonts w:ascii="Times New Roman" w:hAnsi="Times New Roman" w:cs="Times New Roman" w:eastAsiaTheme="minorEastAsia"/>
                  <w:sz w:val="21"/>
                  <w:szCs w:val="21"/>
                  <w:vertAlign w:val="superscript"/>
                </w:rPr>
                <w:delText>[21]</w:delText>
              </w:r>
            </w:del>
            <w:del w:id="523" w:author="徐杰爱吃饭 [2]" w:date="2026-03-19T18:28:48Z">
              <w:r>
                <w:rPr>
                  <w:rFonts w:hint="eastAsia" w:ascii="Cambria Math" w:hAnsi="Cambria Math" w:cs="Cambria Math" w:eastAsiaTheme="minorEastAsia"/>
                  <w:sz w:val="21"/>
                  <w:szCs w:val="21"/>
                </w:rPr>
                <w:delText>、</w:delText>
              </w:r>
            </w:del>
          </w:p>
          <w:p w14:paraId="1573A706">
            <w:pPr>
              <w:pStyle w:val="46"/>
              <w:spacing w:line="360" w:lineRule="auto"/>
              <w:jc w:val="left"/>
              <w:rPr>
                <w:del w:id="524" w:author="徐杰爱吃饭 [2]" w:date="2026-03-19T18:28:48Z"/>
                <w:rFonts w:ascii="Cambria Math" w:hAnsi="Cambria Math" w:cs="Cambria Math" w:eastAsiaTheme="minorEastAsia"/>
                <w:sz w:val="21"/>
                <w:szCs w:val="21"/>
              </w:rPr>
            </w:pPr>
            <w:del w:id="525" w:author="徐杰爱吃饭 [2]" w:date="2026-03-19T18:28:48Z">
              <w:r>
                <w:rPr>
                  <w:rFonts w:ascii="Times New Roman" w:hAnsi="Times New Roman" w:cs="Times New Roman" w:eastAsiaTheme="minorEastAsia"/>
                  <w:sz w:val="21"/>
                  <w:szCs w:val="21"/>
                </w:rPr>
                <w:delText>Paraszczuk等</w:delText>
              </w:r>
            </w:del>
            <w:del w:id="526" w:author="徐杰爱吃饭 [2]" w:date="2026-03-19T18:28:48Z">
              <w:r>
                <w:rPr>
                  <w:rFonts w:ascii="Times New Roman" w:hAnsi="Times New Roman" w:cs="Times New Roman" w:eastAsiaTheme="minorEastAsia"/>
                  <w:sz w:val="21"/>
                  <w:szCs w:val="21"/>
                  <w:vertAlign w:val="superscript"/>
                </w:rPr>
                <w:delText>[22]</w:delText>
              </w:r>
            </w:del>
            <w:del w:id="527" w:author="徐杰爱吃饭 [2]" w:date="2026-03-19T18:28:48Z">
              <w:r>
                <w:rPr>
                  <w:rFonts w:hint="eastAsia" w:ascii="Cambria Math" w:hAnsi="Cambria Math" w:cs="Cambria Math" w:eastAsiaTheme="minorEastAsia"/>
                  <w:sz w:val="21"/>
                  <w:szCs w:val="21"/>
                </w:rPr>
                <w:delText>、</w:delText>
              </w:r>
            </w:del>
          </w:p>
          <w:p w14:paraId="7131DF42">
            <w:pPr>
              <w:pStyle w:val="46"/>
              <w:spacing w:line="360" w:lineRule="auto"/>
              <w:jc w:val="left"/>
              <w:rPr>
                <w:del w:id="528" w:author="徐杰爱吃饭 [2]" w:date="2026-03-19T18:28:48Z"/>
                <w:rFonts w:ascii="Cambria Math" w:hAnsi="Cambria Math" w:cs="Cambria Math" w:eastAsiaTheme="minorEastAsia"/>
                <w:sz w:val="21"/>
                <w:szCs w:val="21"/>
              </w:rPr>
            </w:pPr>
            <w:del w:id="529" w:author="徐杰爱吃饭 [2]" w:date="2026-03-19T18:28:48Z">
              <w:r>
                <w:rPr>
                  <w:rFonts w:ascii="Times New Roman" w:hAnsi="Times New Roman" w:cs="Times New Roman" w:eastAsiaTheme="minorEastAsia"/>
                  <w:sz w:val="21"/>
                  <w:szCs w:val="21"/>
                </w:rPr>
                <w:delText>Oreg</w:delText>
              </w:r>
            </w:del>
            <w:del w:id="530" w:author="徐杰爱吃饭 [2]" w:date="2026-03-19T18:28:48Z">
              <w:r>
                <w:rPr>
                  <w:rFonts w:ascii="Times New Roman" w:hAnsi="Times New Roman" w:cs="Times New Roman" w:eastAsiaTheme="minorEastAsia"/>
                  <w:sz w:val="21"/>
                  <w:szCs w:val="21"/>
                  <w:vertAlign w:val="superscript"/>
                </w:rPr>
                <w:delText>[3]</w:delText>
              </w:r>
            </w:del>
            <w:del w:id="531" w:author="徐杰爱吃饭 [2]" w:date="2026-03-19T18:28:48Z">
              <w:r>
                <w:rPr>
                  <w:rFonts w:hint="eastAsia" w:ascii="Cambria Math" w:hAnsi="Cambria Math" w:cs="Cambria Math" w:eastAsiaTheme="minorEastAsia"/>
                  <w:sz w:val="21"/>
                  <w:szCs w:val="21"/>
                </w:rPr>
                <w:delText>、</w:delText>
              </w:r>
            </w:del>
          </w:p>
          <w:p w14:paraId="067711A9">
            <w:pPr>
              <w:pStyle w:val="46"/>
              <w:spacing w:line="360" w:lineRule="auto"/>
              <w:jc w:val="left"/>
              <w:rPr>
                <w:del w:id="532" w:author="徐杰爱吃饭 [2]" w:date="2026-03-19T18:28:48Z"/>
                <w:rFonts w:ascii="Cambria Math" w:hAnsi="Cambria Math" w:cs="Cambria Math" w:eastAsiaTheme="minorEastAsia"/>
                <w:sz w:val="21"/>
                <w:szCs w:val="21"/>
              </w:rPr>
            </w:pPr>
            <w:del w:id="533" w:author="徐杰爱吃饭 [2]" w:date="2026-03-19T18:28:48Z">
              <w:r>
                <w:rPr>
                  <w:rFonts w:ascii="Times New Roman" w:hAnsi="Times New Roman" w:cs="Times New Roman" w:eastAsiaTheme="minorEastAsia"/>
                  <w:sz w:val="21"/>
                  <w:szCs w:val="21"/>
                </w:rPr>
                <w:delText>Oreg</w:delText>
              </w:r>
            </w:del>
            <w:del w:id="534" w:author="徐杰爱吃饭 [2]" w:date="2026-03-19T18:28:48Z">
              <w:r>
                <w:rPr>
                  <w:rFonts w:ascii="Times New Roman" w:hAnsi="Times New Roman" w:cs="Times New Roman" w:eastAsiaTheme="minorEastAsia"/>
                  <w:sz w:val="21"/>
                  <w:szCs w:val="21"/>
                  <w:vertAlign w:val="superscript"/>
                </w:rPr>
                <w:delText>[23]</w:delText>
              </w:r>
            </w:del>
            <w:del w:id="535" w:author="徐杰爱吃饭 [2]" w:date="2026-03-19T18:28:48Z">
              <w:r>
                <w:rPr>
                  <w:rFonts w:hint="eastAsia" w:ascii="Cambria Math" w:hAnsi="Cambria Math" w:cs="Cambria Math" w:eastAsiaTheme="minorEastAsia"/>
                  <w:sz w:val="21"/>
                  <w:szCs w:val="21"/>
                </w:rPr>
                <w:delText>、</w:delText>
              </w:r>
            </w:del>
          </w:p>
          <w:p w14:paraId="7FFD73A0">
            <w:pPr>
              <w:pStyle w:val="46"/>
              <w:spacing w:line="360" w:lineRule="auto"/>
              <w:jc w:val="left"/>
              <w:rPr>
                <w:del w:id="536" w:author="徐杰爱吃饭 [2]" w:date="2026-03-19T18:28:48Z"/>
                <w:rFonts w:ascii="Cambria Math" w:hAnsi="Cambria Math" w:cs="Cambria Math" w:eastAsiaTheme="minorEastAsia"/>
                <w:sz w:val="21"/>
                <w:szCs w:val="21"/>
              </w:rPr>
            </w:pPr>
            <w:del w:id="537" w:author="徐杰爱吃饭 [2]" w:date="2026-03-19T18:28:48Z">
              <w:r>
                <w:rPr>
                  <w:rFonts w:ascii="Times New Roman" w:hAnsi="Times New Roman" w:cs="Times New Roman" w:eastAsiaTheme="minorEastAsia"/>
                  <w:sz w:val="21"/>
                  <w:szCs w:val="21"/>
                </w:rPr>
                <w:delText>Carroll</w:delText>
              </w:r>
            </w:del>
            <w:del w:id="538" w:author="徐杰爱吃饭 [2]" w:date="2026-03-19T18:28:48Z">
              <w:r>
                <w:rPr>
                  <w:rFonts w:hint="eastAsia" w:ascii="Times New Roman" w:hAnsi="Times New Roman" w:cs="Times New Roman" w:eastAsiaTheme="minorEastAsia"/>
                  <w:sz w:val="21"/>
                  <w:szCs w:val="21"/>
                </w:rPr>
                <w:delText>和</w:delText>
              </w:r>
            </w:del>
            <w:del w:id="539" w:author="徐杰爱吃饭 [2]" w:date="2026-03-19T18:28:48Z">
              <w:r>
                <w:rPr>
                  <w:rFonts w:ascii="Times New Roman" w:hAnsi="Times New Roman" w:cs="Times New Roman" w:eastAsiaTheme="minorEastAsia"/>
                  <w:sz w:val="21"/>
                  <w:szCs w:val="21"/>
                </w:rPr>
                <w:delText>Lenne</w:delText>
              </w:r>
            </w:del>
            <w:del w:id="540" w:author="徐杰爱吃饭 [2]" w:date="2026-03-19T18:28:48Z">
              <w:r>
                <w:rPr>
                  <w:rFonts w:ascii="Times New Roman" w:hAnsi="Times New Roman" w:cs="Times New Roman" w:eastAsiaTheme="minorEastAsia"/>
                  <w:sz w:val="21"/>
                  <w:szCs w:val="21"/>
                  <w:vertAlign w:val="superscript"/>
                </w:rPr>
                <w:delText>[24]</w:delText>
              </w:r>
            </w:del>
            <w:del w:id="541" w:author="徐杰爱吃饭 [2]" w:date="2026-03-19T18:28:48Z">
              <w:r>
                <w:rPr>
                  <w:rFonts w:hint="eastAsia" w:ascii="Cambria Math" w:hAnsi="Cambria Math" w:cs="Cambria Math" w:eastAsiaTheme="minorEastAsia"/>
                  <w:sz w:val="21"/>
                  <w:szCs w:val="21"/>
                </w:rPr>
                <w:delText>、</w:delText>
              </w:r>
            </w:del>
          </w:p>
          <w:p w14:paraId="596ADBBE">
            <w:pPr>
              <w:pStyle w:val="46"/>
              <w:spacing w:line="360" w:lineRule="auto"/>
              <w:jc w:val="left"/>
              <w:rPr>
                <w:del w:id="542" w:author="徐杰爱吃饭 [2]" w:date="2026-03-19T18:28:48Z"/>
                <w:rFonts w:ascii="Cambria Math" w:hAnsi="Cambria Math" w:cs="Cambria Math" w:eastAsiaTheme="minorEastAsia"/>
                <w:sz w:val="21"/>
                <w:szCs w:val="21"/>
              </w:rPr>
            </w:pPr>
            <w:del w:id="543" w:author="徐杰爱吃饭 [2]" w:date="2026-03-19T18:28:48Z">
              <w:r>
                <w:rPr>
                  <w:rFonts w:ascii="Times New Roman" w:hAnsi="Times New Roman" w:cs="Times New Roman" w:eastAsiaTheme="minorEastAsia"/>
                  <w:sz w:val="21"/>
                  <w:szCs w:val="21"/>
                </w:rPr>
                <w:delText>Cole等</w:delText>
              </w:r>
            </w:del>
            <w:del w:id="544" w:author="徐杰爱吃饭 [2]" w:date="2026-03-19T18:28:48Z">
              <w:r>
                <w:rPr>
                  <w:rFonts w:ascii="Times New Roman" w:hAnsi="Times New Roman" w:cs="Times New Roman" w:eastAsiaTheme="minorEastAsia"/>
                  <w:sz w:val="21"/>
                  <w:szCs w:val="21"/>
                  <w:vertAlign w:val="superscript"/>
                </w:rPr>
                <w:delText>[25]</w:delText>
              </w:r>
            </w:del>
            <w:del w:id="545" w:author="徐杰爱吃饭 [2]" w:date="2026-03-19T18:28:48Z">
              <w:r>
                <w:rPr>
                  <w:rFonts w:hint="eastAsia" w:ascii="Cambria Math" w:hAnsi="Cambria Math" w:cs="Cambria Math" w:eastAsiaTheme="minorEastAsia"/>
                  <w:sz w:val="21"/>
                  <w:szCs w:val="21"/>
                </w:rPr>
                <w:delText>、</w:delText>
              </w:r>
            </w:del>
          </w:p>
          <w:p w14:paraId="7C75CC7F">
            <w:pPr>
              <w:pStyle w:val="46"/>
              <w:spacing w:line="360" w:lineRule="auto"/>
              <w:jc w:val="left"/>
              <w:rPr>
                <w:del w:id="546" w:author="徐杰爱吃饭 [2]" w:date="2026-03-19T18:28:48Z"/>
                <w:rFonts w:ascii="Times New Roman" w:hAnsi="Times New Roman" w:cs="Times New Roman" w:eastAsiaTheme="minorEastAsia"/>
                <w:sz w:val="21"/>
                <w:szCs w:val="21"/>
              </w:rPr>
            </w:pPr>
            <w:del w:id="547" w:author="徐杰爱吃饭 [2]" w:date="2026-03-19T18:28:48Z">
              <w:r>
                <w:rPr>
                  <w:rFonts w:ascii="Times New Roman" w:hAnsi="Times New Roman" w:cs="Times New Roman" w:eastAsiaTheme="minorEastAsia"/>
                  <w:sz w:val="21"/>
                  <w:szCs w:val="21"/>
                </w:rPr>
                <w:delText>Welborn</w:delText>
              </w:r>
            </w:del>
            <w:del w:id="548" w:author="徐杰爱吃饭 [2]" w:date="2026-03-19T18:28:48Z">
              <w:r>
                <w:rPr>
                  <w:rFonts w:ascii="Times New Roman" w:hAnsi="Times New Roman" w:cs="Times New Roman" w:eastAsiaTheme="minorEastAsia"/>
                  <w:sz w:val="21"/>
                  <w:szCs w:val="21"/>
                  <w:vertAlign w:val="superscript"/>
                </w:rPr>
                <w:delText>[26]</w:delText>
              </w:r>
            </w:del>
          </w:p>
        </w:tc>
        <w:tc>
          <w:tcPr>
            <w:tcW w:w="974" w:type="dxa"/>
            <w:shd w:val="clear" w:color="auto" w:fill="FFFFFF"/>
            <w:tcMar>
              <w:top w:w="57" w:type="dxa"/>
              <w:left w:w="57" w:type="dxa"/>
              <w:bottom w:w="57" w:type="dxa"/>
              <w:right w:w="57" w:type="dxa"/>
            </w:tcMar>
            <w:vAlign w:val="center"/>
          </w:tcPr>
          <w:p w14:paraId="1F013716">
            <w:pPr>
              <w:pStyle w:val="46"/>
              <w:spacing w:line="360" w:lineRule="auto"/>
              <w:jc w:val="left"/>
              <w:rPr>
                <w:del w:id="549" w:author="徐杰爱吃饭 [2]" w:date="2026-03-19T18:28:48Z"/>
                <w:rFonts w:ascii="Times New Roman" w:hAnsi="Times New Roman" w:cs="Times New Roman" w:eastAsiaTheme="minorEastAsia"/>
                <w:sz w:val="21"/>
                <w:szCs w:val="21"/>
              </w:rPr>
            </w:pPr>
            <w:del w:id="550" w:author="徐杰爱吃饭 [2]" w:date="2026-03-19T18:28:48Z">
              <w:r>
                <w:rPr>
                  <w:rFonts w:ascii="Times New Roman" w:hAnsi="Times New Roman" w:cs="Times New Roman" w:eastAsiaTheme="minorEastAsia"/>
                  <w:sz w:val="21"/>
                  <w:szCs w:val="21"/>
                </w:rPr>
                <w:delText>轻度局限。部分文献未提及研究者反思，2篇未提及伦理考量，4篇未明确研究设计。</w:delText>
              </w:r>
            </w:del>
          </w:p>
        </w:tc>
        <w:tc>
          <w:tcPr>
            <w:tcW w:w="974" w:type="dxa"/>
            <w:shd w:val="clear" w:color="auto" w:fill="FFFFFF"/>
            <w:tcMar>
              <w:top w:w="57" w:type="dxa"/>
              <w:left w:w="57" w:type="dxa"/>
              <w:bottom w:w="57" w:type="dxa"/>
              <w:right w:w="57" w:type="dxa"/>
            </w:tcMar>
            <w:vAlign w:val="center"/>
          </w:tcPr>
          <w:p w14:paraId="3DF7AF47">
            <w:pPr>
              <w:pStyle w:val="46"/>
              <w:spacing w:line="360" w:lineRule="auto"/>
              <w:jc w:val="left"/>
              <w:rPr>
                <w:del w:id="551" w:author="徐杰爱吃饭 [2]" w:date="2026-03-19T18:28:48Z"/>
                <w:rFonts w:ascii="Times New Roman" w:hAnsi="Times New Roman" w:cs="Times New Roman" w:eastAsiaTheme="minorEastAsia"/>
                <w:sz w:val="21"/>
                <w:szCs w:val="21"/>
              </w:rPr>
            </w:pPr>
            <w:del w:id="552" w:author="徐杰爱吃饭 [2]" w:date="2026-03-19T18:28:48Z">
              <w:r>
                <w:rPr>
                  <w:rFonts w:ascii="Times New Roman" w:hAnsi="Times New Roman" w:cs="Times New Roman" w:eastAsiaTheme="minorEastAsia"/>
                  <w:sz w:val="21"/>
                  <w:szCs w:val="21"/>
                </w:rPr>
                <w:delText>非常相关。所有原始研究均完全符合人口、情境、概念三方面相关性。</w:delText>
              </w:r>
            </w:del>
          </w:p>
        </w:tc>
        <w:tc>
          <w:tcPr>
            <w:tcW w:w="974" w:type="dxa"/>
            <w:shd w:val="clear" w:color="auto" w:fill="FFFFFF"/>
            <w:tcMar>
              <w:top w:w="57" w:type="dxa"/>
              <w:left w:w="57" w:type="dxa"/>
              <w:bottom w:w="57" w:type="dxa"/>
              <w:right w:w="57" w:type="dxa"/>
            </w:tcMar>
            <w:vAlign w:val="center"/>
          </w:tcPr>
          <w:p w14:paraId="2C9CBB28">
            <w:pPr>
              <w:pStyle w:val="46"/>
              <w:spacing w:line="360" w:lineRule="auto"/>
              <w:jc w:val="left"/>
              <w:rPr>
                <w:del w:id="553" w:author="徐杰爱吃饭 [2]" w:date="2026-03-19T18:28:48Z"/>
                <w:rFonts w:ascii="Times New Roman" w:hAnsi="Times New Roman" w:cs="Times New Roman" w:eastAsiaTheme="minorEastAsia"/>
                <w:sz w:val="21"/>
                <w:szCs w:val="21"/>
              </w:rPr>
            </w:pPr>
            <w:del w:id="554" w:author="徐杰爱吃饭 [2]" w:date="2026-03-19T18:28:48Z">
              <w:r>
                <w:rPr>
                  <w:rFonts w:ascii="Times New Roman" w:hAnsi="Times New Roman" w:cs="Times New Roman" w:eastAsiaTheme="minorEastAsia"/>
                  <w:sz w:val="21"/>
                  <w:szCs w:val="21"/>
                </w:rPr>
                <w:delText>高度一致。所有原始研究在不同角度和情境中均报告了相似或互补的发现。</w:delText>
              </w:r>
            </w:del>
          </w:p>
        </w:tc>
        <w:tc>
          <w:tcPr>
            <w:tcW w:w="974" w:type="dxa"/>
            <w:shd w:val="clear" w:color="auto" w:fill="FFFFFF"/>
            <w:tcMar>
              <w:top w:w="57" w:type="dxa"/>
              <w:left w:w="57" w:type="dxa"/>
              <w:bottom w:w="57" w:type="dxa"/>
              <w:right w:w="57" w:type="dxa"/>
            </w:tcMar>
            <w:vAlign w:val="center"/>
          </w:tcPr>
          <w:p w14:paraId="26EBBAB9">
            <w:pPr>
              <w:pStyle w:val="46"/>
              <w:spacing w:line="360" w:lineRule="auto"/>
              <w:jc w:val="left"/>
              <w:rPr>
                <w:del w:id="555" w:author="徐杰爱吃饭 [2]" w:date="2026-03-19T18:28:48Z"/>
                <w:rFonts w:ascii="Times New Roman" w:hAnsi="Times New Roman" w:cs="Times New Roman" w:eastAsiaTheme="minorEastAsia"/>
                <w:sz w:val="21"/>
                <w:szCs w:val="21"/>
              </w:rPr>
            </w:pPr>
            <w:del w:id="556" w:author="徐杰爱吃饭 [2]" w:date="2026-03-19T18:28:48Z">
              <w:r>
                <w:rPr>
                  <w:rFonts w:ascii="Times New Roman" w:hAnsi="Times New Roman" w:cs="Times New Roman" w:eastAsiaTheme="minorEastAsia"/>
                  <w:sz w:val="21"/>
                  <w:szCs w:val="21"/>
                </w:rPr>
                <w:delText>非常充分。数据具有足够数量、足够深度细节，足够阐明现象复杂性，达到信息饱和。</w:delText>
              </w:r>
            </w:del>
          </w:p>
        </w:tc>
        <w:tc>
          <w:tcPr>
            <w:tcW w:w="652" w:type="dxa"/>
            <w:shd w:val="clear" w:color="auto" w:fill="FFFFFF"/>
            <w:tcMar>
              <w:top w:w="57" w:type="dxa"/>
              <w:left w:w="57" w:type="dxa"/>
              <w:bottom w:w="57" w:type="dxa"/>
              <w:right w:w="57" w:type="dxa"/>
            </w:tcMar>
            <w:vAlign w:val="center"/>
          </w:tcPr>
          <w:p w14:paraId="1234F1FA">
            <w:pPr>
              <w:pStyle w:val="46"/>
              <w:spacing w:line="360" w:lineRule="auto"/>
              <w:jc w:val="left"/>
              <w:rPr>
                <w:del w:id="557" w:author="徐杰爱吃饭 [2]" w:date="2026-03-19T18:28:48Z"/>
                <w:rFonts w:ascii="Times New Roman" w:hAnsi="Times New Roman" w:cs="Times New Roman" w:eastAsiaTheme="minorEastAsia"/>
                <w:sz w:val="21"/>
                <w:szCs w:val="21"/>
              </w:rPr>
            </w:pPr>
            <w:del w:id="558" w:author="徐杰爱吃饭 [2]" w:date="2026-03-19T18:28:48Z">
              <w:r>
                <w:rPr>
                  <w:rFonts w:ascii="Times New Roman" w:hAnsi="Times New Roman" w:cs="Times New Roman" w:eastAsiaTheme="minorEastAsia"/>
                  <w:sz w:val="21"/>
                  <w:szCs w:val="21"/>
                </w:rPr>
                <w:delText>高置</w:delText>
              </w:r>
            </w:del>
          </w:p>
          <w:p w14:paraId="10F77306">
            <w:pPr>
              <w:pStyle w:val="46"/>
              <w:spacing w:line="360" w:lineRule="auto"/>
              <w:jc w:val="left"/>
              <w:rPr>
                <w:del w:id="559" w:author="徐杰爱吃饭 [2]" w:date="2026-03-19T18:28:48Z"/>
                <w:rFonts w:ascii="Times New Roman" w:hAnsi="Times New Roman" w:cs="Times New Roman" w:eastAsiaTheme="minorEastAsia"/>
                <w:sz w:val="21"/>
                <w:szCs w:val="21"/>
              </w:rPr>
            </w:pPr>
            <w:del w:id="560" w:author="徐杰爱吃饭 [2]" w:date="2026-03-19T18:28:48Z">
              <w:r>
                <w:rPr>
                  <w:rFonts w:ascii="Times New Roman" w:hAnsi="Times New Roman" w:cs="Times New Roman" w:eastAsiaTheme="minorEastAsia"/>
                  <w:sz w:val="21"/>
                  <w:szCs w:val="21"/>
                </w:rPr>
                <w:delText>信度</w:delText>
              </w:r>
            </w:del>
          </w:p>
        </w:tc>
        <w:tc>
          <w:tcPr>
            <w:tcW w:w="975" w:type="dxa"/>
            <w:shd w:val="clear" w:color="auto" w:fill="FFFFFF"/>
            <w:tcMar>
              <w:top w:w="57" w:type="dxa"/>
              <w:left w:w="57" w:type="dxa"/>
              <w:bottom w:w="57" w:type="dxa"/>
              <w:right w:w="57" w:type="dxa"/>
            </w:tcMar>
            <w:vAlign w:val="center"/>
          </w:tcPr>
          <w:p w14:paraId="00A8002C">
            <w:pPr>
              <w:pStyle w:val="46"/>
              <w:spacing w:line="360" w:lineRule="auto"/>
              <w:jc w:val="left"/>
              <w:rPr>
                <w:del w:id="561" w:author="徐杰爱吃饭 [2]" w:date="2026-03-19T18:28:48Z"/>
                <w:rFonts w:ascii="Times New Roman" w:hAnsi="Times New Roman" w:cs="Times New Roman" w:eastAsiaTheme="minorEastAsia"/>
                <w:sz w:val="21"/>
                <w:szCs w:val="21"/>
              </w:rPr>
            </w:pPr>
            <w:del w:id="562" w:author="徐杰爱吃饭 [2]" w:date="2026-03-19T18:28:48Z">
              <w:r>
                <w:rPr>
                  <w:rFonts w:ascii="Times New Roman" w:hAnsi="Times New Roman" w:cs="Times New Roman" w:eastAsiaTheme="minorEastAsia"/>
                  <w:sz w:val="21"/>
                  <w:szCs w:val="21"/>
                </w:rPr>
                <w:delText>该主题仅在方法学质量存在轻度局限性，相关性、一致性、充分性均合理。证据充分。</w:delText>
              </w:r>
            </w:del>
          </w:p>
        </w:tc>
      </w:tr>
      <w:tr w14:paraId="1579BFA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2004" w:hRule="atLeast"/>
          <w:jc w:val="center"/>
          <w:del w:id="563" w:author="徐杰爱吃饭 [2]" w:date="2026-03-19T18:28:48Z"/>
        </w:trPr>
        <w:tc>
          <w:tcPr>
            <w:tcW w:w="836" w:type="dxa"/>
            <w:shd w:val="clear" w:color="auto" w:fill="FFFFFF"/>
            <w:tcMar>
              <w:top w:w="57" w:type="dxa"/>
              <w:left w:w="57" w:type="dxa"/>
              <w:bottom w:w="57" w:type="dxa"/>
              <w:right w:w="57" w:type="dxa"/>
            </w:tcMar>
            <w:vAlign w:val="center"/>
          </w:tcPr>
          <w:p w14:paraId="744C5860">
            <w:pPr>
              <w:spacing w:line="360" w:lineRule="auto"/>
              <w:rPr>
                <w:del w:id="564" w:author="徐杰爱吃饭 [2]" w:date="2026-03-19T18:28:48Z"/>
                <w:rFonts w:ascii="Times New Roman" w:cs="Times New Roman"/>
                <w:color w:val="000000"/>
                <w:sz w:val="21"/>
                <w:szCs w:val="21"/>
              </w:rPr>
            </w:pPr>
            <w:del w:id="565" w:author="徐杰爱吃饭 [2]" w:date="2026-03-19T18:28:48Z">
              <w:r>
                <w:rPr>
                  <w:rFonts w:hint="eastAsia" w:ascii="Times New Roman" w:cs="Times New Roman"/>
                  <w:sz w:val="21"/>
                  <w:szCs w:val="21"/>
                </w:rPr>
                <w:delText>主题1</w:delText>
              </w:r>
            </w:del>
          </w:p>
        </w:tc>
        <w:tc>
          <w:tcPr>
            <w:tcW w:w="929" w:type="dxa"/>
            <w:shd w:val="clear" w:color="auto" w:fill="FFFFFF"/>
            <w:tcMar>
              <w:top w:w="57" w:type="dxa"/>
              <w:left w:w="57" w:type="dxa"/>
              <w:bottom w:w="57" w:type="dxa"/>
              <w:right w:w="57" w:type="dxa"/>
            </w:tcMar>
            <w:vAlign w:val="center"/>
          </w:tcPr>
          <w:p w14:paraId="2D79FE60">
            <w:pPr>
              <w:pStyle w:val="46"/>
              <w:spacing w:line="360" w:lineRule="auto"/>
              <w:jc w:val="left"/>
              <w:rPr>
                <w:del w:id="566" w:author="徐杰爱吃饭 [2]" w:date="2026-03-19T18:28:48Z"/>
                <w:rFonts w:ascii="Times New Roman" w:hAnsi="Times New Roman" w:cs="Times New Roman" w:eastAsiaTheme="minorEastAsia"/>
                <w:sz w:val="21"/>
                <w:szCs w:val="21"/>
              </w:rPr>
            </w:pPr>
            <w:del w:id="567" w:author="徐杰爱吃饭 [2]" w:date="2026-03-19T18:28:48Z">
              <w:r>
                <w:rPr>
                  <w:rFonts w:hint="eastAsia" w:ascii="Times New Roman" w:hAnsi="Times New Roman" w:cs="Times New Roman" w:eastAsiaTheme="minorEastAsia"/>
                  <w:sz w:val="21"/>
                  <w:szCs w:val="21"/>
                </w:rPr>
                <w:delText>副主题3</w:delText>
              </w:r>
            </w:del>
          </w:p>
        </w:tc>
        <w:tc>
          <w:tcPr>
            <w:tcW w:w="2465" w:type="dxa"/>
            <w:shd w:val="clear" w:color="auto" w:fill="FFFFFF"/>
            <w:tcMar>
              <w:top w:w="57" w:type="dxa"/>
              <w:left w:w="57" w:type="dxa"/>
              <w:bottom w:w="57" w:type="dxa"/>
              <w:right w:w="57" w:type="dxa"/>
            </w:tcMar>
            <w:vAlign w:val="center"/>
          </w:tcPr>
          <w:p w14:paraId="350CEF6E">
            <w:pPr>
              <w:pStyle w:val="46"/>
              <w:spacing w:line="360" w:lineRule="auto"/>
              <w:jc w:val="left"/>
              <w:rPr>
                <w:del w:id="568" w:author="徐杰爱吃饭 [2]" w:date="2026-03-19T18:28:48Z"/>
                <w:rFonts w:ascii="Cambria Math" w:hAnsi="Cambria Math" w:cs="Cambria Math" w:eastAsiaTheme="minorEastAsia"/>
                <w:sz w:val="21"/>
                <w:szCs w:val="21"/>
              </w:rPr>
            </w:pPr>
            <w:del w:id="569" w:author="徐杰爱吃饭 [2]" w:date="2026-03-19T18:28:48Z">
              <w:r>
                <w:rPr>
                  <w:rFonts w:ascii="Times New Roman" w:hAnsi="Times New Roman" w:cs="Times New Roman" w:eastAsiaTheme="minorEastAsia"/>
                  <w:sz w:val="21"/>
                  <w:szCs w:val="21"/>
                </w:rPr>
                <w:delText>Ward等</w:delText>
              </w:r>
            </w:del>
            <w:del w:id="570" w:author="徐杰爱吃饭 [2]" w:date="2026-03-19T18:28:48Z">
              <w:r>
                <w:rPr>
                  <w:rFonts w:ascii="Times New Roman" w:hAnsi="Times New Roman" w:cs="Times New Roman" w:eastAsiaTheme="minorEastAsia"/>
                  <w:sz w:val="21"/>
                  <w:szCs w:val="21"/>
                  <w:vertAlign w:val="superscript"/>
                </w:rPr>
                <w:delText>[6]</w:delText>
              </w:r>
            </w:del>
            <w:del w:id="571" w:author="徐杰爱吃饭 [2]" w:date="2026-03-19T18:28:48Z">
              <w:r>
                <w:rPr>
                  <w:rFonts w:hint="eastAsia" w:ascii="Cambria Math" w:hAnsi="Cambria Math" w:cs="Cambria Math" w:eastAsiaTheme="minorEastAsia"/>
                  <w:sz w:val="21"/>
                  <w:szCs w:val="21"/>
                </w:rPr>
                <w:delText>、</w:delText>
              </w:r>
            </w:del>
          </w:p>
          <w:p w14:paraId="25FF4F78">
            <w:pPr>
              <w:pStyle w:val="46"/>
              <w:spacing w:line="360" w:lineRule="auto"/>
              <w:jc w:val="left"/>
              <w:rPr>
                <w:del w:id="572" w:author="徐杰爱吃饭 [2]" w:date="2026-03-19T18:28:48Z"/>
                <w:rFonts w:ascii="Cambria Math" w:hAnsi="Cambria Math" w:cs="Cambria Math" w:eastAsiaTheme="minorEastAsia"/>
                <w:sz w:val="21"/>
                <w:szCs w:val="21"/>
              </w:rPr>
            </w:pPr>
            <w:del w:id="573" w:author="徐杰爱吃饭 [2]" w:date="2026-03-19T18:28:48Z">
              <w:r>
                <w:rPr>
                  <w:rFonts w:ascii="Times New Roman" w:hAnsi="Times New Roman" w:cs="Times New Roman" w:eastAsiaTheme="minorEastAsia"/>
                  <w:sz w:val="21"/>
                  <w:szCs w:val="21"/>
                </w:rPr>
                <w:delText>Tran等</w:delText>
              </w:r>
            </w:del>
            <w:del w:id="574" w:author="徐杰爱吃饭 [2]" w:date="2026-03-19T18:28:48Z">
              <w:r>
                <w:rPr>
                  <w:rFonts w:ascii="Times New Roman" w:hAnsi="Times New Roman" w:cs="Times New Roman" w:eastAsiaTheme="minorEastAsia"/>
                  <w:sz w:val="21"/>
                  <w:szCs w:val="21"/>
                  <w:vertAlign w:val="superscript"/>
                </w:rPr>
                <w:delText>[17]</w:delText>
              </w:r>
            </w:del>
            <w:del w:id="575" w:author="徐杰爱吃饭 [2]" w:date="2026-03-19T18:28:48Z">
              <w:r>
                <w:rPr>
                  <w:rFonts w:hint="eastAsia" w:ascii="Cambria Math" w:hAnsi="Cambria Math" w:cs="Cambria Math" w:eastAsiaTheme="minorEastAsia"/>
                  <w:sz w:val="21"/>
                  <w:szCs w:val="21"/>
                </w:rPr>
                <w:delText>、</w:delText>
              </w:r>
            </w:del>
          </w:p>
          <w:p w14:paraId="2A911304">
            <w:pPr>
              <w:pStyle w:val="46"/>
              <w:spacing w:line="360" w:lineRule="auto"/>
              <w:jc w:val="left"/>
              <w:rPr>
                <w:del w:id="576" w:author="徐杰爱吃饭 [2]" w:date="2026-03-19T18:28:48Z"/>
                <w:rFonts w:ascii="Cambria Math" w:hAnsi="Cambria Math" w:cs="Cambria Math" w:eastAsiaTheme="minorEastAsia"/>
                <w:sz w:val="21"/>
                <w:szCs w:val="21"/>
              </w:rPr>
            </w:pPr>
            <w:del w:id="577" w:author="徐杰爱吃饭 [2]" w:date="2026-03-19T18:28:48Z">
              <w:r>
                <w:rPr>
                  <w:rFonts w:ascii="Times New Roman" w:hAnsi="Times New Roman" w:cs="Times New Roman" w:eastAsiaTheme="minorEastAsia"/>
                  <w:sz w:val="21"/>
                  <w:szCs w:val="21"/>
                </w:rPr>
                <w:delText>Noble-Carr等</w:delText>
              </w:r>
            </w:del>
            <w:del w:id="578" w:author="徐杰爱吃饭 [2]" w:date="2026-03-19T18:28:48Z">
              <w:r>
                <w:rPr>
                  <w:rFonts w:ascii="Times New Roman" w:hAnsi="Times New Roman" w:cs="Times New Roman" w:eastAsiaTheme="minorEastAsia"/>
                  <w:sz w:val="21"/>
                  <w:szCs w:val="21"/>
                  <w:vertAlign w:val="superscript"/>
                </w:rPr>
                <w:delText>[19]</w:delText>
              </w:r>
            </w:del>
            <w:del w:id="579" w:author="徐杰爱吃饭 [2]" w:date="2026-03-19T18:28:48Z">
              <w:r>
                <w:rPr>
                  <w:rFonts w:hint="eastAsia" w:ascii="Cambria Math" w:hAnsi="Cambria Math" w:cs="Cambria Math" w:eastAsiaTheme="minorEastAsia"/>
                  <w:sz w:val="21"/>
                  <w:szCs w:val="21"/>
                </w:rPr>
                <w:delText>、</w:delText>
              </w:r>
            </w:del>
          </w:p>
          <w:p w14:paraId="0DF87CE6">
            <w:pPr>
              <w:pStyle w:val="46"/>
              <w:spacing w:line="360" w:lineRule="auto"/>
              <w:jc w:val="left"/>
              <w:rPr>
                <w:del w:id="580" w:author="徐杰爱吃饭 [2]" w:date="2026-03-19T18:28:48Z"/>
                <w:rFonts w:ascii="Cambria Math" w:hAnsi="Cambria Math" w:cs="Cambria Math" w:eastAsiaTheme="minorEastAsia"/>
                <w:sz w:val="21"/>
                <w:szCs w:val="21"/>
              </w:rPr>
            </w:pPr>
            <w:del w:id="581" w:author="徐杰爱吃饭 [2]" w:date="2026-03-19T18:28:48Z">
              <w:r>
                <w:rPr>
                  <w:rFonts w:ascii="Times New Roman" w:hAnsi="Times New Roman" w:cs="Times New Roman" w:eastAsiaTheme="minorEastAsia"/>
                  <w:sz w:val="21"/>
                  <w:szCs w:val="21"/>
                </w:rPr>
                <w:delText>Fernández‐Medina等</w:delText>
              </w:r>
            </w:del>
            <w:del w:id="582" w:author="徐杰爱吃饭 [2]" w:date="2026-03-19T18:28:48Z">
              <w:r>
                <w:rPr>
                  <w:rFonts w:ascii="Times New Roman" w:hAnsi="Times New Roman" w:cs="Times New Roman" w:eastAsiaTheme="minorEastAsia"/>
                  <w:sz w:val="21"/>
                  <w:szCs w:val="21"/>
                  <w:vertAlign w:val="superscript"/>
                </w:rPr>
                <w:delText>[21]</w:delText>
              </w:r>
            </w:del>
            <w:del w:id="583" w:author="徐杰爱吃饭 [2]" w:date="2026-03-19T18:28:48Z">
              <w:r>
                <w:rPr>
                  <w:rFonts w:hint="eastAsia" w:ascii="Cambria Math" w:hAnsi="Cambria Math" w:cs="Cambria Math" w:eastAsiaTheme="minorEastAsia"/>
                  <w:sz w:val="21"/>
                  <w:szCs w:val="21"/>
                </w:rPr>
                <w:delText>、</w:delText>
              </w:r>
            </w:del>
          </w:p>
          <w:p w14:paraId="2D4A4D54">
            <w:pPr>
              <w:pStyle w:val="46"/>
              <w:spacing w:line="360" w:lineRule="auto"/>
              <w:jc w:val="left"/>
              <w:rPr>
                <w:del w:id="584" w:author="徐杰爱吃饭 [2]" w:date="2026-03-19T18:28:48Z"/>
                <w:rFonts w:ascii="Cambria Math" w:hAnsi="Cambria Math" w:cs="Cambria Math" w:eastAsiaTheme="minorEastAsia"/>
                <w:sz w:val="21"/>
                <w:szCs w:val="21"/>
              </w:rPr>
            </w:pPr>
            <w:del w:id="585" w:author="徐杰爱吃饭 [2]" w:date="2026-03-19T18:28:48Z">
              <w:r>
                <w:rPr>
                  <w:rFonts w:ascii="Times New Roman" w:hAnsi="Times New Roman" w:cs="Times New Roman" w:eastAsiaTheme="minorEastAsia"/>
                  <w:sz w:val="21"/>
                  <w:szCs w:val="21"/>
                </w:rPr>
                <w:delText>Oreg</w:delText>
              </w:r>
            </w:del>
            <w:del w:id="586" w:author="徐杰爱吃饭 [2]" w:date="2026-03-19T18:28:48Z">
              <w:r>
                <w:rPr>
                  <w:rFonts w:ascii="Times New Roman" w:hAnsi="Times New Roman" w:cs="Times New Roman" w:eastAsiaTheme="minorEastAsia"/>
                  <w:sz w:val="21"/>
                  <w:szCs w:val="21"/>
                  <w:vertAlign w:val="superscript"/>
                </w:rPr>
                <w:delText>[3]</w:delText>
              </w:r>
            </w:del>
            <w:del w:id="587" w:author="徐杰爱吃饭 [2]" w:date="2026-03-19T18:28:48Z">
              <w:r>
                <w:rPr>
                  <w:rFonts w:hint="eastAsia" w:ascii="Cambria Math" w:hAnsi="Cambria Math" w:cs="Cambria Math" w:eastAsiaTheme="minorEastAsia"/>
                  <w:sz w:val="21"/>
                  <w:szCs w:val="21"/>
                </w:rPr>
                <w:delText>、</w:delText>
              </w:r>
            </w:del>
          </w:p>
          <w:p w14:paraId="10583889">
            <w:pPr>
              <w:pStyle w:val="46"/>
              <w:spacing w:line="360" w:lineRule="auto"/>
              <w:jc w:val="left"/>
              <w:rPr>
                <w:del w:id="588" w:author="徐杰爱吃饭 [2]" w:date="2026-03-19T18:28:48Z"/>
                <w:rFonts w:ascii="Cambria Math" w:hAnsi="Cambria Math" w:cs="Cambria Math" w:eastAsiaTheme="minorEastAsia"/>
                <w:sz w:val="21"/>
                <w:szCs w:val="21"/>
              </w:rPr>
            </w:pPr>
            <w:del w:id="589" w:author="徐杰爱吃饭 [2]" w:date="2026-03-19T18:28:48Z">
              <w:r>
                <w:rPr>
                  <w:rFonts w:ascii="Times New Roman" w:hAnsi="Times New Roman" w:cs="Times New Roman" w:eastAsiaTheme="minorEastAsia"/>
                  <w:sz w:val="21"/>
                  <w:szCs w:val="21"/>
                </w:rPr>
                <w:delText>Carroll</w:delText>
              </w:r>
            </w:del>
            <w:del w:id="590" w:author="徐杰爱吃饭 [2]" w:date="2026-03-19T18:28:48Z">
              <w:r>
                <w:rPr>
                  <w:rFonts w:hint="eastAsia" w:ascii="Times New Roman" w:hAnsi="Times New Roman" w:cs="Times New Roman" w:eastAsiaTheme="minorEastAsia"/>
                  <w:sz w:val="21"/>
                  <w:szCs w:val="21"/>
                </w:rPr>
                <w:delText>和</w:delText>
              </w:r>
            </w:del>
            <w:del w:id="591" w:author="徐杰爱吃饭 [2]" w:date="2026-03-19T18:28:48Z">
              <w:r>
                <w:rPr>
                  <w:rFonts w:ascii="Times New Roman" w:hAnsi="Times New Roman" w:cs="Times New Roman" w:eastAsiaTheme="minorEastAsia"/>
                  <w:sz w:val="21"/>
                  <w:szCs w:val="21"/>
                </w:rPr>
                <w:delText>Lenne</w:delText>
              </w:r>
            </w:del>
            <w:del w:id="592" w:author="徐杰爱吃饭 [2]" w:date="2026-03-19T18:28:48Z">
              <w:r>
                <w:rPr>
                  <w:rFonts w:ascii="Times New Roman" w:hAnsi="Times New Roman" w:cs="Times New Roman" w:eastAsiaTheme="minorEastAsia"/>
                  <w:sz w:val="21"/>
                  <w:szCs w:val="21"/>
                  <w:vertAlign w:val="superscript"/>
                </w:rPr>
                <w:delText>[24]</w:delText>
              </w:r>
            </w:del>
            <w:del w:id="593" w:author="徐杰爱吃饭 [2]" w:date="2026-03-19T18:28:48Z">
              <w:r>
                <w:rPr>
                  <w:rFonts w:hint="eastAsia" w:ascii="Cambria Math" w:hAnsi="Cambria Math" w:cs="Cambria Math" w:eastAsiaTheme="minorEastAsia"/>
                  <w:sz w:val="21"/>
                  <w:szCs w:val="21"/>
                </w:rPr>
                <w:delText>、</w:delText>
              </w:r>
            </w:del>
          </w:p>
          <w:p w14:paraId="06A9A6B5">
            <w:pPr>
              <w:pStyle w:val="46"/>
              <w:spacing w:line="360" w:lineRule="auto"/>
              <w:jc w:val="left"/>
              <w:rPr>
                <w:del w:id="594" w:author="徐杰爱吃饭 [2]" w:date="2026-03-19T18:28:48Z"/>
                <w:rFonts w:ascii="Cambria Math" w:hAnsi="Cambria Math" w:cs="Cambria Math" w:eastAsiaTheme="minorEastAsia"/>
                <w:sz w:val="21"/>
                <w:szCs w:val="21"/>
              </w:rPr>
            </w:pPr>
            <w:del w:id="595" w:author="徐杰爱吃饭 [2]" w:date="2026-03-19T18:28:48Z">
              <w:r>
                <w:rPr>
                  <w:rFonts w:ascii="Times New Roman" w:hAnsi="Times New Roman" w:cs="Times New Roman" w:eastAsiaTheme="minorEastAsia"/>
                  <w:sz w:val="21"/>
                  <w:szCs w:val="21"/>
                </w:rPr>
                <w:delText>Cole等</w:delText>
              </w:r>
            </w:del>
            <w:del w:id="596" w:author="徐杰爱吃饭 [2]" w:date="2026-03-19T18:28:48Z">
              <w:r>
                <w:rPr>
                  <w:rFonts w:ascii="Times New Roman" w:hAnsi="Times New Roman" w:cs="Times New Roman" w:eastAsiaTheme="minorEastAsia"/>
                  <w:sz w:val="21"/>
                  <w:szCs w:val="21"/>
                  <w:vertAlign w:val="superscript"/>
                </w:rPr>
                <w:delText>[25]</w:delText>
              </w:r>
            </w:del>
            <w:del w:id="597" w:author="徐杰爱吃饭 [2]" w:date="2026-03-19T18:28:48Z">
              <w:r>
                <w:rPr>
                  <w:rFonts w:hint="eastAsia" w:ascii="Cambria Math" w:hAnsi="Cambria Math" w:cs="Cambria Math" w:eastAsiaTheme="minorEastAsia"/>
                  <w:sz w:val="21"/>
                  <w:szCs w:val="21"/>
                </w:rPr>
                <w:delText>、</w:delText>
              </w:r>
            </w:del>
          </w:p>
          <w:p w14:paraId="50A8839E">
            <w:pPr>
              <w:pStyle w:val="46"/>
              <w:spacing w:line="360" w:lineRule="auto"/>
              <w:jc w:val="left"/>
              <w:rPr>
                <w:del w:id="598" w:author="徐杰爱吃饭 [2]" w:date="2026-03-19T18:28:48Z"/>
                <w:rFonts w:ascii="Cambria Math" w:hAnsi="Cambria Math" w:cs="Cambria Math" w:eastAsiaTheme="minorEastAsia"/>
                <w:sz w:val="21"/>
                <w:szCs w:val="21"/>
              </w:rPr>
            </w:pPr>
            <w:del w:id="599" w:author="徐杰爱吃饭 [2]" w:date="2026-03-19T18:28:48Z">
              <w:r>
                <w:rPr>
                  <w:rFonts w:ascii="Times New Roman" w:hAnsi="Times New Roman" w:cs="Times New Roman" w:eastAsiaTheme="minorEastAsia"/>
                  <w:sz w:val="21"/>
                  <w:szCs w:val="21"/>
                </w:rPr>
                <w:delText>Welborn</w:delText>
              </w:r>
            </w:del>
            <w:del w:id="600" w:author="徐杰爱吃饭 [2]" w:date="2026-03-19T18:28:48Z">
              <w:r>
                <w:rPr>
                  <w:rFonts w:ascii="Times New Roman" w:hAnsi="Times New Roman" w:cs="Times New Roman" w:eastAsiaTheme="minorEastAsia"/>
                  <w:sz w:val="21"/>
                  <w:szCs w:val="21"/>
                  <w:vertAlign w:val="superscript"/>
                </w:rPr>
                <w:delText>[26]</w:delText>
              </w:r>
            </w:del>
          </w:p>
        </w:tc>
        <w:tc>
          <w:tcPr>
            <w:tcW w:w="974" w:type="dxa"/>
            <w:shd w:val="clear" w:color="auto" w:fill="FFFFFF"/>
            <w:tcMar>
              <w:top w:w="57" w:type="dxa"/>
              <w:left w:w="57" w:type="dxa"/>
              <w:bottom w:w="57" w:type="dxa"/>
              <w:right w:w="57" w:type="dxa"/>
            </w:tcMar>
            <w:vAlign w:val="center"/>
          </w:tcPr>
          <w:p w14:paraId="0DF74AC1">
            <w:pPr>
              <w:pStyle w:val="46"/>
              <w:spacing w:line="360" w:lineRule="auto"/>
              <w:jc w:val="left"/>
              <w:rPr>
                <w:del w:id="601" w:author="徐杰爱吃饭 [2]" w:date="2026-03-19T18:28:48Z"/>
                <w:rFonts w:ascii="Times New Roman" w:hAnsi="Times New Roman" w:cs="Times New Roman" w:eastAsiaTheme="minorEastAsia"/>
                <w:sz w:val="21"/>
                <w:szCs w:val="21"/>
              </w:rPr>
            </w:pPr>
            <w:del w:id="602" w:author="徐杰爱吃饭 [2]" w:date="2026-03-19T18:28:48Z">
              <w:r>
                <w:rPr>
                  <w:rFonts w:ascii="Times New Roman" w:hAnsi="Times New Roman" w:cs="Times New Roman" w:eastAsiaTheme="minorEastAsia"/>
                  <w:sz w:val="21"/>
                  <w:szCs w:val="21"/>
                </w:rPr>
                <w:delText>轻度局限。部分文献未提及研究者反思，1篇未提及伦理考量，3篇未明确研究设计。</w:delText>
              </w:r>
            </w:del>
          </w:p>
        </w:tc>
        <w:tc>
          <w:tcPr>
            <w:tcW w:w="974" w:type="dxa"/>
            <w:shd w:val="clear" w:color="auto" w:fill="FFFFFF"/>
            <w:tcMar>
              <w:top w:w="57" w:type="dxa"/>
              <w:left w:w="57" w:type="dxa"/>
              <w:bottom w:w="57" w:type="dxa"/>
              <w:right w:w="57" w:type="dxa"/>
            </w:tcMar>
            <w:vAlign w:val="center"/>
          </w:tcPr>
          <w:p w14:paraId="555BFBC7">
            <w:pPr>
              <w:pStyle w:val="46"/>
              <w:spacing w:line="360" w:lineRule="auto"/>
              <w:jc w:val="left"/>
              <w:rPr>
                <w:del w:id="603" w:author="徐杰爱吃饭 [2]" w:date="2026-03-19T18:28:48Z"/>
                <w:rFonts w:ascii="Times New Roman" w:hAnsi="Times New Roman" w:cs="Times New Roman" w:eastAsiaTheme="minorEastAsia"/>
                <w:sz w:val="21"/>
                <w:szCs w:val="21"/>
              </w:rPr>
            </w:pPr>
            <w:del w:id="604" w:author="徐杰爱吃饭 [2]" w:date="2026-03-19T18:28:48Z">
              <w:r>
                <w:rPr>
                  <w:rFonts w:ascii="Times New Roman" w:hAnsi="Times New Roman" w:cs="Times New Roman" w:eastAsiaTheme="minorEastAsia"/>
                  <w:sz w:val="21"/>
                  <w:szCs w:val="21"/>
                </w:rPr>
                <w:delText>非常相关。所有原始研究均完全符合人口、情境、概念三方面相关性。</w:delText>
              </w:r>
            </w:del>
          </w:p>
        </w:tc>
        <w:tc>
          <w:tcPr>
            <w:tcW w:w="974" w:type="dxa"/>
            <w:shd w:val="clear" w:color="auto" w:fill="FFFFFF"/>
            <w:tcMar>
              <w:top w:w="57" w:type="dxa"/>
              <w:left w:w="57" w:type="dxa"/>
              <w:bottom w:w="57" w:type="dxa"/>
              <w:right w:w="57" w:type="dxa"/>
            </w:tcMar>
            <w:vAlign w:val="center"/>
          </w:tcPr>
          <w:p w14:paraId="62309264">
            <w:pPr>
              <w:pStyle w:val="46"/>
              <w:spacing w:line="360" w:lineRule="auto"/>
              <w:jc w:val="left"/>
              <w:rPr>
                <w:del w:id="605" w:author="徐杰爱吃饭 [2]" w:date="2026-03-19T18:28:48Z"/>
                <w:rFonts w:ascii="Times New Roman" w:hAnsi="Times New Roman" w:cs="Times New Roman" w:eastAsiaTheme="minorEastAsia"/>
                <w:sz w:val="21"/>
                <w:szCs w:val="21"/>
              </w:rPr>
            </w:pPr>
            <w:del w:id="606" w:author="徐杰爱吃饭 [2]" w:date="2026-03-19T18:28:48Z">
              <w:r>
                <w:rPr>
                  <w:rFonts w:ascii="Times New Roman" w:hAnsi="Times New Roman" w:cs="Times New Roman" w:eastAsiaTheme="minorEastAsia"/>
                  <w:sz w:val="21"/>
                  <w:szCs w:val="21"/>
                </w:rPr>
                <w:delText>高度一致。所有原始研究在不同角度和情境中均报告了相似或互补的发现。</w:delText>
              </w:r>
            </w:del>
          </w:p>
        </w:tc>
        <w:tc>
          <w:tcPr>
            <w:tcW w:w="974" w:type="dxa"/>
            <w:shd w:val="clear" w:color="auto" w:fill="FFFFFF"/>
            <w:tcMar>
              <w:top w:w="57" w:type="dxa"/>
              <w:left w:w="57" w:type="dxa"/>
              <w:bottom w:w="57" w:type="dxa"/>
              <w:right w:w="57" w:type="dxa"/>
            </w:tcMar>
            <w:vAlign w:val="center"/>
          </w:tcPr>
          <w:p w14:paraId="1ED39C3A">
            <w:pPr>
              <w:pStyle w:val="46"/>
              <w:spacing w:line="360" w:lineRule="auto"/>
              <w:jc w:val="left"/>
              <w:rPr>
                <w:del w:id="607" w:author="徐杰爱吃饭 [2]" w:date="2026-03-19T18:28:48Z"/>
                <w:rFonts w:ascii="Times New Roman" w:hAnsi="Times New Roman" w:cs="Times New Roman" w:eastAsiaTheme="minorEastAsia"/>
                <w:sz w:val="21"/>
                <w:szCs w:val="21"/>
              </w:rPr>
            </w:pPr>
            <w:del w:id="608" w:author="徐杰爱吃饭 [2]" w:date="2026-03-19T18:28:48Z">
              <w:r>
                <w:rPr>
                  <w:rFonts w:ascii="Times New Roman" w:hAnsi="Times New Roman" w:cs="Times New Roman" w:eastAsiaTheme="minorEastAsia"/>
                  <w:sz w:val="21"/>
                  <w:szCs w:val="21"/>
                </w:rPr>
                <w:delText>非常充分。数据具有足够数量、足够深度细节，足够阐明现象复杂性，达到信息饱和。</w:delText>
              </w:r>
            </w:del>
          </w:p>
        </w:tc>
        <w:tc>
          <w:tcPr>
            <w:tcW w:w="652" w:type="dxa"/>
            <w:shd w:val="clear" w:color="auto" w:fill="FFFFFF"/>
            <w:tcMar>
              <w:top w:w="57" w:type="dxa"/>
              <w:left w:w="57" w:type="dxa"/>
              <w:bottom w:w="57" w:type="dxa"/>
              <w:right w:w="57" w:type="dxa"/>
            </w:tcMar>
            <w:vAlign w:val="center"/>
          </w:tcPr>
          <w:p w14:paraId="45F64FA6">
            <w:pPr>
              <w:pStyle w:val="46"/>
              <w:spacing w:line="360" w:lineRule="auto"/>
              <w:jc w:val="left"/>
              <w:rPr>
                <w:del w:id="609" w:author="徐杰爱吃饭 [2]" w:date="2026-03-19T18:28:48Z"/>
                <w:rFonts w:ascii="Times New Roman" w:hAnsi="Times New Roman" w:cs="Times New Roman" w:eastAsiaTheme="minorEastAsia"/>
                <w:sz w:val="21"/>
                <w:szCs w:val="21"/>
              </w:rPr>
            </w:pPr>
            <w:del w:id="610" w:author="徐杰爱吃饭 [2]" w:date="2026-03-19T18:28:48Z">
              <w:r>
                <w:rPr>
                  <w:rFonts w:ascii="Times New Roman" w:hAnsi="Times New Roman" w:cs="Times New Roman" w:eastAsiaTheme="minorEastAsia"/>
                  <w:sz w:val="21"/>
                  <w:szCs w:val="21"/>
                </w:rPr>
                <w:delText>高置</w:delText>
              </w:r>
            </w:del>
          </w:p>
          <w:p w14:paraId="1068A12B">
            <w:pPr>
              <w:pStyle w:val="46"/>
              <w:spacing w:line="360" w:lineRule="auto"/>
              <w:jc w:val="left"/>
              <w:rPr>
                <w:del w:id="611" w:author="徐杰爱吃饭 [2]" w:date="2026-03-19T18:28:48Z"/>
                <w:rFonts w:ascii="Times New Roman" w:hAnsi="Times New Roman" w:cs="Times New Roman" w:eastAsiaTheme="minorEastAsia"/>
                <w:sz w:val="21"/>
                <w:szCs w:val="21"/>
              </w:rPr>
            </w:pPr>
            <w:del w:id="612" w:author="徐杰爱吃饭 [2]" w:date="2026-03-19T18:28:48Z">
              <w:r>
                <w:rPr>
                  <w:rFonts w:ascii="Times New Roman" w:hAnsi="Times New Roman" w:cs="Times New Roman" w:eastAsiaTheme="minorEastAsia"/>
                  <w:sz w:val="21"/>
                  <w:szCs w:val="21"/>
                </w:rPr>
                <w:delText>信度</w:delText>
              </w:r>
            </w:del>
          </w:p>
        </w:tc>
        <w:tc>
          <w:tcPr>
            <w:tcW w:w="975" w:type="dxa"/>
            <w:shd w:val="clear" w:color="auto" w:fill="FFFFFF"/>
            <w:tcMar>
              <w:top w:w="57" w:type="dxa"/>
              <w:left w:w="57" w:type="dxa"/>
              <w:bottom w:w="57" w:type="dxa"/>
              <w:right w:w="57" w:type="dxa"/>
            </w:tcMar>
            <w:vAlign w:val="center"/>
          </w:tcPr>
          <w:p w14:paraId="55BF1E9A">
            <w:pPr>
              <w:pStyle w:val="46"/>
              <w:spacing w:line="360" w:lineRule="auto"/>
              <w:jc w:val="left"/>
              <w:rPr>
                <w:del w:id="613" w:author="徐杰爱吃饭 [2]" w:date="2026-03-19T18:28:48Z"/>
                <w:rFonts w:ascii="Times New Roman" w:hAnsi="Times New Roman" w:cs="Times New Roman" w:eastAsiaTheme="minorEastAsia"/>
                <w:sz w:val="21"/>
                <w:szCs w:val="21"/>
              </w:rPr>
            </w:pPr>
            <w:del w:id="614" w:author="徐杰爱吃饭 [2]" w:date="2026-03-19T18:28:48Z">
              <w:r>
                <w:rPr>
                  <w:rFonts w:ascii="Times New Roman" w:hAnsi="Times New Roman" w:cs="Times New Roman" w:eastAsiaTheme="minorEastAsia"/>
                  <w:sz w:val="21"/>
                  <w:szCs w:val="21"/>
                </w:rPr>
                <w:delText>该主题仅在方法学质量存在轻度局限性，相关性、一致性、充分性均合理。证据充分。</w:delText>
              </w:r>
            </w:del>
          </w:p>
        </w:tc>
      </w:tr>
      <w:tr w14:paraId="2C6CE6A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2004" w:hRule="atLeast"/>
          <w:jc w:val="center"/>
          <w:del w:id="615" w:author="徐杰爱吃饭 [2]" w:date="2026-03-19T18:28:48Z"/>
        </w:trPr>
        <w:tc>
          <w:tcPr>
            <w:tcW w:w="836" w:type="dxa"/>
            <w:shd w:val="clear" w:color="auto" w:fill="FFFFFF"/>
            <w:tcMar>
              <w:top w:w="57" w:type="dxa"/>
              <w:left w:w="57" w:type="dxa"/>
              <w:bottom w:w="57" w:type="dxa"/>
              <w:right w:w="57" w:type="dxa"/>
            </w:tcMar>
            <w:vAlign w:val="center"/>
          </w:tcPr>
          <w:p w14:paraId="6602A154">
            <w:pPr>
              <w:pStyle w:val="46"/>
              <w:spacing w:line="360" w:lineRule="auto"/>
              <w:jc w:val="left"/>
              <w:rPr>
                <w:del w:id="616" w:author="徐杰爱吃饭 [2]" w:date="2026-03-19T18:28:48Z"/>
                <w:rFonts w:ascii="Times New Roman" w:hAnsi="Times New Roman" w:cs="Times New Roman" w:eastAsiaTheme="minorEastAsia"/>
                <w:sz w:val="21"/>
                <w:szCs w:val="21"/>
              </w:rPr>
            </w:pPr>
            <w:del w:id="617" w:author="徐杰爱吃饭 [2]" w:date="2026-03-19T18:28:48Z">
              <w:r>
                <w:rPr>
                  <w:rFonts w:hint="eastAsia" w:ascii="Times New Roman" w:hAnsi="Times New Roman" w:cs="Times New Roman" w:eastAsiaTheme="minorEastAsia"/>
                  <w:sz w:val="21"/>
                  <w:szCs w:val="21"/>
                </w:rPr>
                <w:delText>主题2</w:delText>
              </w:r>
            </w:del>
          </w:p>
        </w:tc>
        <w:tc>
          <w:tcPr>
            <w:tcW w:w="929" w:type="dxa"/>
            <w:shd w:val="clear" w:color="auto" w:fill="FFFFFF"/>
            <w:tcMar>
              <w:top w:w="57" w:type="dxa"/>
              <w:left w:w="57" w:type="dxa"/>
              <w:bottom w:w="57" w:type="dxa"/>
              <w:right w:w="57" w:type="dxa"/>
            </w:tcMar>
            <w:vAlign w:val="center"/>
          </w:tcPr>
          <w:p w14:paraId="69CC18CB">
            <w:pPr>
              <w:pStyle w:val="46"/>
              <w:spacing w:line="360" w:lineRule="auto"/>
              <w:jc w:val="left"/>
              <w:rPr>
                <w:del w:id="618" w:author="徐杰爱吃饭 [2]" w:date="2026-03-19T18:28:48Z"/>
                <w:rFonts w:ascii="Times New Roman" w:hAnsi="Times New Roman" w:cs="Times New Roman" w:eastAsiaTheme="minorEastAsia"/>
                <w:sz w:val="21"/>
                <w:szCs w:val="21"/>
              </w:rPr>
            </w:pPr>
            <w:del w:id="619" w:author="徐杰爱吃饭 [2]" w:date="2026-03-19T18:28:48Z">
              <w:r>
                <w:rPr>
                  <w:rFonts w:hint="eastAsia" w:ascii="Times New Roman" w:hAnsi="Times New Roman" w:cs="Times New Roman" w:eastAsiaTheme="minorEastAsia"/>
                  <w:sz w:val="21"/>
                  <w:szCs w:val="21"/>
                </w:rPr>
                <w:delText>副主题4</w:delText>
              </w:r>
            </w:del>
          </w:p>
        </w:tc>
        <w:tc>
          <w:tcPr>
            <w:tcW w:w="2465" w:type="dxa"/>
            <w:shd w:val="clear" w:color="auto" w:fill="FFFFFF"/>
            <w:tcMar>
              <w:top w:w="57" w:type="dxa"/>
              <w:left w:w="57" w:type="dxa"/>
              <w:bottom w:w="57" w:type="dxa"/>
              <w:right w:w="57" w:type="dxa"/>
            </w:tcMar>
            <w:vAlign w:val="center"/>
          </w:tcPr>
          <w:p w14:paraId="2AC91D89">
            <w:pPr>
              <w:pStyle w:val="46"/>
              <w:spacing w:line="360" w:lineRule="auto"/>
              <w:jc w:val="left"/>
              <w:rPr>
                <w:del w:id="620" w:author="徐杰爱吃饭 [2]" w:date="2026-03-19T18:28:48Z"/>
                <w:rFonts w:ascii="Cambria Math" w:hAnsi="Cambria Math" w:cs="Cambria Math" w:eastAsiaTheme="minorEastAsia"/>
                <w:sz w:val="21"/>
                <w:szCs w:val="21"/>
              </w:rPr>
            </w:pPr>
            <w:del w:id="621" w:author="徐杰爱吃饭 [2]" w:date="2026-03-19T18:28:48Z">
              <w:r>
                <w:rPr>
                  <w:rFonts w:ascii="Times New Roman" w:hAnsi="Times New Roman" w:cs="Times New Roman" w:eastAsiaTheme="minorEastAsia"/>
                  <w:sz w:val="21"/>
                  <w:szCs w:val="21"/>
                </w:rPr>
                <w:delText>Tran等</w:delText>
              </w:r>
            </w:del>
            <w:del w:id="622" w:author="徐杰爱吃饭 [2]" w:date="2026-03-19T18:28:48Z">
              <w:r>
                <w:rPr>
                  <w:rFonts w:ascii="Times New Roman" w:hAnsi="Times New Roman" w:cs="Times New Roman" w:eastAsiaTheme="minorEastAsia"/>
                  <w:sz w:val="21"/>
                  <w:szCs w:val="21"/>
                  <w:vertAlign w:val="superscript"/>
                </w:rPr>
                <w:delText>[17]</w:delText>
              </w:r>
            </w:del>
            <w:del w:id="623" w:author="徐杰爱吃饭 [2]" w:date="2026-03-19T18:28:48Z">
              <w:r>
                <w:rPr>
                  <w:rFonts w:hint="eastAsia" w:ascii="Cambria Math" w:hAnsi="Cambria Math" w:cs="Cambria Math" w:eastAsiaTheme="minorEastAsia"/>
                  <w:sz w:val="21"/>
                  <w:szCs w:val="21"/>
                </w:rPr>
                <w:delText>、</w:delText>
              </w:r>
            </w:del>
          </w:p>
          <w:p w14:paraId="0448A8D8">
            <w:pPr>
              <w:pStyle w:val="46"/>
              <w:spacing w:line="360" w:lineRule="auto"/>
              <w:jc w:val="left"/>
              <w:rPr>
                <w:del w:id="624" w:author="徐杰爱吃饭 [2]" w:date="2026-03-19T18:28:48Z"/>
                <w:rFonts w:ascii="Cambria Math" w:hAnsi="Cambria Math" w:cs="Cambria Math" w:eastAsiaTheme="minorEastAsia"/>
                <w:sz w:val="21"/>
                <w:szCs w:val="21"/>
              </w:rPr>
            </w:pPr>
            <w:del w:id="625" w:author="徐杰爱吃饭 [2]" w:date="2026-03-19T18:28:48Z">
              <w:r>
                <w:rPr>
                  <w:rFonts w:ascii="Times New Roman" w:hAnsi="Times New Roman" w:cs="Times New Roman" w:eastAsiaTheme="minorEastAsia"/>
                  <w:sz w:val="21"/>
                  <w:szCs w:val="21"/>
                </w:rPr>
                <w:delText>Waldby等</w:delText>
              </w:r>
            </w:del>
            <w:del w:id="626" w:author="徐杰爱吃饭 [2]" w:date="2026-03-19T18:28:48Z">
              <w:r>
                <w:rPr>
                  <w:rFonts w:ascii="Times New Roman" w:hAnsi="Times New Roman" w:cs="Times New Roman" w:eastAsiaTheme="minorEastAsia"/>
                  <w:sz w:val="21"/>
                  <w:szCs w:val="21"/>
                  <w:vertAlign w:val="superscript"/>
                </w:rPr>
                <w:delText>[18]</w:delText>
              </w:r>
            </w:del>
            <w:del w:id="627" w:author="徐杰爱吃饭 [2]" w:date="2026-03-19T18:28:48Z">
              <w:r>
                <w:rPr>
                  <w:rFonts w:hint="eastAsia" w:ascii="Cambria Math" w:hAnsi="Cambria Math" w:cs="Cambria Math" w:eastAsiaTheme="minorEastAsia"/>
                  <w:sz w:val="21"/>
                  <w:szCs w:val="21"/>
                </w:rPr>
                <w:delText>、</w:delText>
              </w:r>
            </w:del>
          </w:p>
          <w:p w14:paraId="536462D5">
            <w:pPr>
              <w:pStyle w:val="46"/>
              <w:spacing w:line="360" w:lineRule="auto"/>
              <w:jc w:val="left"/>
              <w:rPr>
                <w:del w:id="628" w:author="徐杰爱吃饭 [2]" w:date="2026-03-19T18:28:48Z"/>
                <w:rFonts w:ascii="Cambria Math" w:hAnsi="Cambria Math" w:cs="Cambria Math" w:eastAsiaTheme="minorEastAsia"/>
                <w:sz w:val="21"/>
                <w:szCs w:val="21"/>
              </w:rPr>
            </w:pPr>
            <w:del w:id="629" w:author="徐杰爱吃饭 [2]" w:date="2026-03-19T18:28:48Z">
              <w:r>
                <w:rPr>
                  <w:rFonts w:ascii="Times New Roman" w:hAnsi="Times New Roman" w:cs="Times New Roman" w:eastAsiaTheme="minorEastAsia"/>
                  <w:sz w:val="21"/>
                  <w:szCs w:val="21"/>
                </w:rPr>
                <w:delText>Noble-Carr等</w:delText>
              </w:r>
            </w:del>
            <w:del w:id="630" w:author="徐杰爱吃饭 [2]" w:date="2026-03-19T18:28:48Z">
              <w:r>
                <w:rPr>
                  <w:rFonts w:ascii="Times New Roman" w:hAnsi="Times New Roman" w:cs="Times New Roman" w:eastAsiaTheme="minorEastAsia"/>
                  <w:sz w:val="21"/>
                  <w:szCs w:val="21"/>
                  <w:vertAlign w:val="superscript"/>
                </w:rPr>
                <w:delText>[19]</w:delText>
              </w:r>
            </w:del>
            <w:del w:id="631" w:author="徐杰爱吃饭 [2]" w:date="2026-03-19T18:28:48Z">
              <w:r>
                <w:rPr>
                  <w:rFonts w:hint="eastAsia" w:ascii="Cambria Math" w:hAnsi="Cambria Math" w:cs="Cambria Math" w:eastAsiaTheme="minorEastAsia"/>
                  <w:sz w:val="21"/>
                  <w:szCs w:val="21"/>
                </w:rPr>
                <w:delText>、</w:delText>
              </w:r>
            </w:del>
          </w:p>
          <w:p w14:paraId="4133F479">
            <w:pPr>
              <w:pStyle w:val="46"/>
              <w:spacing w:line="360" w:lineRule="auto"/>
              <w:jc w:val="left"/>
              <w:rPr>
                <w:del w:id="632" w:author="徐杰爱吃饭 [2]" w:date="2026-03-19T18:28:48Z"/>
                <w:rFonts w:ascii="Cambria Math" w:hAnsi="Cambria Math" w:cs="Cambria Math" w:eastAsiaTheme="minorEastAsia"/>
                <w:sz w:val="21"/>
                <w:szCs w:val="21"/>
              </w:rPr>
            </w:pPr>
            <w:del w:id="633" w:author="徐杰爱吃饭 [2]" w:date="2026-03-19T18:28:48Z">
              <w:r>
                <w:rPr>
                  <w:rFonts w:ascii="Times New Roman" w:hAnsi="Times New Roman" w:cs="Times New Roman" w:eastAsiaTheme="minorEastAsia"/>
                  <w:sz w:val="21"/>
                  <w:szCs w:val="21"/>
                </w:rPr>
                <w:delText>Oreg等</w:delText>
              </w:r>
            </w:del>
            <w:del w:id="634" w:author="徐杰爱吃饭 [2]" w:date="2026-03-19T18:28:48Z">
              <w:r>
                <w:rPr>
                  <w:rFonts w:ascii="Times New Roman" w:hAnsi="Times New Roman" w:cs="Times New Roman" w:eastAsiaTheme="minorEastAsia"/>
                  <w:sz w:val="21"/>
                  <w:szCs w:val="21"/>
                  <w:vertAlign w:val="superscript"/>
                </w:rPr>
                <w:delText>[20]</w:delText>
              </w:r>
            </w:del>
            <w:del w:id="635" w:author="徐杰爱吃饭 [2]" w:date="2026-03-19T18:28:48Z">
              <w:r>
                <w:rPr>
                  <w:rFonts w:hint="eastAsia" w:ascii="Cambria Math" w:hAnsi="Cambria Math" w:cs="Cambria Math" w:eastAsiaTheme="minorEastAsia"/>
                  <w:sz w:val="21"/>
                  <w:szCs w:val="21"/>
                </w:rPr>
                <w:delText>、</w:delText>
              </w:r>
            </w:del>
            <w:del w:id="636" w:author="徐杰爱吃饭 [2]" w:date="2026-03-19T18:28:48Z">
              <w:r>
                <w:rPr>
                  <w:rFonts w:ascii="Times New Roman" w:hAnsi="Times New Roman" w:cs="Times New Roman" w:eastAsiaTheme="minorEastAsia"/>
                  <w:sz w:val="21"/>
                  <w:szCs w:val="21"/>
                </w:rPr>
                <w:delText>Fernández‐Medina等</w:delText>
              </w:r>
            </w:del>
            <w:del w:id="637" w:author="徐杰爱吃饭 [2]" w:date="2026-03-19T18:28:48Z">
              <w:r>
                <w:rPr>
                  <w:rFonts w:ascii="Times New Roman" w:hAnsi="Times New Roman" w:cs="Times New Roman" w:eastAsiaTheme="minorEastAsia"/>
                  <w:sz w:val="21"/>
                  <w:szCs w:val="21"/>
                  <w:vertAlign w:val="superscript"/>
                </w:rPr>
                <w:delText>[21]</w:delText>
              </w:r>
            </w:del>
            <w:del w:id="638" w:author="徐杰爱吃饭 [2]" w:date="2026-03-19T18:28:48Z">
              <w:r>
                <w:rPr>
                  <w:rFonts w:hint="eastAsia" w:ascii="Cambria Math" w:hAnsi="Cambria Math" w:cs="Cambria Math" w:eastAsiaTheme="minorEastAsia"/>
                  <w:sz w:val="21"/>
                  <w:szCs w:val="21"/>
                </w:rPr>
                <w:delText>、</w:delText>
              </w:r>
            </w:del>
          </w:p>
          <w:p w14:paraId="48409155">
            <w:pPr>
              <w:pStyle w:val="46"/>
              <w:spacing w:line="360" w:lineRule="auto"/>
              <w:jc w:val="left"/>
              <w:rPr>
                <w:del w:id="639" w:author="徐杰爱吃饭 [2]" w:date="2026-03-19T18:28:48Z"/>
                <w:rFonts w:ascii="Cambria Math" w:hAnsi="Cambria Math" w:cs="Cambria Math" w:eastAsiaTheme="minorEastAsia"/>
                <w:sz w:val="21"/>
                <w:szCs w:val="21"/>
              </w:rPr>
            </w:pPr>
            <w:del w:id="640" w:author="徐杰爱吃饭 [2]" w:date="2026-03-19T18:28:48Z">
              <w:r>
                <w:rPr>
                  <w:rFonts w:ascii="Times New Roman" w:hAnsi="Times New Roman" w:cs="Times New Roman" w:eastAsiaTheme="minorEastAsia"/>
                  <w:sz w:val="21"/>
                  <w:szCs w:val="21"/>
                </w:rPr>
                <w:delText>Paraszczuk等</w:delText>
              </w:r>
            </w:del>
            <w:del w:id="641" w:author="徐杰爱吃饭 [2]" w:date="2026-03-19T18:28:48Z">
              <w:r>
                <w:rPr>
                  <w:rFonts w:ascii="Times New Roman" w:hAnsi="Times New Roman" w:cs="Times New Roman" w:eastAsiaTheme="minorEastAsia"/>
                  <w:sz w:val="21"/>
                  <w:szCs w:val="21"/>
                  <w:vertAlign w:val="superscript"/>
                </w:rPr>
                <w:delText>[22]</w:delText>
              </w:r>
            </w:del>
            <w:del w:id="642" w:author="徐杰爱吃饭 [2]" w:date="2026-03-19T18:28:48Z">
              <w:r>
                <w:rPr>
                  <w:rFonts w:hint="eastAsia" w:ascii="Cambria Math" w:hAnsi="Cambria Math" w:cs="Cambria Math" w:eastAsiaTheme="minorEastAsia"/>
                  <w:sz w:val="21"/>
                  <w:szCs w:val="21"/>
                </w:rPr>
                <w:delText>、</w:delText>
              </w:r>
            </w:del>
            <w:del w:id="643" w:author="徐杰爱吃饭 [2]" w:date="2026-03-19T18:28:48Z">
              <w:r>
                <w:rPr>
                  <w:rFonts w:ascii="Times New Roman" w:hAnsi="Times New Roman" w:cs="Times New Roman" w:eastAsiaTheme="minorEastAsia"/>
                  <w:sz w:val="21"/>
                  <w:szCs w:val="21"/>
                </w:rPr>
                <w:delText>Oreg</w:delText>
              </w:r>
            </w:del>
            <w:del w:id="644" w:author="徐杰爱吃饭 [2]" w:date="2026-03-19T18:28:48Z">
              <w:r>
                <w:rPr>
                  <w:rFonts w:ascii="Times New Roman" w:hAnsi="Times New Roman" w:cs="Times New Roman" w:eastAsiaTheme="minorEastAsia"/>
                  <w:sz w:val="21"/>
                  <w:szCs w:val="21"/>
                  <w:vertAlign w:val="superscript"/>
                </w:rPr>
                <w:delText>[23]</w:delText>
              </w:r>
            </w:del>
            <w:del w:id="645" w:author="徐杰爱吃饭 [2]" w:date="2026-03-19T18:28:48Z">
              <w:r>
                <w:rPr>
                  <w:rFonts w:hint="eastAsia" w:ascii="Cambria Math" w:hAnsi="Cambria Math" w:cs="Cambria Math" w:eastAsiaTheme="minorEastAsia"/>
                  <w:sz w:val="21"/>
                  <w:szCs w:val="21"/>
                </w:rPr>
                <w:delText>、</w:delText>
              </w:r>
            </w:del>
          </w:p>
          <w:p w14:paraId="4F5E20D9">
            <w:pPr>
              <w:pStyle w:val="46"/>
              <w:spacing w:line="360" w:lineRule="auto"/>
              <w:jc w:val="left"/>
              <w:rPr>
                <w:del w:id="646" w:author="徐杰爱吃饭 [2]" w:date="2026-03-19T18:28:48Z"/>
                <w:rFonts w:ascii="Cambria Math" w:hAnsi="Cambria Math" w:cs="Cambria Math" w:eastAsiaTheme="minorEastAsia"/>
                <w:sz w:val="21"/>
                <w:szCs w:val="21"/>
              </w:rPr>
            </w:pPr>
            <w:del w:id="647" w:author="徐杰爱吃饭 [2]" w:date="2026-03-19T18:28:48Z">
              <w:r>
                <w:rPr>
                  <w:rFonts w:ascii="Times New Roman" w:hAnsi="Times New Roman" w:cs="Times New Roman" w:eastAsiaTheme="minorEastAsia"/>
                  <w:sz w:val="21"/>
                  <w:szCs w:val="21"/>
                </w:rPr>
                <w:delText>Cole等</w:delText>
              </w:r>
            </w:del>
            <w:del w:id="648" w:author="徐杰爱吃饭 [2]" w:date="2026-03-19T18:28:48Z">
              <w:r>
                <w:rPr>
                  <w:rFonts w:ascii="Times New Roman" w:hAnsi="Times New Roman" w:cs="Times New Roman" w:eastAsiaTheme="minorEastAsia"/>
                  <w:sz w:val="21"/>
                  <w:szCs w:val="21"/>
                  <w:vertAlign w:val="superscript"/>
                </w:rPr>
                <w:delText>[25]</w:delText>
              </w:r>
            </w:del>
            <w:del w:id="649" w:author="徐杰爱吃饭 [2]" w:date="2026-03-19T18:28:48Z">
              <w:r>
                <w:rPr>
                  <w:rFonts w:hint="eastAsia" w:ascii="Cambria Math" w:hAnsi="Cambria Math" w:cs="Cambria Math" w:eastAsiaTheme="minorEastAsia"/>
                  <w:sz w:val="21"/>
                  <w:szCs w:val="21"/>
                </w:rPr>
                <w:delText>、</w:delText>
              </w:r>
            </w:del>
          </w:p>
          <w:p w14:paraId="4BC0E676">
            <w:pPr>
              <w:pStyle w:val="46"/>
              <w:spacing w:line="360" w:lineRule="auto"/>
              <w:jc w:val="left"/>
              <w:rPr>
                <w:del w:id="650" w:author="徐杰爱吃饭 [2]" w:date="2026-03-19T18:28:48Z"/>
                <w:rFonts w:ascii="Cambria Math" w:hAnsi="Cambria Math" w:cs="Cambria Math" w:eastAsiaTheme="minorEastAsia"/>
                <w:sz w:val="21"/>
                <w:szCs w:val="21"/>
              </w:rPr>
            </w:pPr>
            <w:del w:id="651" w:author="徐杰爱吃饭 [2]" w:date="2026-03-19T18:28:48Z">
              <w:r>
                <w:rPr>
                  <w:rFonts w:ascii="Times New Roman" w:hAnsi="Times New Roman" w:cs="Times New Roman" w:eastAsiaTheme="minorEastAsia"/>
                  <w:sz w:val="21"/>
                  <w:szCs w:val="21"/>
                </w:rPr>
                <w:delText>Welborn</w:delText>
              </w:r>
            </w:del>
            <w:del w:id="652" w:author="徐杰爱吃饭 [2]" w:date="2026-03-19T18:28:48Z">
              <w:r>
                <w:rPr>
                  <w:rFonts w:ascii="Times New Roman" w:hAnsi="Times New Roman" w:cs="Times New Roman" w:eastAsiaTheme="minorEastAsia"/>
                  <w:sz w:val="21"/>
                  <w:szCs w:val="21"/>
                  <w:vertAlign w:val="superscript"/>
                </w:rPr>
                <w:delText>[26]</w:delText>
              </w:r>
            </w:del>
          </w:p>
        </w:tc>
        <w:tc>
          <w:tcPr>
            <w:tcW w:w="974" w:type="dxa"/>
            <w:shd w:val="clear" w:color="auto" w:fill="FFFFFF"/>
            <w:tcMar>
              <w:top w:w="57" w:type="dxa"/>
              <w:left w:w="57" w:type="dxa"/>
              <w:bottom w:w="57" w:type="dxa"/>
              <w:right w:w="57" w:type="dxa"/>
            </w:tcMar>
            <w:vAlign w:val="center"/>
          </w:tcPr>
          <w:p w14:paraId="00143F87">
            <w:pPr>
              <w:pStyle w:val="46"/>
              <w:spacing w:line="360" w:lineRule="auto"/>
              <w:jc w:val="left"/>
              <w:rPr>
                <w:del w:id="653" w:author="徐杰爱吃饭 [2]" w:date="2026-03-19T18:28:48Z"/>
                <w:rFonts w:ascii="Times New Roman" w:hAnsi="Times New Roman" w:cs="Times New Roman" w:eastAsiaTheme="minorEastAsia"/>
                <w:sz w:val="21"/>
                <w:szCs w:val="21"/>
              </w:rPr>
            </w:pPr>
            <w:del w:id="654" w:author="徐杰爱吃饭 [2]" w:date="2026-03-19T18:28:48Z">
              <w:r>
                <w:rPr>
                  <w:rFonts w:ascii="Times New Roman" w:hAnsi="Times New Roman" w:cs="Times New Roman" w:eastAsiaTheme="minorEastAsia"/>
                  <w:sz w:val="21"/>
                  <w:szCs w:val="21"/>
                </w:rPr>
                <w:delText>轻度局限。部分文献未提及研究者反思，2篇未提及伦理考量，3篇未明确研究设计。</w:delText>
              </w:r>
            </w:del>
          </w:p>
        </w:tc>
        <w:tc>
          <w:tcPr>
            <w:tcW w:w="974" w:type="dxa"/>
            <w:shd w:val="clear" w:color="auto" w:fill="FFFFFF"/>
            <w:tcMar>
              <w:top w:w="57" w:type="dxa"/>
              <w:left w:w="57" w:type="dxa"/>
              <w:bottom w:w="57" w:type="dxa"/>
              <w:right w:w="57" w:type="dxa"/>
            </w:tcMar>
            <w:vAlign w:val="center"/>
          </w:tcPr>
          <w:p w14:paraId="2EB7B506">
            <w:pPr>
              <w:pStyle w:val="46"/>
              <w:spacing w:line="360" w:lineRule="auto"/>
              <w:jc w:val="left"/>
              <w:rPr>
                <w:del w:id="655" w:author="徐杰爱吃饭 [2]" w:date="2026-03-19T18:28:48Z"/>
                <w:rFonts w:ascii="Times New Roman" w:hAnsi="Times New Roman" w:cs="Times New Roman" w:eastAsiaTheme="minorEastAsia"/>
                <w:sz w:val="21"/>
                <w:szCs w:val="21"/>
              </w:rPr>
            </w:pPr>
            <w:del w:id="656" w:author="徐杰爱吃饭 [2]" w:date="2026-03-19T18:28:48Z">
              <w:r>
                <w:rPr>
                  <w:rFonts w:ascii="Times New Roman" w:hAnsi="Times New Roman" w:cs="Times New Roman" w:eastAsiaTheme="minorEastAsia"/>
                  <w:sz w:val="21"/>
                  <w:szCs w:val="21"/>
                </w:rPr>
                <w:delText>非常相关。所有原始研究均完全符合人口、情境、概念三方面相关性。</w:delText>
              </w:r>
            </w:del>
          </w:p>
        </w:tc>
        <w:tc>
          <w:tcPr>
            <w:tcW w:w="974" w:type="dxa"/>
            <w:shd w:val="clear" w:color="auto" w:fill="FFFFFF"/>
            <w:tcMar>
              <w:top w:w="57" w:type="dxa"/>
              <w:left w:w="57" w:type="dxa"/>
              <w:bottom w:w="57" w:type="dxa"/>
              <w:right w:w="57" w:type="dxa"/>
            </w:tcMar>
            <w:vAlign w:val="center"/>
          </w:tcPr>
          <w:p w14:paraId="17D62704">
            <w:pPr>
              <w:pStyle w:val="46"/>
              <w:spacing w:line="360" w:lineRule="auto"/>
              <w:jc w:val="left"/>
              <w:rPr>
                <w:del w:id="657" w:author="徐杰爱吃饭 [2]" w:date="2026-03-19T18:28:48Z"/>
                <w:rFonts w:ascii="Times New Roman" w:hAnsi="Times New Roman" w:cs="Times New Roman" w:eastAsiaTheme="minorEastAsia"/>
                <w:sz w:val="21"/>
                <w:szCs w:val="21"/>
              </w:rPr>
            </w:pPr>
            <w:del w:id="658" w:author="徐杰爱吃饭 [2]" w:date="2026-03-19T18:28:48Z">
              <w:r>
                <w:rPr>
                  <w:rFonts w:ascii="Times New Roman" w:hAnsi="Times New Roman" w:cs="Times New Roman" w:eastAsiaTheme="minorEastAsia"/>
                  <w:sz w:val="21"/>
                  <w:szCs w:val="21"/>
                </w:rPr>
                <w:delText>高度一致。所有原始研究在不同角度和情境中均报告了相似或互补的发现。</w:delText>
              </w:r>
            </w:del>
          </w:p>
        </w:tc>
        <w:tc>
          <w:tcPr>
            <w:tcW w:w="974" w:type="dxa"/>
            <w:shd w:val="clear" w:color="auto" w:fill="FFFFFF"/>
            <w:tcMar>
              <w:top w:w="57" w:type="dxa"/>
              <w:left w:w="57" w:type="dxa"/>
              <w:bottom w:w="57" w:type="dxa"/>
              <w:right w:w="57" w:type="dxa"/>
            </w:tcMar>
            <w:vAlign w:val="center"/>
          </w:tcPr>
          <w:p w14:paraId="5A480599">
            <w:pPr>
              <w:pStyle w:val="46"/>
              <w:spacing w:line="360" w:lineRule="auto"/>
              <w:jc w:val="left"/>
              <w:rPr>
                <w:del w:id="659" w:author="徐杰爱吃饭 [2]" w:date="2026-03-19T18:28:48Z"/>
                <w:rFonts w:ascii="Times New Roman" w:hAnsi="Times New Roman" w:cs="Times New Roman" w:eastAsiaTheme="minorEastAsia"/>
                <w:sz w:val="21"/>
                <w:szCs w:val="21"/>
              </w:rPr>
            </w:pPr>
            <w:del w:id="660" w:author="徐杰爱吃饭 [2]" w:date="2026-03-19T18:28:48Z">
              <w:r>
                <w:rPr>
                  <w:rFonts w:ascii="Times New Roman" w:hAnsi="Times New Roman" w:cs="Times New Roman" w:eastAsiaTheme="minorEastAsia"/>
                  <w:sz w:val="21"/>
                  <w:szCs w:val="21"/>
                </w:rPr>
                <w:delText>部分充分。数据数量不够充足。</w:delText>
              </w:r>
            </w:del>
          </w:p>
        </w:tc>
        <w:tc>
          <w:tcPr>
            <w:tcW w:w="652" w:type="dxa"/>
            <w:shd w:val="clear" w:color="auto" w:fill="FFFFFF"/>
            <w:tcMar>
              <w:top w:w="57" w:type="dxa"/>
              <w:left w:w="57" w:type="dxa"/>
              <w:bottom w:w="57" w:type="dxa"/>
              <w:right w:w="57" w:type="dxa"/>
            </w:tcMar>
            <w:vAlign w:val="center"/>
          </w:tcPr>
          <w:p w14:paraId="2AE49040">
            <w:pPr>
              <w:pStyle w:val="46"/>
              <w:spacing w:line="360" w:lineRule="auto"/>
              <w:jc w:val="left"/>
              <w:rPr>
                <w:del w:id="661" w:author="徐杰爱吃饭 [2]" w:date="2026-03-19T18:28:48Z"/>
                <w:rFonts w:ascii="Times New Roman" w:hAnsi="Times New Roman" w:cs="Times New Roman" w:eastAsiaTheme="minorEastAsia"/>
                <w:sz w:val="21"/>
                <w:szCs w:val="21"/>
              </w:rPr>
            </w:pPr>
            <w:del w:id="662" w:author="徐杰爱吃饭 [2]" w:date="2026-03-19T18:28:48Z">
              <w:r>
                <w:rPr>
                  <w:rFonts w:ascii="Times New Roman" w:hAnsi="Times New Roman" w:cs="Times New Roman" w:eastAsiaTheme="minorEastAsia"/>
                  <w:sz w:val="21"/>
                  <w:szCs w:val="21"/>
                </w:rPr>
                <w:delText>中置</w:delText>
              </w:r>
            </w:del>
          </w:p>
          <w:p w14:paraId="790ABB4A">
            <w:pPr>
              <w:pStyle w:val="46"/>
              <w:spacing w:line="360" w:lineRule="auto"/>
              <w:jc w:val="left"/>
              <w:rPr>
                <w:del w:id="663" w:author="徐杰爱吃饭 [2]" w:date="2026-03-19T18:28:48Z"/>
                <w:rFonts w:ascii="Times New Roman" w:hAnsi="Times New Roman" w:cs="Times New Roman" w:eastAsiaTheme="minorEastAsia"/>
                <w:sz w:val="21"/>
                <w:szCs w:val="21"/>
              </w:rPr>
            </w:pPr>
            <w:del w:id="664" w:author="徐杰爱吃饭 [2]" w:date="2026-03-19T18:28:48Z">
              <w:r>
                <w:rPr>
                  <w:rFonts w:ascii="Times New Roman" w:hAnsi="Times New Roman" w:cs="Times New Roman" w:eastAsiaTheme="minorEastAsia"/>
                  <w:sz w:val="21"/>
                  <w:szCs w:val="21"/>
                </w:rPr>
                <w:delText>信度</w:delText>
              </w:r>
            </w:del>
          </w:p>
        </w:tc>
        <w:tc>
          <w:tcPr>
            <w:tcW w:w="975" w:type="dxa"/>
            <w:shd w:val="clear" w:color="auto" w:fill="FFFFFF"/>
            <w:tcMar>
              <w:top w:w="57" w:type="dxa"/>
              <w:left w:w="57" w:type="dxa"/>
              <w:bottom w:w="57" w:type="dxa"/>
              <w:right w:w="57" w:type="dxa"/>
            </w:tcMar>
            <w:vAlign w:val="center"/>
          </w:tcPr>
          <w:p w14:paraId="50E8A128">
            <w:pPr>
              <w:pStyle w:val="46"/>
              <w:spacing w:line="360" w:lineRule="auto"/>
              <w:jc w:val="left"/>
              <w:rPr>
                <w:del w:id="665" w:author="徐杰爱吃饭 [2]" w:date="2026-03-19T18:28:48Z"/>
                <w:rFonts w:ascii="Times New Roman" w:hAnsi="Times New Roman" w:cs="Times New Roman" w:eastAsiaTheme="minorEastAsia"/>
                <w:sz w:val="21"/>
                <w:szCs w:val="21"/>
              </w:rPr>
            </w:pPr>
            <w:del w:id="666" w:author="徐杰爱吃饭 [2]" w:date="2026-03-19T18:28:48Z">
              <w:r>
                <w:rPr>
                  <w:rFonts w:ascii="Times New Roman" w:hAnsi="Times New Roman" w:cs="Times New Roman" w:eastAsiaTheme="minorEastAsia"/>
                  <w:sz w:val="21"/>
                  <w:szCs w:val="21"/>
                </w:rPr>
                <w:delText>该主题在方法学质量存在中度局限性，数据部分充分，相关性、一致性均合理。证据质量一般。</w:delText>
              </w:r>
            </w:del>
          </w:p>
        </w:tc>
      </w:tr>
      <w:tr w14:paraId="0F8F0F9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2004" w:hRule="atLeast"/>
          <w:jc w:val="center"/>
          <w:del w:id="667" w:author="徐杰爱吃饭 [2]" w:date="2026-03-19T18:28:48Z"/>
        </w:trPr>
        <w:tc>
          <w:tcPr>
            <w:tcW w:w="836" w:type="dxa"/>
            <w:shd w:val="clear" w:color="auto" w:fill="FFFFFF"/>
            <w:tcMar>
              <w:top w:w="57" w:type="dxa"/>
              <w:left w:w="57" w:type="dxa"/>
              <w:bottom w:w="57" w:type="dxa"/>
              <w:right w:w="57" w:type="dxa"/>
            </w:tcMar>
            <w:vAlign w:val="center"/>
          </w:tcPr>
          <w:p w14:paraId="083BFEFE">
            <w:pPr>
              <w:spacing w:line="360" w:lineRule="auto"/>
              <w:rPr>
                <w:del w:id="668" w:author="徐杰爱吃饭 [2]" w:date="2026-03-19T18:28:48Z"/>
                <w:rFonts w:ascii="Times New Roman" w:cs="Times New Roman"/>
                <w:color w:val="000000"/>
                <w:sz w:val="21"/>
                <w:szCs w:val="21"/>
              </w:rPr>
            </w:pPr>
            <w:del w:id="669" w:author="徐杰爱吃饭 [2]" w:date="2026-03-19T18:28:48Z">
              <w:r>
                <w:rPr>
                  <w:rFonts w:hint="eastAsia" w:ascii="Times New Roman" w:cs="Times New Roman"/>
                  <w:sz w:val="21"/>
                  <w:szCs w:val="21"/>
                </w:rPr>
                <w:delText>主题2</w:delText>
              </w:r>
            </w:del>
          </w:p>
        </w:tc>
        <w:tc>
          <w:tcPr>
            <w:tcW w:w="929" w:type="dxa"/>
            <w:shd w:val="clear" w:color="auto" w:fill="FFFFFF"/>
            <w:tcMar>
              <w:top w:w="57" w:type="dxa"/>
              <w:left w:w="57" w:type="dxa"/>
              <w:bottom w:w="57" w:type="dxa"/>
              <w:right w:w="57" w:type="dxa"/>
            </w:tcMar>
            <w:vAlign w:val="center"/>
          </w:tcPr>
          <w:p w14:paraId="4AAF8F80">
            <w:pPr>
              <w:pStyle w:val="46"/>
              <w:spacing w:line="360" w:lineRule="auto"/>
              <w:jc w:val="left"/>
              <w:rPr>
                <w:del w:id="670" w:author="徐杰爱吃饭 [2]" w:date="2026-03-19T18:28:48Z"/>
                <w:rFonts w:ascii="Times New Roman" w:hAnsi="Times New Roman" w:cs="Times New Roman" w:eastAsiaTheme="minorEastAsia"/>
                <w:sz w:val="21"/>
                <w:szCs w:val="21"/>
              </w:rPr>
            </w:pPr>
            <w:del w:id="671" w:author="徐杰爱吃饭 [2]" w:date="2026-03-19T18:28:48Z">
              <w:r>
                <w:rPr>
                  <w:rFonts w:hint="eastAsia" w:ascii="Times New Roman" w:hAnsi="Times New Roman" w:cs="Times New Roman" w:eastAsiaTheme="minorEastAsia"/>
                  <w:sz w:val="21"/>
                  <w:szCs w:val="21"/>
                </w:rPr>
                <w:delText>副主题5</w:delText>
              </w:r>
            </w:del>
          </w:p>
        </w:tc>
        <w:tc>
          <w:tcPr>
            <w:tcW w:w="2465" w:type="dxa"/>
            <w:shd w:val="clear" w:color="auto" w:fill="FFFFFF"/>
            <w:tcMar>
              <w:top w:w="57" w:type="dxa"/>
              <w:left w:w="57" w:type="dxa"/>
              <w:bottom w:w="57" w:type="dxa"/>
              <w:right w:w="57" w:type="dxa"/>
            </w:tcMar>
            <w:vAlign w:val="center"/>
          </w:tcPr>
          <w:p w14:paraId="443393B2">
            <w:pPr>
              <w:pStyle w:val="46"/>
              <w:spacing w:line="360" w:lineRule="auto"/>
              <w:jc w:val="left"/>
              <w:rPr>
                <w:del w:id="672" w:author="徐杰爱吃饭 [2]" w:date="2026-03-19T18:28:48Z"/>
                <w:rFonts w:ascii="Cambria Math" w:hAnsi="Cambria Math" w:cs="Cambria Math" w:eastAsiaTheme="minorEastAsia"/>
                <w:sz w:val="21"/>
                <w:szCs w:val="21"/>
              </w:rPr>
            </w:pPr>
            <w:del w:id="673" w:author="徐杰爱吃饭 [2]" w:date="2026-03-19T18:28:48Z">
              <w:r>
                <w:rPr>
                  <w:rFonts w:ascii="Times New Roman" w:hAnsi="Times New Roman" w:cs="Times New Roman" w:eastAsiaTheme="minorEastAsia"/>
                  <w:sz w:val="21"/>
                  <w:szCs w:val="21"/>
                </w:rPr>
                <w:delText>Waldby等</w:delText>
              </w:r>
            </w:del>
            <w:del w:id="674" w:author="徐杰爱吃饭 [2]" w:date="2026-03-19T18:28:48Z">
              <w:r>
                <w:rPr>
                  <w:rFonts w:ascii="Times New Roman" w:hAnsi="Times New Roman" w:cs="Times New Roman" w:eastAsiaTheme="minorEastAsia"/>
                  <w:sz w:val="21"/>
                  <w:szCs w:val="21"/>
                  <w:vertAlign w:val="superscript"/>
                </w:rPr>
                <w:delText>[18]</w:delText>
              </w:r>
            </w:del>
            <w:del w:id="675" w:author="徐杰爱吃饭 [2]" w:date="2026-03-19T18:28:48Z">
              <w:r>
                <w:rPr>
                  <w:rFonts w:hint="eastAsia" w:ascii="Cambria Math" w:hAnsi="Cambria Math" w:cs="Cambria Math" w:eastAsiaTheme="minorEastAsia"/>
                  <w:sz w:val="21"/>
                  <w:szCs w:val="21"/>
                </w:rPr>
                <w:delText>、</w:delText>
              </w:r>
            </w:del>
          </w:p>
          <w:p w14:paraId="0956FEC0">
            <w:pPr>
              <w:pStyle w:val="46"/>
              <w:spacing w:line="360" w:lineRule="auto"/>
              <w:jc w:val="left"/>
              <w:rPr>
                <w:del w:id="676" w:author="徐杰爱吃饭 [2]" w:date="2026-03-19T18:28:48Z"/>
                <w:rFonts w:ascii="Cambria Math" w:hAnsi="Cambria Math" w:cs="Cambria Math" w:eastAsiaTheme="minorEastAsia"/>
                <w:sz w:val="21"/>
                <w:szCs w:val="21"/>
              </w:rPr>
            </w:pPr>
            <w:del w:id="677" w:author="徐杰爱吃饭 [2]" w:date="2026-03-19T18:28:48Z">
              <w:r>
                <w:rPr>
                  <w:rFonts w:ascii="Times New Roman" w:hAnsi="Times New Roman" w:cs="Times New Roman" w:eastAsiaTheme="minorEastAsia"/>
                  <w:sz w:val="21"/>
                  <w:szCs w:val="21"/>
                </w:rPr>
                <w:delText>Noble-Carr等</w:delText>
              </w:r>
            </w:del>
            <w:del w:id="678" w:author="徐杰爱吃饭 [2]" w:date="2026-03-19T18:28:48Z">
              <w:r>
                <w:rPr>
                  <w:rFonts w:ascii="Times New Roman" w:hAnsi="Times New Roman" w:cs="Times New Roman" w:eastAsiaTheme="minorEastAsia"/>
                  <w:sz w:val="21"/>
                  <w:szCs w:val="21"/>
                  <w:vertAlign w:val="superscript"/>
                </w:rPr>
                <w:delText>[19]</w:delText>
              </w:r>
            </w:del>
            <w:del w:id="679" w:author="徐杰爱吃饭 [2]" w:date="2026-03-19T18:28:48Z">
              <w:r>
                <w:rPr>
                  <w:rFonts w:hint="eastAsia" w:ascii="Cambria Math" w:hAnsi="Cambria Math" w:cs="Cambria Math" w:eastAsiaTheme="minorEastAsia"/>
                  <w:sz w:val="21"/>
                  <w:szCs w:val="21"/>
                </w:rPr>
                <w:delText>、</w:delText>
              </w:r>
            </w:del>
            <w:del w:id="680" w:author="徐杰爱吃饭 [2]" w:date="2026-03-19T18:28:48Z">
              <w:r>
                <w:rPr>
                  <w:rFonts w:ascii="Times New Roman" w:hAnsi="Times New Roman" w:cs="Times New Roman" w:eastAsiaTheme="minorEastAsia"/>
                  <w:sz w:val="21"/>
                  <w:szCs w:val="21"/>
                </w:rPr>
                <w:delText>Fernández‐Medina等</w:delText>
              </w:r>
            </w:del>
            <w:del w:id="681" w:author="徐杰爱吃饭 [2]" w:date="2026-03-19T18:28:48Z">
              <w:r>
                <w:rPr>
                  <w:rFonts w:ascii="Times New Roman" w:hAnsi="Times New Roman" w:cs="Times New Roman" w:eastAsiaTheme="minorEastAsia"/>
                  <w:sz w:val="21"/>
                  <w:szCs w:val="21"/>
                  <w:vertAlign w:val="superscript"/>
                </w:rPr>
                <w:delText>[21]</w:delText>
              </w:r>
            </w:del>
            <w:del w:id="682" w:author="徐杰爱吃饭 [2]" w:date="2026-03-19T18:28:48Z">
              <w:r>
                <w:rPr>
                  <w:rFonts w:hint="eastAsia" w:ascii="Cambria Math" w:hAnsi="Cambria Math" w:cs="Cambria Math" w:eastAsiaTheme="minorEastAsia"/>
                  <w:sz w:val="21"/>
                  <w:szCs w:val="21"/>
                </w:rPr>
                <w:delText>、</w:delText>
              </w:r>
            </w:del>
            <w:del w:id="683" w:author="徐杰爱吃饭 [2]" w:date="2026-03-19T18:28:48Z">
              <w:r>
                <w:rPr>
                  <w:rFonts w:ascii="Times New Roman" w:hAnsi="Times New Roman" w:cs="Times New Roman" w:eastAsiaTheme="minorEastAsia"/>
                  <w:sz w:val="21"/>
                  <w:szCs w:val="21"/>
                </w:rPr>
                <w:delText>Paraszczuk等</w:delText>
              </w:r>
            </w:del>
            <w:del w:id="684" w:author="徐杰爱吃饭 [2]" w:date="2026-03-19T18:28:48Z">
              <w:r>
                <w:rPr>
                  <w:rFonts w:ascii="Times New Roman" w:hAnsi="Times New Roman" w:cs="Times New Roman" w:eastAsiaTheme="minorEastAsia"/>
                  <w:sz w:val="21"/>
                  <w:szCs w:val="21"/>
                  <w:vertAlign w:val="superscript"/>
                </w:rPr>
                <w:delText>[22]</w:delText>
              </w:r>
            </w:del>
            <w:del w:id="685" w:author="徐杰爱吃饭 [2]" w:date="2026-03-19T18:28:48Z">
              <w:r>
                <w:rPr>
                  <w:rFonts w:hint="eastAsia" w:ascii="Cambria Math" w:hAnsi="Cambria Math" w:cs="Cambria Math" w:eastAsiaTheme="minorEastAsia"/>
                  <w:sz w:val="21"/>
                  <w:szCs w:val="21"/>
                </w:rPr>
                <w:delText>、</w:delText>
              </w:r>
            </w:del>
            <w:del w:id="686" w:author="徐杰爱吃饭 [2]" w:date="2026-03-19T18:28:48Z">
              <w:r>
                <w:rPr>
                  <w:rFonts w:ascii="Times New Roman" w:hAnsi="Times New Roman" w:cs="Times New Roman" w:eastAsiaTheme="minorEastAsia"/>
                  <w:sz w:val="21"/>
                  <w:szCs w:val="21"/>
                </w:rPr>
                <w:delText>Oreg</w:delText>
              </w:r>
            </w:del>
            <w:del w:id="687" w:author="徐杰爱吃饭 [2]" w:date="2026-03-19T18:28:48Z">
              <w:r>
                <w:rPr>
                  <w:rFonts w:ascii="Times New Roman" w:hAnsi="Times New Roman" w:cs="Times New Roman" w:eastAsiaTheme="minorEastAsia"/>
                  <w:sz w:val="21"/>
                  <w:szCs w:val="21"/>
                  <w:vertAlign w:val="superscript"/>
                </w:rPr>
                <w:delText>[23]</w:delText>
              </w:r>
            </w:del>
            <w:del w:id="688" w:author="徐杰爱吃饭 [2]" w:date="2026-03-19T18:28:48Z">
              <w:r>
                <w:rPr>
                  <w:rFonts w:hint="eastAsia" w:ascii="Cambria Math" w:hAnsi="Cambria Math" w:cs="Cambria Math" w:eastAsiaTheme="minorEastAsia"/>
                  <w:sz w:val="21"/>
                  <w:szCs w:val="21"/>
                </w:rPr>
                <w:delText>、</w:delText>
              </w:r>
            </w:del>
          </w:p>
          <w:p w14:paraId="205026DF">
            <w:pPr>
              <w:pStyle w:val="46"/>
              <w:spacing w:line="360" w:lineRule="auto"/>
              <w:jc w:val="left"/>
              <w:rPr>
                <w:del w:id="689" w:author="徐杰爱吃饭 [2]" w:date="2026-03-19T18:28:48Z"/>
                <w:rFonts w:ascii="Cambria Math" w:hAnsi="Cambria Math" w:cs="Cambria Math" w:eastAsiaTheme="minorEastAsia"/>
                <w:sz w:val="21"/>
                <w:szCs w:val="21"/>
              </w:rPr>
            </w:pPr>
            <w:del w:id="690" w:author="徐杰爱吃饭 [2]" w:date="2026-03-19T18:28:48Z">
              <w:r>
                <w:rPr>
                  <w:rFonts w:ascii="Times New Roman" w:hAnsi="Times New Roman" w:cs="Times New Roman" w:eastAsiaTheme="minorEastAsia"/>
                  <w:sz w:val="21"/>
                  <w:szCs w:val="21"/>
                </w:rPr>
                <w:delText>Welborn</w:delText>
              </w:r>
            </w:del>
            <w:del w:id="691" w:author="徐杰爱吃饭 [2]" w:date="2026-03-19T18:28:48Z">
              <w:r>
                <w:rPr>
                  <w:rFonts w:ascii="Times New Roman" w:hAnsi="Times New Roman" w:cs="Times New Roman" w:eastAsiaTheme="minorEastAsia"/>
                  <w:sz w:val="21"/>
                  <w:szCs w:val="21"/>
                  <w:vertAlign w:val="superscript"/>
                </w:rPr>
                <w:delText>[26]</w:delText>
              </w:r>
            </w:del>
          </w:p>
        </w:tc>
        <w:tc>
          <w:tcPr>
            <w:tcW w:w="974" w:type="dxa"/>
            <w:shd w:val="clear" w:color="auto" w:fill="FFFFFF"/>
            <w:tcMar>
              <w:top w:w="57" w:type="dxa"/>
              <w:left w:w="57" w:type="dxa"/>
              <w:bottom w:w="57" w:type="dxa"/>
              <w:right w:w="57" w:type="dxa"/>
            </w:tcMar>
            <w:vAlign w:val="center"/>
          </w:tcPr>
          <w:p w14:paraId="6D1447DC">
            <w:pPr>
              <w:pStyle w:val="46"/>
              <w:spacing w:line="360" w:lineRule="auto"/>
              <w:jc w:val="left"/>
              <w:rPr>
                <w:del w:id="692" w:author="徐杰爱吃饭 [2]" w:date="2026-03-19T18:28:48Z"/>
                <w:rFonts w:ascii="Times New Roman" w:hAnsi="Times New Roman" w:cs="Times New Roman" w:eastAsiaTheme="minorEastAsia"/>
                <w:sz w:val="21"/>
                <w:szCs w:val="21"/>
              </w:rPr>
            </w:pPr>
            <w:del w:id="693" w:author="徐杰爱吃饭 [2]" w:date="2026-03-19T18:28:48Z">
              <w:r>
                <w:rPr>
                  <w:rFonts w:ascii="Times New Roman" w:hAnsi="Times New Roman" w:cs="Times New Roman" w:eastAsiaTheme="minorEastAsia"/>
                  <w:sz w:val="21"/>
                  <w:szCs w:val="21"/>
                </w:rPr>
                <w:delText>中度局限。大部分文献未提及研究者反思，1篇未提及伦理考量，2篇未明确研究设计。</w:delText>
              </w:r>
            </w:del>
          </w:p>
        </w:tc>
        <w:tc>
          <w:tcPr>
            <w:tcW w:w="974" w:type="dxa"/>
            <w:shd w:val="clear" w:color="auto" w:fill="FFFFFF"/>
            <w:tcMar>
              <w:top w:w="57" w:type="dxa"/>
              <w:left w:w="57" w:type="dxa"/>
              <w:bottom w:w="57" w:type="dxa"/>
              <w:right w:w="57" w:type="dxa"/>
            </w:tcMar>
            <w:vAlign w:val="center"/>
          </w:tcPr>
          <w:p w14:paraId="49552431">
            <w:pPr>
              <w:pStyle w:val="46"/>
              <w:spacing w:line="360" w:lineRule="auto"/>
              <w:jc w:val="left"/>
              <w:rPr>
                <w:del w:id="694" w:author="徐杰爱吃饭 [2]" w:date="2026-03-19T18:28:48Z"/>
                <w:rFonts w:ascii="Times New Roman" w:hAnsi="Times New Roman" w:cs="Times New Roman" w:eastAsiaTheme="minorEastAsia"/>
                <w:sz w:val="21"/>
                <w:szCs w:val="21"/>
              </w:rPr>
            </w:pPr>
            <w:del w:id="695" w:author="徐杰爱吃饭 [2]" w:date="2026-03-19T18:28:48Z">
              <w:r>
                <w:rPr>
                  <w:rFonts w:ascii="Times New Roman" w:hAnsi="Times New Roman" w:cs="Times New Roman" w:eastAsiaTheme="minorEastAsia"/>
                  <w:sz w:val="21"/>
                  <w:szCs w:val="21"/>
                </w:rPr>
                <w:delText>非常相关。所有原始研究均完全符合人口、情境、概念三方面相关性。</w:delText>
              </w:r>
            </w:del>
          </w:p>
        </w:tc>
        <w:tc>
          <w:tcPr>
            <w:tcW w:w="974" w:type="dxa"/>
            <w:shd w:val="clear" w:color="auto" w:fill="FFFFFF"/>
            <w:tcMar>
              <w:top w:w="57" w:type="dxa"/>
              <w:left w:w="57" w:type="dxa"/>
              <w:bottom w:w="57" w:type="dxa"/>
              <w:right w:w="57" w:type="dxa"/>
            </w:tcMar>
            <w:vAlign w:val="center"/>
          </w:tcPr>
          <w:p w14:paraId="38141F62">
            <w:pPr>
              <w:pStyle w:val="46"/>
              <w:spacing w:line="360" w:lineRule="auto"/>
              <w:jc w:val="left"/>
              <w:rPr>
                <w:del w:id="696" w:author="徐杰爱吃饭 [2]" w:date="2026-03-19T18:28:48Z"/>
                <w:rFonts w:ascii="Times New Roman" w:hAnsi="Times New Roman" w:cs="Times New Roman" w:eastAsiaTheme="minorEastAsia"/>
                <w:sz w:val="21"/>
                <w:szCs w:val="21"/>
              </w:rPr>
            </w:pPr>
            <w:del w:id="697" w:author="徐杰爱吃饭 [2]" w:date="2026-03-19T18:28:48Z">
              <w:r>
                <w:rPr>
                  <w:rFonts w:ascii="Times New Roman" w:hAnsi="Times New Roman" w:cs="Times New Roman" w:eastAsiaTheme="minorEastAsia"/>
                  <w:sz w:val="21"/>
                  <w:szCs w:val="21"/>
                </w:rPr>
                <w:delText>高度一致。所有原始研究在不同角度和情境中均报告了相似或互补的发现。</w:delText>
              </w:r>
            </w:del>
          </w:p>
        </w:tc>
        <w:tc>
          <w:tcPr>
            <w:tcW w:w="974" w:type="dxa"/>
            <w:shd w:val="clear" w:color="auto" w:fill="FFFFFF"/>
            <w:tcMar>
              <w:top w:w="57" w:type="dxa"/>
              <w:left w:w="57" w:type="dxa"/>
              <w:bottom w:w="57" w:type="dxa"/>
              <w:right w:w="57" w:type="dxa"/>
            </w:tcMar>
            <w:vAlign w:val="center"/>
          </w:tcPr>
          <w:p w14:paraId="2C64998A">
            <w:pPr>
              <w:pStyle w:val="46"/>
              <w:spacing w:line="360" w:lineRule="auto"/>
              <w:jc w:val="left"/>
              <w:rPr>
                <w:del w:id="698" w:author="徐杰爱吃饭 [2]" w:date="2026-03-19T18:28:48Z"/>
                <w:rFonts w:ascii="Times New Roman" w:hAnsi="Times New Roman" w:cs="Times New Roman" w:eastAsiaTheme="minorEastAsia"/>
                <w:sz w:val="21"/>
                <w:szCs w:val="21"/>
              </w:rPr>
            </w:pPr>
            <w:del w:id="699" w:author="徐杰爱吃饭 [2]" w:date="2026-03-19T18:28:48Z">
              <w:r>
                <w:rPr>
                  <w:rFonts w:ascii="Times New Roman" w:hAnsi="Times New Roman" w:cs="Times New Roman" w:eastAsiaTheme="minorEastAsia"/>
                  <w:sz w:val="21"/>
                  <w:szCs w:val="21"/>
                </w:rPr>
                <w:delText>部分充分。数据数量不够充足。</w:delText>
              </w:r>
            </w:del>
          </w:p>
        </w:tc>
        <w:tc>
          <w:tcPr>
            <w:tcW w:w="652" w:type="dxa"/>
            <w:shd w:val="clear" w:color="auto" w:fill="FFFFFF"/>
            <w:tcMar>
              <w:top w:w="57" w:type="dxa"/>
              <w:left w:w="57" w:type="dxa"/>
              <w:bottom w:w="57" w:type="dxa"/>
              <w:right w:w="57" w:type="dxa"/>
            </w:tcMar>
            <w:vAlign w:val="center"/>
          </w:tcPr>
          <w:p w14:paraId="239ABC5C">
            <w:pPr>
              <w:pStyle w:val="46"/>
              <w:spacing w:line="360" w:lineRule="auto"/>
              <w:jc w:val="left"/>
              <w:rPr>
                <w:del w:id="700" w:author="徐杰爱吃饭 [2]" w:date="2026-03-19T18:28:48Z"/>
                <w:rFonts w:ascii="Times New Roman" w:hAnsi="Times New Roman" w:cs="Times New Roman" w:eastAsiaTheme="minorEastAsia"/>
                <w:sz w:val="21"/>
                <w:szCs w:val="21"/>
              </w:rPr>
            </w:pPr>
            <w:del w:id="701" w:author="徐杰爱吃饭 [2]" w:date="2026-03-19T18:28:48Z">
              <w:r>
                <w:rPr>
                  <w:rFonts w:ascii="Times New Roman" w:hAnsi="Times New Roman" w:cs="Times New Roman" w:eastAsiaTheme="minorEastAsia"/>
                  <w:sz w:val="21"/>
                  <w:szCs w:val="21"/>
                </w:rPr>
                <w:delText>中置</w:delText>
              </w:r>
            </w:del>
          </w:p>
          <w:p w14:paraId="37E2DF4D">
            <w:pPr>
              <w:pStyle w:val="46"/>
              <w:spacing w:line="360" w:lineRule="auto"/>
              <w:jc w:val="left"/>
              <w:rPr>
                <w:del w:id="702" w:author="徐杰爱吃饭 [2]" w:date="2026-03-19T18:28:48Z"/>
                <w:rFonts w:ascii="Times New Roman" w:hAnsi="Times New Roman" w:cs="Times New Roman" w:eastAsiaTheme="minorEastAsia"/>
                <w:sz w:val="21"/>
                <w:szCs w:val="21"/>
              </w:rPr>
            </w:pPr>
            <w:del w:id="703" w:author="徐杰爱吃饭 [2]" w:date="2026-03-19T18:28:48Z">
              <w:r>
                <w:rPr>
                  <w:rFonts w:ascii="Times New Roman" w:hAnsi="Times New Roman" w:cs="Times New Roman" w:eastAsiaTheme="minorEastAsia"/>
                  <w:sz w:val="21"/>
                  <w:szCs w:val="21"/>
                </w:rPr>
                <w:delText>信度</w:delText>
              </w:r>
            </w:del>
          </w:p>
        </w:tc>
        <w:tc>
          <w:tcPr>
            <w:tcW w:w="975" w:type="dxa"/>
            <w:shd w:val="clear" w:color="auto" w:fill="FFFFFF"/>
            <w:tcMar>
              <w:top w:w="57" w:type="dxa"/>
              <w:left w:w="57" w:type="dxa"/>
              <w:bottom w:w="57" w:type="dxa"/>
              <w:right w:w="57" w:type="dxa"/>
            </w:tcMar>
            <w:vAlign w:val="center"/>
          </w:tcPr>
          <w:p w14:paraId="772808DC">
            <w:pPr>
              <w:pStyle w:val="46"/>
              <w:spacing w:line="360" w:lineRule="auto"/>
              <w:jc w:val="left"/>
              <w:rPr>
                <w:del w:id="704" w:author="徐杰爱吃饭 [2]" w:date="2026-03-19T18:28:48Z"/>
                <w:rFonts w:ascii="Times New Roman" w:hAnsi="Times New Roman" w:cs="Times New Roman" w:eastAsiaTheme="minorEastAsia"/>
                <w:sz w:val="21"/>
                <w:szCs w:val="21"/>
              </w:rPr>
            </w:pPr>
            <w:del w:id="705" w:author="徐杰爱吃饭 [2]" w:date="2026-03-19T18:28:48Z">
              <w:r>
                <w:rPr>
                  <w:rFonts w:ascii="Times New Roman" w:hAnsi="Times New Roman" w:cs="Times New Roman" w:eastAsiaTheme="minorEastAsia"/>
                  <w:sz w:val="21"/>
                  <w:szCs w:val="21"/>
                </w:rPr>
                <w:delText>该主题在方法学质量存在中度局限性，数据部分充分，相关性、一致性均合理。证据质量一般。</w:delText>
              </w:r>
            </w:del>
          </w:p>
        </w:tc>
      </w:tr>
    </w:tbl>
    <w:p w14:paraId="0A6C8403">
      <w:pPr>
        <w:pStyle w:val="35"/>
        <w:spacing w:line="360" w:lineRule="auto"/>
        <w:rPr>
          <w:del w:id="706" w:author="徐杰爱吃饭 [2]" w:date="2026-03-19T18:28:48Z"/>
          <w:rFonts w:ascii="Times New Roman" w:hAnsi="Times New Roman" w:cs="Times New Roman" w:eastAsiaTheme="minorEastAsia"/>
          <w:sz w:val="21"/>
          <w:szCs w:val="21"/>
        </w:rPr>
      </w:pPr>
    </w:p>
    <w:p w14:paraId="7D45B78D">
      <w:pPr>
        <w:pStyle w:val="35"/>
        <w:spacing w:line="360" w:lineRule="auto"/>
        <w:ind w:firstLine="420" w:firstLineChars="200"/>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t>三、</w:t>
      </w:r>
      <w:r>
        <w:rPr>
          <w:rFonts w:ascii="Times New Roman" w:hAnsi="Times New Roman" w:cs="Times New Roman" w:eastAsiaTheme="minorEastAsia"/>
          <w:sz w:val="21"/>
          <w:szCs w:val="21"/>
        </w:rPr>
        <w:t>讨论</w:t>
      </w:r>
    </w:p>
    <w:p w14:paraId="769F92D5">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提升对丧亲母亲母乳捐赠的认知，理解其捐赠的矛盾体验与临床应对。本研究综合分析显示，围产期丧失母亲的母乳捐赠体验充满动态的矛盾张力。选择继续泌乳既意味着自主获得了珍贵新体验，也意味着与主流背道而驰；泵奶既是亲子联结的依念温存，也会变成机械性重复劳动；捐赠既能带来行善的成就与自豪，也伴随着交出孩子“遗产”的不舍；停止捐赠既是重获新生的标志，也意味着再次丧失，这种爱与痛、联结与分离、掌控与释放、延续与终止、意义与虚无并存的矛盾张力，并非需要解决的问题，而是母乳捐赠体验的本质特征。其与Viktor Frankl［31］意义疗法中“即使在痛苦中也能发现意义”的理念，以及现有哀伤理论中“双过程模型”［32］的认识相一致，表明围产期丧失通过母乳捐赠形式的康复过程是在丧失与重建间摆荡的动态平衡。当前国内医护人员对围产期丧失母亲泌乳管理方式的惯性思维与该类人群真实意愿、体验存在偏倚，揭示了传统的技术治疗与当前“以患者为中心”的人文关怀有别。针对捐赠过程中的主要矛盾，临床需提供精细化应对策略：①对于泵乳变成机械性重复劳动，医护人员可指导母亲在安静的固定空间中进行，采用暖光灯，装饰以婴儿照片、玩具等纪念品，同时播放轻柔音乐，营造温馨氛围并赋予泵乳过程以仪式感，有条件者提供便捷高效泵乳设备，减少体力与时间消耗；②对于交出孩子“遗产”的不舍，医护人员应当引导母亲将捐赠视为婴儿生命的延续与价值体现，母乳库可在伦理允许与隐私保护的前提下向母亲提供捐赠母乳的使用反馈（如告知大致去向、受益婴儿的积极影响、接受方的感谢信等）；③对于停止捐赠时乳量减少导致的失落，医护人员应在捐乳前与母亲充分沟通泌乳量的自然变化规律，帮助其建立合理预期，捐乳过程中定期关注母亲泌乳情况和情绪变化，及时提供情绪疏导，肯定其捐赠的价值。因此，我国社会需要积极尝试共情丧亲母亲的复杂体验，切忌将多重体验简单化为“积极”或“消极”的二元叙事。应当改进教育模式，将丧亲泌乳支持纳入相关健康专业人员的核心能力与继续教育，训练护士在与患者沟通过程中识别捐乳意愿的敏感度并表示支持，而非直接提供退乳药物；科室可制作科普短文或视频进行丧亲后泌乳正常性和捐赠意义的普及，逐步提升社会对围产期丧失复杂性、尤其包括后续泌乳生理现象的认识与接纳，减少污名化，营造一个包容友好环境氛围。</w:t>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ascii="Times New Roman" w:hAnsi="Times New Roman" w:cs="Times New Roman" w:eastAsiaTheme="minorEastAsia"/>
          <w:vertAlign w:val="superscript"/>
        </w:rPr>
      </w:r>
      <w:r>
        <w:rPr>
          <w:rFonts w:hint="eastAsia" w:ascii="Times New Roman" w:hAnsi="Times New Roman" w:cs="Times New Roman" w:eastAsiaTheme="minorEastAsia"/>
          <w:vertAlign w:val="superscript"/>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vertAlign w:val="superscript"/>
        </w:rPr>
      </w:r>
      <w:r>
        <w:rPr>
          <w:rFonts w:hint="eastAsia" w:ascii="Times New Roman" w:hAnsi="Times New Roman" w:cs="Times New Roman" w:eastAsiaTheme="minorEastAsia"/>
          <w:vertAlign w:val="superscript"/>
        </w:rPr>
      </w:r>
      <w:r>
        <w:rPr>
          <w:rFonts w:ascii="Times New Roman" w:hAnsi="Times New Roman" w:cs="Times New Roman" w:eastAsiaTheme="minorEastAsia"/>
          <w:vertAlign w:val="superscript"/>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ascii="Cambria Math" w:hAnsi="Cambria Math" w:cs="Cambria Math" w:eastAsiaTheme="minorEastAsia"/>
        </w:rPr>
      </w:r>
      <w:r>
        <w:rPr>
          <w:rFonts w:ascii="Times New Roman" w:hAnsi="Times New Roman" w:cs="Times New Roman" w:eastAsiaTheme="minorEastAsia"/>
        </w:rPr>
      </w:r>
      <w:r>
        <w:rPr>
          <w:rFonts w:ascii="Cambria Math" w:hAnsi="Cambria Math" w:cs="Cambria Math"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ascii="Cambria Math" w:hAnsi="Cambria Math" w:cs="Cambria Math"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r>
        <w:rPr>
          <w:rFonts w:hint="eastAsia" w:ascii="Times New Roman" w:hAnsi="Times New Roman" w:cs="Times New Roman" w:eastAsiaTheme="minorEastAsia"/>
        </w:rPr>
      </w:r>
      <w:r>
        <w:rPr>
          <w:rFonts w:ascii="Times New Roman" w:hAnsi="Times New Roman" w:cs="Times New Roman" w:eastAsiaTheme="minorEastAsia"/>
        </w:rPr>
      </w:r>
    </w:p>
    <w:p w14:paraId="62D0E3E5">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赋权母亲自我管理泌乳，协助其积极应对围产期丧失。本研究综合分析显示，丧亲母亲从传统的循规蹈矩中逐渐开始关注自身需求，探索尊重自己的另一种可能，从而收获了身份重塑、直面丧失、创伤自愈的非凡体验。说明在新时代，女性思想更新，丧亲母亲主体意识觉醒，需求层次已经从生理、安全层次上升到尊严、自我实现层次</w:t>
      </w:r>
      <w:r>
        <w:rPr>
          <w:rFonts w:ascii="Times New Roman" w:hAnsi="Times New Roman" w:cs="Times New Roman" w:eastAsiaTheme="minorEastAsia"/>
          <w:vertAlign w:val="superscript"/>
        </w:rPr>
        <w:t>［3</w:t>
      </w:r>
      <w:r>
        <w:rPr>
          <w:rFonts w:hint="eastAsia" w:ascii="Times New Roman" w:hAnsi="Times New Roman" w:cs="Times New Roman" w:eastAsiaTheme="minorEastAsia"/>
          <w:vertAlign w:val="superscript"/>
        </w:rPr>
        <w:t>3</w:t>
      </w:r>
      <w:r>
        <w:rPr>
          <w:rFonts w:ascii="Times New Roman" w:hAnsi="Times New Roman" w:cs="Times New Roman" w:eastAsiaTheme="minorEastAsia"/>
          <w:vertAlign w:val="superscript"/>
        </w:rPr>
        <w:t>］</w:t>
      </w:r>
      <w:r>
        <w:rPr>
          <w:rFonts w:ascii="Times New Roman" w:hAnsi="Times New Roman" w:cs="Times New Roman" w:eastAsiaTheme="minorEastAsia"/>
        </w:rPr>
        <w:t>。而其所处环境大部分仍处于对生理需求的满足层面，未能匹配其需求境界，成为隐形阻碍；在当前，丧亲母亲的</w:t>
      </w:r>
      <w:r>
        <w:rPr>
          <w:rFonts w:hint="eastAsia" w:ascii="Times New Roman" w:hAnsi="Times New Roman" w:cs="Times New Roman" w:eastAsiaTheme="minorEastAsia"/>
        </w:rPr>
        <w:t>“</w:t>
      </w:r>
      <w:r>
        <w:rPr>
          <w:rFonts w:ascii="Times New Roman" w:hAnsi="Times New Roman" w:cs="Times New Roman" w:eastAsiaTheme="minorEastAsia"/>
        </w:rPr>
        <w:t>母亲</w:t>
      </w:r>
      <w:r>
        <w:rPr>
          <w:rFonts w:hint="eastAsia" w:ascii="Times New Roman" w:hAnsi="Times New Roman" w:cs="Times New Roman" w:eastAsiaTheme="minorEastAsia"/>
        </w:rPr>
        <w:t>”</w:t>
      </w:r>
      <w:r>
        <w:rPr>
          <w:rFonts w:ascii="Times New Roman" w:hAnsi="Times New Roman" w:cs="Times New Roman" w:eastAsiaTheme="minorEastAsia"/>
        </w:rPr>
        <w:t>身份并未完全被承认</w:t>
      </w:r>
      <w:r>
        <w:rPr>
          <w:rFonts w:ascii="Times New Roman" w:hAnsi="Times New Roman" w:cs="Times New Roman" w:eastAsiaTheme="minorEastAsia"/>
          <w:vertAlign w:val="superscript"/>
        </w:rPr>
        <w:t>［26］</w:t>
      </w:r>
      <w:r>
        <w:rPr>
          <w:rFonts w:ascii="Times New Roman" w:hAnsi="Times New Roman" w:cs="Times New Roman" w:eastAsiaTheme="minorEastAsia"/>
        </w:rPr>
        <w:t>，甚至她们自身也身份模糊。本研究以将赋权理念转化成临床实践为目的，提出</w:t>
      </w:r>
      <w:r>
        <w:rPr>
          <w:rFonts w:hint="eastAsia" w:ascii="Times New Roman" w:hAnsi="Times New Roman" w:cs="Times New Roman" w:eastAsiaTheme="minorEastAsia"/>
        </w:rPr>
        <w:t>“</w:t>
      </w:r>
      <w:r>
        <w:rPr>
          <w:rFonts w:ascii="Times New Roman" w:hAnsi="Times New Roman" w:cs="Times New Roman" w:eastAsiaTheme="minorEastAsia"/>
        </w:rPr>
        <w:t>评估-决策-支持</w:t>
      </w:r>
      <w:r>
        <w:rPr>
          <w:rFonts w:hint="eastAsia" w:ascii="Times New Roman" w:hAnsi="Times New Roman" w:cs="Times New Roman" w:eastAsiaTheme="minorEastAsia"/>
        </w:rPr>
        <w:t>”</w:t>
      </w:r>
      <w:r>
        <w:rPr>
          <w:rFonts w:ascii="Times New Roman" w:hAnsi="Times New Roman" w:cs="Times New Roman" w:eastAsiaTheme="minorEastAsia"/>
        </w:rPr>
        <w:t>三段式流程：</w:t>
      </w:r>
      <w:r>
        <w:rPr>
          <w:rFonts w:ascii="Cambria Math" w:hAnsi="Cambria Math" w:cs="Cambria Math" w:eastAsiaTheme="minorEastAsia"/>
        </w:rPr>
        <w:t>①</w:t>
      </w:r>
      <w:r>
        <w:rPr>
          <w:rFonts w:ascii="Times New Roman" w:hAnsi="Times New Roman" w:cs="Times New Roman" w:eastAsiaTheme="minorEastAsia"/>
        </w:rPr>
        <w:t>第一阶段为评估。经过哀伤辅导和泌乳管理培训的产科护士，在围产期丧失确诊后至泌乳开始前尽早开始评估，并在后续随访时动态评估，评估内容包括悲伤程度及原因（量表/访谈）、泌乳条件及意愿（查体/访谈）、捐乳认知与意愿（访谈/宣教）；</w:t>
      </w:r>
      <w:r>
        <w:rPr>
          <w:rFonts w:ascii="Cambria Math" w:hAnsi="Cambria Math" w:cs="Cambria Math" w:eastAsiaTheme="minorEastAsia"/>
        </w:rPr>
        <w:t>②</w:t>
      </w:r>
      <w:r>
        <w:rPr>
          <w:rFonts w:ascii="Times New Roman" w:hAnsi="Times New Roman" w:cs="Times New Roman" w:eastAsiaTheme="minorEastAsia"/>
        </w:rPr>
        <w:t>第二阶段为决策。由评估阶段建立信任的护士或可邀请母乳库工作人员，在评估完成后且母亲情绪相对稳定、有精力和能力决策时进行沟通，决策沟通内容包括围产期丧失泌乳管理信息提供（目的/价值/潜在挑战/支持资源）、个性化决策引导（个人价值追求/个人生育规划/哀伤解决方式偏好）、决策反馈（尊重），对于最终选择母乳捐赠的母亲，需额外明确捐赠渠道（母乳库/直接捐赠）；</w:t>
      </w:r>
      <w:r>
        <w:rPr>
          <w:rFonts w:ascii="Cambria Math" w:hAnsi="Cambria Math" w:cs="Cambria Math" w:eastAsiaTheme="minorEastAsia"/>
        </w:rPr>
        <w:t>③</w:t>
      </w:r>
      <w:r>
        <w:rPr>
          <w:rFonts w:ascii="Times New Roman" w:hAnsi="Times New Roman" w:cs="Times New Roman" w:eastAsiaTheme="minorEastAsia"/>
        </w:rPr>
        <w:t>第三阶段为支持，针对选择母乳捐赠的母亲。院内支持由泌乳支持护士在决策后立即提供一对一泵乳指导（频率/时长/护理技巧/设备清洁消毒/习惯养成）、捐赠衔接（母乳库捐赠流程/筛选标准/信息登记）、情感支持（倾听困惑/情绪疏导），出院后支持由社区卫生服务中心护士联合母乳库工作人员对母亲及其家属提供延续性居家泵乳指导与随访，共同协助母亲走出哀伤。</w:t>
      </w:r>
      <w:r>
        <w:rPr>
          <w:rFonts w:hint="eastAsia" w:ascii="Times New Roman" w:hAnsi="Times New Roman" w:cs="Times New Roman" w:eastAsiaTheme="minorEastAsia"/>
        </w:rPr>
        <w:t>Fonvile和Perrin</w:t>
      </w:r>
      <w:r>
        <w:rPr>
          <w:rFonts w:ascii="Times New Roman" w:hAnsi="Times New Roman" w:cs="Times New Roman" w:eastAsiaTheme="minorEastAsia"/>
          <w:vertAlign w:val="superscript"/>
        </w:rPr>
        <w:t>[34]</w:t>
      </w:r>
      <w:r>
        <w:rPr>
          <w:rFonts w:hint="eastAsia" w:ascii="Times New Roman" w:hAnsi="Times New Roman" w:cs="Times New Roman" w:eastAsiaTheme="minorEastAsia"/>
        </w:rPr>
        <w:t>将围产期丧失中的泌乳体验提炼为六大主题：痛苦、缺乏、珍视、成功、联结、救赎，为本流程中各阶段母亲可能经历的情感波动提供证据参考。</w:t>
      </w:r>
    </w:p>
    <w:p w14:paraId="02DDA2AC">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完善社会泌乳管理支持系统，构建中国特色围产期丧失友好模式。本研究综合分析显示，围产期丧失母乳捐赠系统有待完善，丧亲母亲对社会支持提出了具体要求：包括捐赠渠道的信息获取、捐赠流程的操作规范、捐赠时间空间及设施的充足完善、捐赠行为的意义认可等。</w:t>
      </w:r>
      <w:r>
        <w:rPr>
          <w:rFonts w:hint="eastAsia" w:ascii="Times New Roman" w:hAnsi="Times New Roman" w:cs="Times New Roman" w:eastAsiaTheme="minorEastAsia"/>
        </w:rPr>
        <w:t>Carrapico</w:t>
      </w:r>
      <w:r>
        <w:rPr>
          <w:rFonts w:ascii="Times New Roman" w:hAnsi="Times New Roman" w:cs="Times New Roman" w:eastAsiaTheme="minorEastAsia"/>
          <w:vertAlign w:val="superscript"/>
        </w:rPr>
        <w:t>[35]</w:t>
      </w:r>
      <w:r>
        <w:rPr>
          <w:rFonts w:hint="eastAsia" w:ascii="Times New Roman" w:hAnsi="Times New Roman" w:cs="Times New Roman" w:eastAsiaTheme="minorEastAsia"/>
        </w:rPr>
        <w:t>的研究亦强调了支持性环境对丧亲母亲捐赠决策的关键作用。</w:t>
      </w:r>
      <w:r>
        <w:rPr>
          <w:rFonts w:ascii="Times New Roman" w:hAnsi="Times New Roman" w:cs="Times New Roman" w:eastAsiaTheme="minorEastAsia"/>
        </w:rPr>
        <w:t>但本研究纳入文献均来自国外，相关结论需结合中国国情进行本土化调适，包括母乳库发展、母乳捐赠社会文化改良、医疗体系建设三方面。母乳库发展方面，目前我国公立母乳库存在数量有限，分布不均且捐赠流程相对繁琐的问题，故本土化调适的侧重点为：</w:t>
      </w:r>
      <w:r>
        <w:rPr>
          <w:rFonts w:ascii="Cambria Math" w:hAnsi="Cambria Math" w:cs="Cambria Math" w:eastAsiaTheme="minorEastAsia"/>
        </w:rPr>
        <w:t>①</w:t>
      </w:r>
      <w:r>
        <w:rPr>
          <w:rFonts w:ascii="Times New Roman" w:hAnsi="Times New Roman" w:cs="Times New Roman" w:eastAsiaTheme="minorEastAsia"/>
        </w:rPr>
        <w:t>区域项目试点，优先选择同时有三甲医院、公立母乳库和先进社区的一线城市，探索医院-母乳库-社区协作模式；</w:t>
      </w:r>
      <w:r>
        <w:rPr>
          <w:rFonts w:ascii="Cambria Math" w:hAnsi="Cambria Math" w:cs="Cambria Math" w:eastAsiaTheme="minorEastAsia"/>
        </w:rPr>
        <w:t>②</w:t>
      </w:r>
      <w:r>
        <w:rPr>
          <w:rFonts w:ascii="Times New Roman" w:hAnsi="Times New Roman" w:cs="Times New Roman" w:eastAsiaTheme="minorEastAsia"/>
        </w:rPr>
        <w:t>简化捐赠流程，由专人上门对接、采血送检与母乳配送；</w:t>
      </w:r>
      <w:r>
        <w:rPr>
          <w:rFonts w:ascii="Cambria Math" w:hAnsi="Cambria Math" w:cs="Cambria Math" w:eastAsiaTheme="minorEastAsia"/>
        </w:rPr>
        <w:t>③</w:t>
      </w:r>
      <w:r>
        <w:rPr>
          <w:rFonts w:ascii="Times New Roman" w:hAnsi="Times New Roman" w:cs="Times New Roman" w:eastAsiaTheme="minorEastAsia"/>
        </w:rPr>
        <w:t>拓展捐赠形式，在伦理审查与医疗监管下探索直接捐赠的可能性。母乳捐赠社会文化改良方面，目前我国对围产期丧失存在避讳态度，使这类母亲的哀伤被沉默化，且国内在生育相关话题讨论上多为家庭共同决策，因此本土化调适的侧重点为：</w:t>
      </w:r>
      <w:r>
        <w:rPr>
          <w:rFonts w:ascii="Cambria Math" w:hAnsi="Cambria Math" w:cs="Cambria Math" w:eastAsiaTheme="minorEastAsia"/>
        </w:rPr>
        <w:t>①</w:t>
      </w:r>
      <w:r>
        <w:rPr>
          <w:rFonts w:ascii="Times New Roman" w:hAnsi="Times New Roman" w:cs="Times New Roman" w:eastAsiaTheme="minorEastAsia"/>
        </w:rPr>
        <w:t>以家庭为中心进行干预，帮助核心家庭成员理解母乳捐赠对母亲的意义，指导家庭成员用实际行动支持母亲；</w:t>
      </w:r>
      <w:r>
        <w:rPr>
          <w:rFonts w:ascii="Cambria Math" w:hAnsi="Cambria Math" w:cs="Cambria Math" w:eastAsiaTheme="minorEastAsia"/>
        </w:rPr>
        <w:t>②</w:t>
      </w:r>
      <w:r>
        <w:rPr>
          <w:rFonts w:ascii="Times New Roman" w:hAnsi="Times New Roman" w:cs="Times New Roman" w:eastAsiaTheme="minorEastAsia"/>
        </w:rPr>
        <w:t>去污名化，通过多媒体科普逐步传播围产期丧失后母乳捐赠的正向价值；</w:t>
      </w:r>
      <w:r>
        <w:rPr>
          <w:rFonts w:ascii="Cambria Math" w:hAnsi="Cambria Math" w:cs="Cambria Math" w:eastAsiaTheme="minorEastAsia"/>
        </w:rPr>
        <w:t>③</w:t>
      </w:r>
      <w:r>
        <w:rPr>
          <w:rFonts w:ascii="Times New Roman" w:hAnsi="Times New Roman" w:cs="Times New Roman" w:eastAsiaTheme="minorEastAsia"/>
        </w:rPr>
        <w:t>社会情感联结，在隐私保护的前提下由母乳库对供受双方家庭传递正向反馈（感谢信/纪念品），提供价值认同。医疗体系建设方面，目前我国产科护理普遍采用标准化流程，在丧亲泌乳专项管理方面存在人力资源不足和专业能力欠缺</w:t>
      </w:r>
      <w:r>
        <w:rPr>
          <w:rFonts w:hint="eastAsia" w:ascii="Times New Roman" w:hAnsi="Times New Roman" w:cs="Times New Roman" w:eastAsiaTheme="minorEastAsia"/>
        </w:rPr>
        <w:t>的</w:t>
      </w:r>
      <w:r>
        <w:rPr>
          <w:rFonts w:ascii="Times New Roman" w:hAnsi="Times New Roman" w:cs="Times New Roman" w:eastAsiaTheme="minorEastAsia"/>
        </w:rPr>
        <w:t>双重挑战，故本土化侧重点为：</w:t>
      </w:r>
      <w:r>
        <w:rPr>
          <w:rFonts w:ascii="Cambria Math" w:hAnsi="Cambria Math" w:cs="Cambria Math" w:eastAsiaTheme="minorEastAsia"/>
        </w:rPr>
        <w:t>①</w:t>
      </w:r>
      <w:r>
        <w:rPr>
          <w:rFonts w:ascii="Times New Roman" w:hAnsi="Times New Roman" w:cs="Times New Roman" w:eastAsiaTheme="minorEastAsia"/>
        </w:rPr>
        <w:t>分层培训，优先培训产科骨干护士，再由其对全科护士培训普及，逐步提升团队整体认知与技能；</w:t>
      </w:r>
      <w:r>
        <w:rPr>
          <w:rFonts w:ascii="Cambria Math" w:hAnsi="Cambria Math" w:cs="Cambria Math" w:eastAsiaTheme="minorEastAsia"/>
        </w:rPr>
        <w:t>②</w:t>
      </w:r>
      <w:r>
        <w:rPr>
          <w:rFonts w:ascii="Times New Roman" w:hAnsi="Times New Roman" w:cs="Times New Roman" w:eastAsiaTheme="minorEastAsia"/>
        </w:rPr>
        <w:t>制度保障，将母乳捐赠作为一条正式的信息选项和支持路径</w:t>
      </w:r>
      <w:r>
        <w:rPr>
          <w:rFonts w:ascii="Times New Roman" w:hAnsi="Times New Roman" w:cs="Times New Roman" w:eastAsiaTheme="minorEastAsia"/>
          <w:vertAlign w:val="superscript"/>
        </w:rPr>
        <w:t>［</w:t>
      </w:r>
      <w:r>
        <w:rPr>
          <w:rFonts w:hint="eastAsia" w:ascii="Times New Roman" w:hAnsi="Times New Roman" w:cs="Times New Roman" w:eastAsiaTheme="minorEastAsia"/>
          <w:vertAlign w:val="superscript"/>
        </w:rPr>
        <w:t>19</w:t>
      </w:r>
      <w:r>
        <w:rPr>
          <w:rFonts w:ascii="Times New Roman" w:hAnsi="Times New Roman" w:cs="Times New Roman" w:eastAsiaTheme="minorEastAsia"/>
          <w:vertAlign w:val="superscript"/>
        </w:rPr>
        <w:t>］</w:t>
      </w:r>
      <w:r>
        <w:rPr>
          <w:rFonts w:ascii="Times New Roman" w:hAnsi="Times New Roman" w:cs="Times New Roman" w:eastAsiaTheme="minorEastAsia"/>
        </w:rPr>
        <w:t>编入围产期丧失护理规范指南，制定统一化健康教育手册，规范宣教质量，减轻护士工作负担；</w:t>
      </w:r>
      <w:r>
        <w:rPr>
          <w:rFonts w:ascii="Cambria Math" w:hAnsi="Cambria Math" w:cs="Cambria Math" w:eastAsiaTheme="minorEastAsia"/>
        </w:rPr>
        <w:t>③</w:t>
      </w:r>
      <w:r>
        <w:rPr>
          <w:rFonts w:ascii="Times New Roman" w:hAnsi="Times New Roman" w:cs="Times New Roman" w:eastAsiaTheme="minorEastAsia"/>
        </w:rPr>
        <w:t>跨团队协作，由产科护士进行评估与初步支持，母乳库提供捐赠流程指导，精神科提供心理咨询；</w:t>
      </w:r>
      <w:r>
        <w:rPr>
          <w:rFonts w:ascii="Cambria Math" w:hAnsi="Cambria Math" w:cs="Cambria Math" w:eastAsiaTheme="minorEastAsia"/>
        </w:rPr>
        <w:t>④</w:t>
      </w:r>
      <w:r>
        <w:rPr>
          <w:rFonts w:ascii="Times New Roman" w:hAnsi="Times New Roman" w:cs="Times New Roman" w:eastAsiaTheme="minorEastAsia"/>
        </w:rPr>
        <w:t>科研创新，鼓励护理科研人员研发适合中国母亲使用的居家泵乳、存储及运输设备，降低母乳捐赠技术门槛。因此，国内应当重视母乳作为</w:t>
      </w:r>
      <w:r>
        <w:rPr>
          <w:rFonts w:hint="eastAsia" w:ascii="Times New Roman" w:hAnsi="Times New Roman" w:cs="Times New Roman" w:eastAsiaTheme="minorEastAsia"/>
        </w:rPr>
        <w:t>“</w:t>
      </w:r>
      <w:r>
        <w:rPr>
          <w:rFonts w:ascii="Times New Roman" w:hAnsi="Times New Roman" w:cs="Times New Roman" w:eastAsiaTheme="minorEastAsia"/>
        </w:rPr>
        <w:t>液体黄金</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［3</w:t>
      </w:r>
      <w:r>
        <w:rPr>
          <w:rFonts w:hint="eastAsia" w:ascii="Times New Roman" w:hAnsi="Times New Roman" w:cs="Times New Roman" w:eastAsiaTheme="minorEastAsia"/>
          <w:vertAlign w:val="superscript"/>
        </w:rPr>
        <w:t>6</w:t>
      </w:r>
      <w:r>
        <w:rPr>
          <w:rFonts w:ascii="Times New Roman" w:hAnsi="Times New Roman" w:cs="Times New Roman" w:eastAsiaTheme="minorEastAsia"/>
          <w:vertAlign w:val="superscript"/>
        </w:rPr>
        <w:t>］</w:t>
      </w:r>
      <w:r>
        <w:rPr>
          <w:rFonts w:ascii="Times New Roman" w:hAnsi="Times New Roman" w:cs="Times New Roman" w:eastAsiaTheme="minorEastAsia"/>
        </w:rPr>
        <w:t>的重要地位，尊重社会弱势群体多元化情感，借鉴国际经验，立足我国现状进行本土化改良，逐步构建具有中国特色的围产期丧失母乳捐赠模式。</w:t>
      </w:r>
    </w:p>
    <w:p w14:paraId="2B78A18A">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值得注意的是，Fonville和Perrin[34]近期发表的围产期丧亲泌乳范围综述提炼出6大主题，侧重于描绘该领域研究版图；而本研究通过主题综合法进行Meta整合，进一步揭示了主题间的层次关系与内在逻辑，并在此基础上构建了具有临床转化价值的"评估-决策-支持"三段式流程。本研究通过主题综合的质性研究系统评价，深入探讨了围产期丧失母亲捐赠母乳的体验，结果系统阐释了母乳捐赠对丧亲母亲身心治愈意义且迫切需求社会支持，医务人员应当共情丧亲母亲母乳捐赠需求，完善社会支持体系。由于本评价仅纳入12篇B级质量的英文文献，因此本研究整合结论在我国及其他丧亲人群中的完全推广存在一定限制，但本研究一定程度上代表了不同发展阶段国家背景下的研究结果，较真实描绘了围产期丧失母亲的捐乳体验。未来需探索中国文化背景下伴侣、医护人员等多方视角的角色体验，寻找中国特色价值切入点进行干预；完善围产期丧失后母乳捐赠的治疗选择路径，并发明便捷泵乳、存储与运输的系列设备；进行纵向研究，追踪捐赠经历对母亲远期哀伤进程、心理健康及家庭关系的影响。</w:t>
      </w:r>
    </w:p>
    <w:bookmarkEnd w:id="4"/>
    <w:p w14:paraId="2C12362A">
      <w:pPr>
        <w:pStyle w:val="26"/>
        <w:spacing w:line="360" w:lineRule="auto"/>
        <w:ind w:firstLine="0" w:firstLineChars="0"/>
        <w:rPr>
          <w:rFonts w:ascii="Times New Roman" w:hAnsi="Times New Roman" w:cs="Times New Roman" w:eastAsiaTheme="minorEastAsia"/>
          <w:sz w:val="20"/>
          <w:szCs w:val="20"/>
        </w:rPr>
      </w:pPr>
      <w:r>
        <w:rPr>
          <w:rFonts w:hint="eastAsia" w:ascii="黑体" w:hAnsi="黑体" w:eastAsia="黑体" w:cs="黑体"/>
          <w:sz w:val="20"/>
          <w:szCs w:val="20"/>
        </w:rPr>
        <w:t>利益冲突</w:t>
      </w:r>
      <w:r>
        <w:rPr>
          <w:rFonts w:ascii="Times New Roman" w:hAnsi="Times New Roman" w:cs="Times New Roman" w:eastAsiaTheme="minorEastAsia"/>
          <w:sz w:val="20"/>
          <w:szCs w:val="20"/>
        </w:rPr>
        <w:t xml:space="preserve">    </w:t>
      </w:r>
      <w:r>
        <w:rPr>
          <w:rFonts w:hint="eastAsia" w:ascii="Times New Roman" w:hAnsi="Times New Roman" w:cs="Times New Roman" w:eastAsiaTheme="minorEastAsia"/>
          <w:sz w:val="20"/>
          <w:szCs w:val="20"/>
        </w:rPr>
        <w:t>所有作者声明无利益冲突</w:t>
      </w:r>
    </w:p>
    <w:p w14:paraId="753A0DB1">
      <w:pPr>
        <w:pStyle w:val="26"/>
        <w:spacing w:line="360" w:lineRule="auto"/>
        <w:ind w:firstLine="0" w:firstLineChars="0"/>
        <w:rPr>
          <w:rFonts w:ascii="Times New Roman" w:hAnsi="Times New Roman" w:cs="Times New Roman" w:eastAsiaTheme="minorEastAsia"/>
        </w:rPr>
      </w:pPr>
      <w:r>
        <w:rPr>
          <w:rFonts w:hint="eastAsia" w:ascii="黑体" w:hAnsi="黑体" w:eastAsia="黑体" w:cs="黑体"/>
          <w:sz w:val="20"/>
          <w:szCs w:val="20"/>
        </w:rPr>
        <w:t>作者贡献声明</w:t>
      </w:r>
      <w:r>
        <w:rPr>
          <w:rFonts w:ascii="Times New Roman" w:hAnsi="Times New Roman" w:cs="Times New Roman" w:eastAsiaTheme="minorEastAsia"/>
          <w:sz w:val="20"/>
          <w:szCs w:val="20"/>
        </w:rPr>
        <w:t xml:space="preserve">   </w:t>
      </w:r>
      <w:r>
        <w:rPr>
          <w:rFonts w:hint="eastAsia" w:ascii="Times New Roman" w:hAnsi="Times New Roman" w:cs="Times New Roman" w:eastAsiaTheme="minorEastAsia"/>
          <w:sz w:val="20"/>
          <w:szCs w:val="20"/>
        </w:rPr>
        <w:t>刘欣园：选题设计、论文撰写、数据搜集、数据分析；章莹：数据搜集、数据分析；吴丽萍：研究指导、论文修订</w:t>
      </w:r>
    </w:p>
    <w:p w14:paraId="4DD9E98D">
      <w:pPr>
        <w:pStyle w:val="40"/>
        <w:spacing w:line="360" w:lineRule="auto"/>
        <w:jc w:val="center"/>
        <w:rPr>
          <w:rFonts w:ascii="Times New Roman" w:hAnsi="Times New Roman" w:cs="Times New Roman" w:eastAsiaTheme="minorEastAsia"/>
          <w:sz w:val="21"/>
          <w:szCs w:val="21"/>
        </w:rPr>
      </w:pPr>
      <w:commentRangeStart w:id="0"/>
      <w:commentRangeStart w:id="1"/>
      <w:commentRangeStart w:id="2"/>
      <w:r>
        <w:rPr>
          <w:rFonts w:hint="eastAsia" w:ascii="黑体" w:hAnsi="黑体" w:cs="黑体"/>
          <w:b/>
          <w:bCs/>
          <w:sz w:val="21"/>
          <w:szCs w:val="21"/>
        </w:rPr>
        <w:t>参</w:t>
      </w:r>
      <w:r>
        <w:rPr>
          <w:rFonts w:ascii="黑体" w:hAnsi="黑体" w:cs="黑体"/>
          <w:b/>
          <w:bCs/>
          <w:sz w:val="21"/>
          <w:szCs w:val="21"/>
        </w:rPr>
        <w:t xml:space="preserve">   </w:t>
      </w:r>
      <w:r>
        <w:rPr>
          <w:rFonts w:hint="eastAsia" w:ascii="黑体" w:hAnsi="黑体" w:cs="黑体"/>
          <w:b/>
          <w:bCs/>
          <w:sz w:val="21"/>
          <w:szCs w:val="21"/>
        </w:rPr>
        <w:t>考</w:t>
      </w:r>
      <w:r>
        <w:rPr>
          <w:rFonts w:ascii="黑体" w:hAnsi="黑体" w:cs="黑体"/>
          <w:b/>
          <w:bCs/>
          <w:sz w:val="21"/>
          <w:szCs w:val="21"/>
        </w:rPr>
        <w:t xml:space="preserve">   </w:t>
      </w:r>
      <w:r>
        <w:rPr>
          <w:rFonts w:hint="eastAsia" w:ascii="黑体" w:hAnsi="黑体" w:cs="黑体"/>
          <w:b/>
          <w:bCs/>
          <w:sz w:val="21"/>
          <w:szCs w:val="21"/>
        </w:rPr>
        <w:t>文</w:t>
      </w:r>
      <w:r>
        <w:rPr>
          <w:rFonts w:ascii="黑体" w:hAnsi="黑体" w:cs="黑体"/>
          <w:b/>
          <w:bCs/>
          <w:sz w:val="21"/>
          <w:szCs w:val="21"/>
        </w:rPr>
        <w:t xml:space="preserve">   </w:t>
      </w:r>
      <w:r>
        <w:rPr>
          <w:rFonts w:hint="eastAsia" w:ascii="黑体" w:hAnsi="黑体" w:cs="黑体"/>
          <w:b/>
          <w:bCs/>
          <w:sz w:val="21"/>
          <w:szCs w:val="21"/>
        </w:rPr>
        <w:t>献</w:t>
      </w:r>
      <w:commentRangeEnd w:id="0"/>
      <w:r>
        <w:rPr>
          <w:rStyle w:val="13"/>
          <w:rFonts w:ascii="Times New Roman" w:hAnsi="Times New Roman" w:cs="Times New Roman" w:eastAsiaTheme="minorEastAsia"/>
        </w:rPr>
        <w:commentReference w:id="0"/>
      </w:r>
      <w:commentRangeEnd w:id="1"/>
      <w:r>
        <w:rPr>
          <w:rStyle w:val="13"/>
          <w:rFonts w:ascii="Times New Roman" w:hAnsi="Times New Roman" w:cs="Times New Roman" w:eastAsiaTheme="minorEastAsia"/>
        </w:rPr>
        <w:commentReference w:id="1"/>
      </w:r>
      <w:commentRangeEnd w:id="2"/>
      <w:r>
        <w:commentReference w:id="2"/>
      </w:r>
    </w:p>
    <w:p w14:paraId="3BE19C77">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汪秀娟, 付文君, 聂林涛, 等. 非药物干预措施对围产期丧失胎儿或新生儿女性负性情绪改善效果的网状Meta分析[J]. 中华护理杂志, 2025, 60(24): 3052-3058.</w:t>
      </w:r>
      <w:r>
        <w:rPr>
          <w:rFonts w:hint="eastAsia" w:ascii="Times New Roman" w:hAnsi="Times New Roman" w:cs="Times New Roman" w:eastAsiaTheme="minorEastAsia"/>
          <w:sz w:val="21"/>
          <w:szCs w:val="21"/>
        </w:rPr>
        <w:t>DOI:10.3761/j.issn.0254-1769.2025.24.017.</w:t>
      </w:r>
    </w:p>
    <w:p w14:paraId="399402A5">
      <w:pPr>
        <w:pStyle w:val="41"/>
        <w:spacing w:line="360" w:lineRule="auto"/>
        <w:ind w:left="493" w:hanging="493"/>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t xml:space="preserve">              Wang XJ, Fu WJ, Nie LT, et al. Efficacy of non-pharmacological interventions for mitigating negative emotions in women with perinatal loss of fetus or newborns:a network Meta-analysis[J]. Chin J Nurs, 2025, 60(24): 3052-3058.</w:t>
      </w:r>
    </w:p>
    <w:p w14:paraId="2424059D">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Herbert D, Young K, Pietrusińska M, et al. The mental health impact of perinatal loss: A systematic review and meta-analysis[J]. Journal of affective disorders, 2022, 297: 118-129.</w:t>
      </w:r>
      <w:r>
        <w:rPr>
          <w:rFonts w:hint="eastAsia" w:ascii="Times New Roman" w:hAnsi="Times New Roman" w:cs="Times New Roman" w:eastAsiaTheme="minorEastAsia"/>
          <w:sz w:val="21"/>
          <w:szCs w:val="21"/>
        </w:rPr>
        <w:t>DOI:10.1016/j.jad.2021.10.026.</w:t>
      </w:r>
    </w:p>
    <w:p w14:paraId="16C60A0D">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［3］</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Oreg A. The grief ritual of extracting and donating human milk after perinatal loss[J]. Social Science &amp; Medicine, 2020, 265: 113312.</w:t>
      </w:r>
      <w:r>
        <w:rPr>
          <w:rFonts w:hint="eastAsia" w:ascii="Times New Roman" w:hAnsi="Times New Roman" w:cs="Times New Roman" w:eastAsiaTheme="minorEastAsia"/>
          <w:sz w:val="21"/>
          <w:szCs w:val="21"/>
        </w:rPr>
        <w:t>DOI:10.1016/j.socscimed.2020.113312.</w:t>
      </w:r>
    </w:p>
    <w:p w14:paraId="467C584F">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［4］</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李奉玲, 陈朝霞, Diana S Duan, 等.</w:t>
      </w:r>
      <w:bookmarkStart w:id="5" w:name="OLE_LINK1"/>
      <w:r>
        <w:rPr>
          <w:rFonts w:ascii="Times New Roman" w:hAnsi="Times New Roman" w:cs="Times New Roman" w:eastAsiaTheme="minorEastAsia"/>
          <w:sz w:val="21"/>
          <w:szCs w:val="21"/>
        </w:rPr>
        <w:t xml:space="preserve"> 丧失新生儿产妇泌乳管理的研究进展</w:t>
      </w:r>
      <w:bookmarkEnd w:id="5"/>
      <w:r>
        <w:rPr>
          <w:rFonts w:ascii="Times New Roman" w:hAnsi="Times New Roman" w:cs="Times New Roman" w:eastAsiaTheme="minorEastAsia"/>
          <w:sz w:val="21"/>
          <w:szCs w:val="21"/>
        </w:rPr>
        <w:t>[J]. 中华护理杂志, 2023, 58(22): 2806-2811.</w:t>
      </w:r>
      <w:r>
        <w:rPr>
          <w:rFonts w:hint="eastAsia" w:ascii="Times New Roman" w:hAnsi="Times New Roman" w:cs="Times New Roman" w:eastAsiaTheme="minorEastAsia"/>
          <w:sz w:val="21"/>
          <w:szCs w:val="21"/>
        </w:rPr>
        <w:t>DOI:10.3761/j.issn.0254-1769.2023.22.017.</w:t>
      </w:r>
    </w:p>
    <w:p w14:paraId="2CC79FCB">
      <w:pPr>
        <w:pStyle w:val="41"/>
        <w:spacing w:line="360" w:lineRule="auto"/>
        <w:ind w:left="493" w:hanging="493"/>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t xml:space="preserve">              Li</w:t>
      </w:r>
      <w:r>
        <w:rPr>
          <w:rFonts w:ascii="Times New Roman" w:hAnsi="Times New Roman" w:cs="Times New Roman" w:eastAsiaTheme="minorEastAsia"/>
          <w:sz w:val="21"/>
          <w:szCs w:val="21"/>
        </w:rPr>
        <w:t xml:space="preserve"> </w:t>
      </w:r>
      <w:r>
        <w:rPr>
          <w:rFonts w:hint="eastAsia" w:ascii="Times New Roman" w:hAnsi="Times New Roman" w:cs="Times New Roman" w:eastAsiaTheme="minorEastAsia"/>
          <w:sz w:val="21"/>
          <w:szCs w:val="21"/>
        </w:rPr>
        <w:t>FL</w:t>
      </w:r>
      <w:r>
        <w:rPr>
          <w:rFonts w:ascii="Times New Roman" w:hAnsi="Times New Roman" w:cs="Times New Roman" w:eastAsiaTheme="minorEastAsia"/>
          <w:sz w:val="21"/>
          <w:szCs w:val="21"/>
        </w:rPr>
        <w:t xml:space="preserve">, </w:t>
      </w:r>
      <w:r>
        <w:rPr>
          <w:rFonts w:hint="eastAsia" w:ascii="Times New Roman" w:hAnsi="Times New Roman" w:cs="Times New Roman" w:eastAsiaTheme="minorEastAsia"/>
          <w:sz w:val="21"/>
          <w:szCs w:val="21"/>
        </w:rPr>
        <w:t>Chen</w:t>
      </w:r>
      <w:r>
        <w:rPr>
          <w:rFonts w:ascii="Times New Roman" w:hAnsi="Times New Roman" w:cs="Times New Roman" w:eastAsiaTheme="minorEastAsia"/>
          <w:sz w:val="21"/>
          <w:szCs w:val="21"/>
        </w:rPr>
        <w:t xml:space="preserve"> </w:t>
      </w:r>
      <w:r>
        <w:rPr>
          <w:rFonts w:hint="eastAsia" w:ascii="Times New Roman" w:hAnsi="Times New Roman" w:cs="Times New Roman" w:eastAsiaTheme="minorEastAsia"/>
          <w:sz w:val="21"/>
          <w:szCs w:val="21"/>
        </w:rPr>
        <w:t>ZX</w:t>
      </w:r>
      <w:r>
        <w:rPr>
          <w:rFonts w:ascii="Times New Roman" w:hAnsi="Times New Roman" w:cs="Times New Roman" w:eastAsiaTheme="minorEastAsia"/>
          <w:sz w:val="21"/>
          <w:szCs w:val="21"/>
        </w:rPr>
        <w:t>, Diana S Duan, et al. Review of lactation</w:t>
      </w:r>
      <w:r>
        <w:rPr>
          <w:rFonts w:hint="eastAsia" w:ascii="Times New Roman" w:hAnsi="Times New Roman" w:cs="Times New Roman" w:eastAsiaTheme="minorEastAsia"/>
          <w:sz w:val="21"/>
          <w:szCs w:val="21"/>
        </w:rPr>
        <w:t xml:space="preserve"> </w:t>
      </w:r>
      <w:r>
        <w:rPr>
          <w:rFonts w:ascii="Times New Roman" w:hAnsi="Times New Roman" w:cs="Times New Roman" w:eastAsiaTheme="minorEastAsia"/>
          <w:sz w:val="21"/>
          <w:szCs w:val="21"/>
        </w:rPr>
        <w:t>management in</w:t>
      </w:r>
      <w:r>
        <w:rPr>
          <w:rFonts w:hint="eastAsia" w:ascii="Times New Roman" w:hAnsi="Times New Roman" w:cs="Times New Roman" w:eastAsiaTheme="minorEastAsia"/>
          <w:sz w:val="21"/>
          <w:szCs w:val="21"/>
        </w:rPr>
        <w:t xml:space="preserve"> </w:t>
      </w:r>
      <w:r>
        <w:rPr>
          <w:rFonts w:ascii="Times New Roman" w:hAnsi="Times New Roman" w:cs="Times New Roman" w:eastAsiaTheme="minorEastAsia"/>
          <w:sz w:val="21"/>
          <w:szCs w:val="21"/>
        </w:rPr>
        <w:t>women following</w:t>
      </w:r>
      <w:r>
        <w:rPr>
          <w:rFonts w:hint="eastAsia" w:ascii="Times New Roman" w:hAnsi="Times New Roman" w:cs="Times New Roman" w:eastAsiaTheme="minorEastAsia"/>
          <w:sz w:val="21"/>
          <w:szCs w:val="21"/>
        </w:rPr>
        <w:t xml:space="preserve"> </w:t>
      </w:r>
      <w:r>
        <w:rPr>
          <w:rFonts w:ascii="Times New Roman" w:hAnsi="Times New Roman" w:cs="Times New Roman" w:eastAsiaTheme="minorEastAsia"/>
          <w:sz w:val="21"/>
          <w:szCs w:val="21"/>
        </w:rPr>
        <w:t>perinatal loss[J]. Chin J Nurs, 2023, 58(22): 2806-2811.</w:t>
      </w:r>
    </w:p>
    <w:p w14:paraId="68E6D268">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［5］</w:t>
      </w:r>
      <w:r>
        <w:rPr>
          <w:rFonts w:ascii="Times New Roman" w:hAnsi="Times New Roman" w:cs="Times New Roman" w:eastAsiaTheme="minorEastAsia"/>
          <w:sz w:val="21"/>
          <w:szCs w:val="21"/>
        </w:rPr>
        <w:tab/>
      </w:r>
      <w:r>
        <w:rPr>
          <w:rFonts w:hint="eastAsia" w:ascii="Times New Roman" w:hAnsi="Times New Roman" w:cs="Times New Roman" w:eastAsiaTheme="minorEastAsia"/>
          <w:sz w:val="21"/>
          <w:szCs w:val="21"/>
        </w:rPr>
        <w:t>Sweeney L, Carroll K, Noble-Carr D, et al. Lactation after infant death: An analysis of Australian healthcare agencies’ online health information[J]. Health Sociology Review, 2020, 29(1): 45-61.DOI:10.1080/14461242.2019.1708206.</w:t>
      </w:r>
    </w:p>
    <w:p w14:paraId="7A22D830">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［6］</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Ward G, Adair P, Doherty N, et al. Bereaved mothers' experience of expressing and donating breast milk: An interpretative phenomenological study[J]. Maternal &amp; Child Nutrition, 2023, 19(3): e13473.</w:t>
      </w:r>
      <w:r>
        <w:rPr>
          <w:rFonts w:hint="eastAsia" w:ascii="Times New Roman" w:hAnsi="Times New Roman" w:cs="Times New Roman" w:eastAsiaTheme="minorEastAsia"/>
          <w:sz w:val="21"/>
          <w:szCs w:val="21"/>
        </w:rPr>
        <w:t>DOI:10.1111/mcn.13473.</w:t>
      </w:r>
    </w:p>
    <w:p w14:paraId="25CCA5AC">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［7］</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Centre of Research Excellence in Stillbirth &amp; Perinatal Society of Australia and New Zealand (2024). Care Around Stillbirth and Neonatal Death Clinical Practice Guideline[EB/OL]</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(2024)[2026-3-10].https://learn.stillbirthcre.org.au/</w:t>
      </w:r>
      <w:r>
        <w:rPr>
          <w:rFonts w:hint="eastAsia" w:ascii="Times New Roman" w:hAnsi="Times New Roman" w:cs="Times New Roman" w:eastAsiaTheme="minorEastAsia"/>
          <w:sz w:val="21"/>
          <w:szCs w:val="21"/>
        </w:rPr>
        <w:t>.</w:t>
      </w:r>
    </w:p>
    <w:p w14:paraId="36FC7141">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［8］</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Eidelman A I. The ritual value of mothers expressing and donating breast milk after their infant's death[J]. Breastfeeding Medicine, 2022, 17(8): 631-632.</w:t>
      </w:r>
      <w:r>
        <w:rPr>
          <w:rFonts w:hint="eastAsia" w:ascii="Times New Roman" w:hAnsi="Times New Roman" w:cs="Times New Roman" w:eastAsiaTheme="minorEastAsia"/>
          <w:sz w:val="21"/>
          <w:szCs w:val="21"/>
        </w:rPr>
        <w:t>DOI:10.1089/bfm.2022.29218.editorial.</w:t>
      </w:r>
    </w:p>
    <w:p w14:paraId="0D91A62E">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［9］</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Mahdikhani Z, Jahanian Sadatmahalleh S, Alimoradi Z, et al. Explaining the experiences of donors, recipients, and healthcare providers regarding milk donation: a systematic review and meta-synthesis[J]. International Breastfeeding Journal, 2025, 20(1): 50.</w:t>
      </w:r>
      <w:r>
        <w:rPr>
          <w:rFonts w:hint="eastAsia" w:ascii="Times New Roman" w:hAnsi="Times New Roman" w:cs="Times New Roman" w:eastAsiaTheme="minorEastAsia"/>
          <w:sz w:val="21"/>
          <w:szCs w:val="21"/>
        </w:rPr>
        <w:t>DOI:10.1186/s13006-025-00740-6.</w:t>
      </w:r>
    </w:p>
    <w:p w14:paraId="27A0E4D7">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［10］</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Doshmangir L, Naghshi M, Khabiri R. Factors influencing donations to human milk bank: a systematic review of facilitators and barriers[J]. Breastfeeding Medicine, 2019, 14(5): 298-306.</w:t>
      </w:r>
      <w:r>
        <w:rPr>
          <w:rFonts w:hint="eastAsia" w:ascii="Times New Roman" w:hAnsi="Times New Roman" w:cs="Times New Roman" w:eastAsiaTheme="minorEastAsia"/>
          <w:sz w:val="21"/>
          <w:szCs w:val="21"/>
        </w:rPr>
        <w:t>DOI:10.1089/bfm.2019.0002.</w:t>
      </w:r>
    </w:p>
    <w:p w14:paraId="6277D36F">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［11］</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Thomas J, Harden A. Methods for the thematic synthesis of qualitative research in systematic reviews[J]. BMC medical research methodology, 2008, 8(1): 45.</w:t>
      </w:r>
      <w:r>
        <w:rPr>
          <w:rFonts w:hint="eastAsia" w:ascii="Times New Roman" w:hAnsi="Times New Roman" w:cs="Times New Roman" w:eastAsiaTheme="minorEastAsia"/>
          <w:sz w:val="21"/>
          <w:szCs w:val="21"/>
        </w:rPr>
        <w:t>DOI:10.1186/1471-2288-8-45.</w:t>
      </w:r>
    </w:p>
    <w:p w14:paraId="29F74688">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［12］</w:t>
      </w:r>
      <w:r>
        <w:rPr>
          <w:rFonts w:ascii="Times New Roman" w:hAnsi="Times New Roman" w:cs="Times New Roman" w:eastAsiaTheme="minorEastAsia"/>
          <w:sz w:val="21"/>
          <w:szCs w:val="21"/>
        </w:rPr>
        <w:tab/>
      </w:r>
      <w:r>
        <w:rPr>
          <w:rFonts w:hint="eastAsia" w:ascii="Times New Roman" w:hAnsi="Times New Roman" w:cs="Times New Roman" w:eastAsiaTheme="minorEastAsia"/>
          <w:sz w:val="21"/>
          <w:szCs w:val="21"/>
        </w:rPr>
        <w:t>Stern C, Jordan Z, McArthur A. Developing the review question and inclusion criteria[J]. AJN The American Journal of Nursing, 2014, 114(4): 53-56.DOI:10.1097/01.NAJ.0000445689.67800.86.</w:t>
      </w:r>
    </w:p>
    <w:p w14:paraId="0E5996E4">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［13］</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靳英辉, 高维杰, 李艳 等. 质性研究证据评价及其循证转化的研究进展[J]. 中国循证医学杂志, 2015(12): 1458-1464.</w:t>
      </w:r>
      <w:r>
        <w:rPr>
          <w:rFonts w:hint="eastAsia" w:ascii="Times New Roman" w:hAnsi="Times New Roman" w:cs="Times New Roman" w:eastAsiaTheme="minorEastAsia"/>
          <w:sz w:val="21"/>
          <w:szCs w:val="21"/>
        </w:rPr>
        <w:t>DOI:10.7507/1672-2531.20150237.</w:t>
      </w:r>
    </w:p>
    <w:p w14:paraId="764FF4A9">
      <w:pPr>
        <w:pStyle w:val="41"/>
        <w:spacing w:line="360" w:lineRule="auto"/>
        <w:ind w:left="493" w:hanging="493"/>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t xml:space="preserve">              Jin</w:t>
      </w:r>
      <w:r>
        <w:rPr>
          <w:rFonts w:ascii="Times New Roman" w:hAnsi="Times New Roman" w:cs="Times New Roman" w:eastAsiaTheme="minorEastAsia"/>
          <w:sz w:val="21"/>
          <w:szCs w:val="21"/>
        </w:rPr>
        <w:t xml:space="preserve"> </w:t>
      </w:r>
      <w:r>
        <w:rPr>
          <w:rFonts w:hint="eastAsia" w:ascii="Times New Roman" w:hAnsi="Times New Roman" w:cs="Times New Roman" w:eastAsiaTheme="minorEastAsia"/>
          <w:sz w:val="21"/>
          <w:szCs w:val="21"/>
        </w:rPr>
        <w:t>YH</w:t>
      </w:r>
      <w:r>
        <w:rPr>
          <w:rFonts w:ascii="Times New Roman" w:hAnsi="Times New Roman" w:cs="Times New Roman" w:eastAsiaTheme="minorEastAsia"/>
          <w:sz w:val="21"/>
          <w:szCs w:val="21"/>
        </w:rPr>
        <w:t xml:space="preserve">, </w:t>
      </w:r>
      <w:r>
        <w:rPr>
          <w:rFonts w:hint="eastAsia" w:ascii="Times New Roman" w:hAnsi="Times New Roman" w:cs="Times New Roman" w:eastAsiaTheme="minorEastAsia"/>
          <w:sz w:val="21"/>
          <w:szCs w:val="21"/>
        </w:rPr>
        <w:t>Gao</w:t>
      </w:r>
      <w:r>
        <w:rPr>
          <w:rFonts w:ascii="Times New Roman" w:hAnsi="Times New Roman" w:cs="Times New Roman" w:eastAsiaTheme="minorEastAsia"/>
          <w:sz w:val="21"/>
          <w:szCs w:val="21"/>
        </w:rPr>
        <w:t xml:space="preserve"> </w:t>
      </w:r>
      <w:r>
        <w:rPr>
          <w:rFonts w:hint="eastAsia" w:ascii="Times New Roman" w:hAnsi="Times New Roman" w:cs="Times New Roman" w:eastAsiaTheme="minorEastAsia"/>
          <w:sz w:val="21"/>
          <w:szCs w:val="21"/>
        </w:rPr>
        <w:t>WJ</w:t>
      </w:r>
      <w:r>
        <w:rPr>
          <w:rFonts w:ascii="Times New Roman" w:hAnsi="Times New Roman" w:cs="Times New Roman" w:eastAsiaTheme="minorEastAsia"/>
          <w:sz w:val="21"/>
          <w:szCs w:val="21"/>
        </w:rPr>
        <w:t xml:space="preserve">, </w:t>
      </w:r>
      <w:r>
        <w:rPr>
          <w:rFonts w:hint="eastAsia" w:ascii="Times New Roman" w:hAnsi="Times New Roman" w:cs="Times New Roman" w:eastAsiaTheme="minorEastAsia"/>
          <w:sz w:val="21"/>
          <w:szCs w:val="21"/>
        </w:rPr>
        <w:t>Li</w:t>
      </w:r>
      <w:r>
        <w:rPr>
          <w:rFonts w:ascii="Times New Roman" w:hAnsi="Times New Roman" w:cs="Times New Roman" w:eastAsiaTheme="minorEastAsia"/>
          <w:sz w:val="21"/>
          <w:szCs w:val="21"/>
        </w:rPr>
        <w:t xml:space="preserve"> </w:t>
      </w:r>
      <w:r>
        <w:rPr>
          <w:rFonts w:hint="eastAsia" w:ascii="Times New Roman" w:hAnsi="Times New Roman" w:cs="Times New Roman" w:eastAsiaTheme="minorEastAsia"/>
          <w:sz w:val="21"/>
          <w:szCs w:val="21"/>
        </w:rPr>
        <w:t>Y</w:t>
      </w:r>
      <w:r>
        <w:rPr>
          <w:rFonts w:ascii="Times New Roman" w:hAnsi="Times New Roman" w:cs="Times New Roman" w:eastAsiaTheme="minorEastAsia"/>
          <w:sz w:val="21"/>
          <w:szCs w:val="21"/>
        </w:rPr>
        <w:t>, et al. Advances in Quality</w:t>
      </w:r>
      <w:r>
        <w:rPr>
          <w:rFonts w:hint="eastAsia" w:ascii="Times New Roman" w:hAnsi="Times New Roman" w:cs="Times New Roman" w:eastAsiaTheme="minorEastAsia"/>
          <w:sz w:val="21"/>
          <w:szCs w:val="21"/>
        </w:rPr>
        <w:t xml:space="preserve"> </w:t>
      </w:r>
      <w:r>
        <w:rPr>
          <w:rFonts w:ascii="Times New Roman" w:hAnsi="Times New Roman" w:cs="Times New Roman" w:eastAsiaTheme="minorEastAsia"/>
          <w:sz w:val="21"/>
          <w:szCs w:val="21"/>
        </w:rPr>
        <w:t>Evaluation and</w:t>
      </w:r>
      <w:r>
        <w:rPr>
          <w:rFonts w:hint="eastAsia" w:ascii="Times New Roman" w:hAnsi="Times New Roman" w:cs="Times New Roman" w:eastAsiaTheme="minorEastAsia"/>
          <w:sz w:val="21"/>
          <w:szCs w:val="21"/>
        </w:rPr>
        <w:t xml:space="preserve"> </w:t>
      </w:r>
      <w:r>
        <w:rPr>
          <w:rFonts w:ascii="Times New Roman" w:hAnsi="Times New Roman" w:cs="Times New Roman" w:eastAsiaTheme="minorEastAsia"/>
          <w:sz w:val="21"/>
          <w:szCs w:val="21"/>
        </w:rPr>
        <w:t>Transformation of</w:t>
      </w:r>
      <w:r>
        <w:rPr>
          <w:rFonts w:hint="eastAsia" w:ascii="Times New Roman" w:hAnsi="Times New Roman" w:cs="Times New Roman" w:eastAsiaTheme="minorEastAsia"/>
          <w:sz w:val="21"/>
          <w:szCs w:val="21"/>
        </w:rPr>
        <w:t xml:space="preserve"> </w:t>
      </w:r>
      <w:r>
        <w:rPr>
          <w:rFonts w:ascii="Times New Roman" w:hAnsi="Times New Roman" w:cs="Times New Roman" w:eastAsiaTheme="minorEastAsia"/>
          <w:sz w:val="21"/>
          <w:szCs w:val="21"/>
        </w:rPr>
        <w:t>Evidence from</w:t>
      </w:r>
      <w:r>
        <w:rPr>
          <w:rFonts w:hint="eastAsia" w:ascii="Times New Roman" w:hAnsi="Times New Roman" w:cs="Times New Roman" w:eastAsiaTheme="minorEastAsia"/>
          <w:sz w:val="21"/>
          <w:szCs w:val="21"/>
        </w:rPr>
        <w:t xml:space="preserve"> </w:t>
      </w:r>
      <w:r>
        <w:rPr>
          <w:rFonts w:ascii="Times New Roman" w:hAnsi="Times New Roman" w:cs="Times New Roman" w:eastAsiaTheme="minorEastAsia"/>
          <w:sz w:val="21"/>
          <w:szCs w:val="21"/>
        </w:rPr>
        <w:t>Qualitative Research[J].Chin J Evid Based Med, 2015(12): 1458-1464.</w:t>
      </w:r>
    </w:p>
    <w:p w14:paraId="43CB9B20">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［14］</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Nielsen A H, Kvande M E, Angel S. Humanizing and dehumanizing intensive care: Thematic synthesis (HumanIC)[J]. Journal of advanced nursing, 2023, 79(1): 385-401.</w:t>
      </w:r>
      <w:r>
        <w:rPr>
          <w:rFonts w:hint="eastAsia" w:ascii="Times New Roman" w:hAnsi="Times New Roman" w:cs="Times New Roman" w:eastAsiaTheme="minorEastAsia"/>
          <w:sz w:val="21"/>
          <w:szCs w:val="21"/>
        </w:rPr>
        <w:t>DOI:10.1111/jan.15477.</w:t>
      </w:r>
    </w:p>
    <w:p w14:paraId="750B0026">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［15］</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Lewin S, Glenton C, Munthe-Kaas H, et al. Using qualitative evidence in decision making for health and social interventions: an approach to assess confidence in findings from qualitative evidence syntheses (GRADE-CERQual)[J]. PLoS medicine, 2015, 12(10): e1001895.</w:t>
      </w:r>
      <w:r>
        <w:rPr>
          <w:rFonts w:hint="eastAsia" w:ascii="Times New Roman" w:hAnsi="Times New Roman" w:cs="Times New Roman" w:eastAsiaTheme="minorEastAsia"/>
          <w:sz w:val="21"/>
          <w:szCs w:val="21"/>
        </w:rPr>
        <w:t>DOI:10.1371/journal.pmed.1001895.</w:t>
      </w:r>
    </w:p>
    <w:p w14:paraId="4211B6BA">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［16］</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Fernández-Basanta S, Dahl-Cortizo C, Coronado C, et al. Pregnancy after perinatal loss: A meta-ethnography from a women's perspective[J]. Midwifery, 2023, 124: 103762.</w:t>
      </w:r>
      <w:r>
        <w:rPr>
          <w:rFonts w:hint="eastAsia" w:ascii="Times New Roman" w:hAnsi="Times New Roman" w:cs="Times New Roman" w:eastAsiaTheme="minorEastAsia"/>
          <w:sz w:val="21"/>
          <w:szCs w:val="21"/>
        </w:rPr>
        <w:t>DOI:10.1016/j.midw.2023.103762.</w:t>
      </w:r>
    </w:p>
    <w:p w14:paraId="3C9BE067">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［17］</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Tran H T, Nguyen T T, Nguyen O T X, et al. Case report: I feel like a mother to other babies: Experiences and perspectives on bereavement and breastmilk donation from Vietnam[J]. Frontiers in Global Women's Health, 2023, 4: 1198738.</w:t>
      </w:r>
      <w:r>
        <w:rPr>
          <w:rFonts w:hint="eastAsia" w:ascii="Times New Roman" w:hAnsi="Times New Roman" w:cs="Times New Roman" w:eastAsiaTheme="minorEastAsia"/>
          <w:sz w:val="21"/>
          <w:szCs w:val="21"/>
        </w:rPr>
        <w:t>DOI:10.3389/fgwh.2023.1198738.</w:t>
      </w:r>
    </w:p>
    <w:p w14:paraId="42FC994C">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［18］</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Waldby C, Noble‐Carr D, Carroll K. Mothers, milk and mourning: The meanings of breast milk after loss of an infant[J]. Sociology of health &amp; illness, 2023, 45(1): 109-127.</w:t>
      </w:r>
      <w:r>
        <w:rPr>
          <w:rFonts w:hint="eastAsia" w:ascii="Times New Roman" w:hAnsi="Times New Roman" w:cs="Times New Roman" w:eastAsiaTheme="minorEastAsia"/>
          <w:sz w:val="21"/>
          <w:szCs w:val="21"/>
        </w:rPr>
        <w:t>DOI:10.1111/1467-9566.13551.</w:t>
      </w:r>
    </w:p>
    <w:p w14:paraId="6F91D631">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［19］</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Noble-Carr D, Carroll K, Copland S, et al. Providing lactation care following stillbirth, neonatal and infant death: Learning from bereaved Parents[J]. Breastfeeding Medicine, 2023, 18(4): 254-264.</w:t>
      </w:r>
      <w:r>
        <w:rPr>
          <w:rFonts w:hint="eastAsia" w:ascii="Times New Roman" w:hAnsi="Times New Roman" w:cs="Times New Roman" w:eastAsiaTheme="minorEastAsia"/>
          <w:sz w:val="21"/>
          <w:szCs w:val="21"/>
        </w:rPr>
        <w:t>DOI:10.1089/bfm.2022.0242.</w:t>
      </w:r>
    </w:p>
    <w:p w14:paraId="48D310FC">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［20］</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Oreg A, Perez A S, Timor-Shlevin S. “So, whose milk was it?… It became all of ours, together”: A relational autoethnographic study of an interactional human milk donation process through bereavement[J]. Death Studies, 2023, 47(8): 938-947.</w:t>
      </w:r>
      <w:r>
        <w:rPr>
          <w:rFonts w:hint="eastAsia" w:ascii="Times New Roman" w:hAnsi="Times New Roman" w:cs="Times New Roman" w:eastAsiaTheme="minorEastAsia"/>
          <w:sz w:val="21"/>
          <w:szCs w:val="21"/>
        </w:rPr>
        <w:t>DOI:10.1080/07481187.2022.2143936.</w:t>
      </w:r>
    </w:p>
    <w:p w14:paraId="643F5EB3">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［21］</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Fernández‐Medina I M, Jiménez‐Lasserrotte M M, Ruíz‐Fernández M D, et al. Milk donation following a perinatal loss: A phenomenological study[J]. Journal of Midwifery &amp; Women's Health, 2022, 67(4): 463-469.</w:t>
      </w:r>
      <w:r>
        <w:rPr>
          <w:rFonts w:hint="eastAsia" w:ascii="Times New Roman" w:hAnsi="Times New Roman" w:cs="Times New Roman" w:eastAsiaTheme="minorEastAsia"/>
          <w:sz w:val="21"/>
          <w:szCs w:val="21"/>
        </w:rPr>
        <w:t>DOI:10.1111/jmwh.13342.</w:t>
      </w:r>
    </w:p>
    <w:p w14:paraId="6E20D9FB">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［22］</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Paraszczuk A M, Candelaria L M, Hylton-McGuire K, et al. The voice of mothers who continue to express milk after their infant's death for donation to a milk bank[J]. Breastfeeding Medicine, 2022, 17(8): 660-665.</w:t>
      </w:r>
      <w:r>
        <w:rPr>
          <w:rFonts w:hint="eastAsia" w:ascii="Times New Roman" w:hAnsi="Times New Roman" w:cs="Times New Roman" w:eastAsiaTheme="minorEastAsia"/>
          <w:sz w:val="21"/>
          <w:szCs w:val="21"/>
        </w:rPr>
        <w:t>DOI:10.1089/bfm.2021.0326.</w:t>
      </w:r>
    </w:p>
    <w:p w14:paraId="7D577408">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［23］</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Oreg A. Milk donation after losing one's baby: Adopting a donor identity as a means of coping with loss[J]. Social Science &amp; Medicine, 2019, 238: 112519.</w:t>
      </w:r>
      <w:r>
        <w:rPr>
          <w:rFonts w:hint="eastAsia" w:ascii="Times New Roman" w:hAnsi="Times New Roman" w:cs="Times New Roman" w:eastAsiaTheme="minorEastAsia"/>
          <w:sz w:val="21"/>
          <w:szCs w:val="21"/>
        </w:rPr>
        <w:t>DOI:10.1016/j.socscimed.2019.112519.</w:t>
      </w:r>
    </w:p>
    <w:p w14:paraId="1F0B4EDE">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［24］</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Carroll K, Lenne B. Suppress and express: Breastmilk donation after neonatal death[J]. Mothers without their children, 2019: 229-244.</w:t>
      </w:r>
      <w:r>
        <w:rPr>
          <w:rFonts w:hint="eastAsia" w:ascii="Times New Roman" w:hAnsi="Times New Roman" w:cs="Times New Roman" w:eastAsiaTheme="minorEastAsia"/>
          <w:sz w:val="21"/>
          <w:szCs w:val="21"/>
        </w:rPr>
        <w:t>DOI:10.13140/RG.2.2.12337.68961.</w:t>
      </w:r>
    </w:p>
    <w:p w14:paraId="0FDD6D26">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［25］</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Cole J C M, Schwarz J, Farmer M C, et al. Facilitating milk donation in the context of perinatal palliative care[J]. Journal of Obstetric, Gynecologic &amp; Neonatal Nursing, 2018, 47(4): 564-570.</w:t>
      </w:r>
      <w:r>
        <w:rPr>
          <w:rFonts w:hint="eastAsia" w:ascii="Times New Roman" w:hAnsi="Times New Roman" w:cs="Times New Roman" w:eastAsiaTheme="minorEastAsia"/>
          <w:sz w:val="21"/>
          <w:szCs w:val="21"/>
        </w:rPr>
        <w:t>DOI:10.1016/j.jogn.2017.11.002.</w:t>
      </w:r>
    </w:p>
    <w:p w14:paraId="3CB0FDC2">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［26］</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Welborn J M. The experience of expressing and donating breast milk following a perinatal loss[J]. Journal of Human Lactation, 2012, 28(4): 506-510.</w:t>
      </w:r>
      <w:r>
        <w:rPr>
          <w:rFonts w:hint="eastAsia" w:ascii="Times New Roman" w:hAnsi="Times New Roman" w:cs="Times New Roman" w:eastAsiaTheme="minorEastAsia"/>
          <w:sz w:val="21"/>
          <w:szCs w:val="21"/>
        </w:rPr>
        <w:t>DOI:10.1177/0890334412455459.</w:t>
      </w:r>
    </w:p>
    <w:p w14:paraId="6D03C2BB">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［27］</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Pitcho-Prelorentzos S, Leshem E, Mahat-Shamir M. Shattered voices: Daughters’ meaning reconstruction in loss of a mother to intimate partner homicide[J]. Journal of interpersonal violence, 2022, 37(17-18): NP15800-NP15825.</w:t>
      </w:r>
      <w:r>
        <w:rPr>
          <w:rFonts w:hint="eastAsia" w:ascii="Times New Roman" w:hAnsi="Times New Roman" w:cs="Times New Roman" w:eastAsiaTheme="minorEastAsia"/>
          <w:sz w:val="21"/>
          <w:szCs w:val="21"/>
        </w:rPr>
        <w:t>DOI:10.1177/08862605211021981.</w:t>
      </w:r>
    </w:p>
    <w:p w14:paraId="4452762C">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［28］</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Dekel R, Shorer S, Nuttman‐Shwartz O. Living with spousal loss: Continuing bonds and boundaries in remarried widows’ marital relationships[J]. Family Process, 2022, 61(2): 674-688.</w:t>
      </w:r>
      <w:r>
        <w:rPr>
          <w:rFonts w:hint="eastAsia" w:ascii="Times New Roman" w:hAnsi="Times New Roman" w:cs="Times New Roman" w:eastAsiaTheme="minorEastAsia"/>
          <w:sz w:val="21"/>
          <w:szCs w:val="21"/>
        </w:rPr>
        <w:t>DOI:10.1111/famp.12687.</w:t>
      </w:r>
    </w:p>
    <w:p w14:paraId="2A8C41BD">
      <w:pPr>
        <w:pStyle w:val="41"/>
        <w:spacing w:line="360" w:lineRule="auto"/>
        <w:ind w:left="493" w:hanging="493"/>
        <w:rPr>
          <w:rFonts w:ascii="Times New Roman" w:hAnsi="Times New Roman" w:cs="Times New Roman" w:eastAsiaTheme="minorEastAsia"/>
          <w:sz w:val="21"/>
          <w:szCs w:val="21"/>
        </w:rPr>
      </w:pPr>
      <w:bookmarkStart w:id="6" w:name="OLE_LINK2"/>
      <w:r>
        <w:rPr>
          <w:rFonts w:ascii="Times New Roman" w:hAnsi="Times New Roman" w:cs="Times New Roman" w:eastAsiaTheme="minorEastAsia"/>
          <w:sz w:val="21"/>
          <w:szCs w:val="21"/>
        </w:rPr>
        <w:t>［29］</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Parks J A. Feminist Approaches to Medical Aid in Dying: Identifying a Path Forward[M]//New Directions in the Ethics of Assisted Suicide and Euthanasia. Cham: Springer International Publishing, 2023: 243-262.</w:t>
      </w:r>
      <w:r>
        <w:rPr>
          <w:rFonts w:hint="eastAsia" w:ascii="Times New Roman" w:hAnsi="Times New Roman" w:cs="Times New Roman" w:eastAsiaTheme="minorEastAsia"/>
          <w:sz w:val="21"/>
          <w:szCs w:val="21"/>
        </w:rPr>
        <w:t>DOI:10.1007/978-3-031-25315-7_14.</w:t>
      </w:r>
    </w:p>
    <w:p w14:paraId="5D41AF19">
      <w:pPr>
        <w:pStyle w:val="41"/>
        <w:spacing w:line="360" w:lineRule="auto"/>
        <w:ind w:left="420" w:hanging="420" w:hangingChars="200"/>
        <w:rPr>
          <w:rFonts w:ascii="Times New Roman" w:hAnsi="Times New Roman" w:cs="Times New Roman" w:eastAsiaTheme="minorEastAsia"/>
          <w:sz w:val="21"/>
          <w:szCs w:val="21"/>
        </w:rPr>
      </w:pPr>
      <w:r>
        <w:rPr>
          <w:rFonts w:ascii="Times New Roman" w:hAnsi="Times New Roman" w:cs="Times New Roman" w:eastAsiaTheme="minorEastAsia"/>
          <w:sz w:val="21"/>
          <w:szCs w:val="21"/>
        </w:rPr>
        <w:t>［</w:t>
      </w:r>
      <w:r>
        <w:rPr>
          <w:rFonts w:hint="eastAsia" w:ascii="Times New Roman" w:hAnsi="Times New Roman" w:cs="Times New Roman" w:eastAsiaTheme="minorEastAsia"/>
          <w:sz w:val="21"/>
          <w:szCs w:val="21"/>
        </w:rPr>
        <w:t>30</w:t>
      </w:r>
      <w:r>
        <w:rPr>
          <w:rFonts w:ascii="Times New Roman" w:hAnsi="Times New Roman" w:cs="Times New Roman" w:eastAsiaTheme="minorEastAsia"/>
          <w:sz w:val="21"/>
          <w:szCs w:val="21"/>
        </w:rPr>
        <w:t>］</w:t>
      </w:r>
      <w:r>
        <w:rPr>
          <w:rFonts w:ascii="Times New Roman" w:hAnsi="Times New Roman" w:cs="Times New Roman" w:eastAsiaTheme="minorEastAsia"/>
          <w:sz w:val="21"/>
          <w:szCs w:val="21"/>
        </w:rPr>
        <w:tab/>
      </w:r>
      <w:r>
        <w:rPr>
          <w:rFonts w:hint="eastAsia" w:ascii="Times New Roman" w:hAnsi="Times New Roman" w:cs="Times New Roman" w:eastAsiaTheme="minorEastAsia"/>
          <w:sz w:val="21"/>
          <w:szCs w:val="21"/>
        </w:rPr>
        <w:t>Brown A, Griffiths C, Jones S, et al. Disparities in being able to donate human milk impacts upon maternal wellbeing: Lessons for scaling up milk bank service provision[J]. Maternal &amp; Child Nutrition, 2024, 20(4): e13699.DOI:10.1111/mcn.13699.</w:t>
      </w:r>
    </w:p>
    <w:p w14:paraId="61C2BBA3">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［3</w:t>
      </w:r>
      <w:r>
        <w:rPr>
          <w:rFonts w:hint="eastAsia" w:ascii="Times New Roman" w:hAnsi="Times New Roman" w:cs="Times New Roman" w:eastAsiaTheme="minorEastAsia"/>
          <w:sz w:val="21"/>
          <w:szCs w:val="21"/>
        </w:rPr>
        <w:t>1</w:t>
      </w:r>
      <w:r>
        <w:rPr>
          <w:rFonts w:ascii="Times New Roman" w:hAnsi="Times New Roman" w:cs="Times New Roman" w:eastAsiaTheme="minorEastAsia"/>
          <w:sz w:val="21"/>
          <w:szCs w:val="21"/>
        </w:rPr>
        <w:t>］</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Wong P T P. Viktor Frankl’s meaning-seeking model and positive psychology[M]//Meaning in positive and existential psychology. New York, NY: Springer New York, 2014: 149-184.</w:t>
      </w:r>
      <w:r>
        <w:rPr>
          <w:rFonts w:hint="eastAsia" w:ascii="Times New Roman" w:hAnsi="Times New Roman" w:cs="Times New Roman" w:eastAsiaTheme="minorEastAsia"/>
          <w:sz w:val="21"/>
          <w:szCs w:val="21"/>
        </w:rPr>
        <w:t>DOI:10.1007/978-1-4939-0308-5_10.</w:t>
      </w:r>
    </w:p>
    <w:bookmarkEnd w:id="6"/>
    <w:p w14:paraId="06A53D1A">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［3</w:t>
      </w:r>
      <w:r>
        <w:rPr>
          <w:rFonts w:hint="eastAsia" w:ascii="Times New Roman" w:hAnsi="Times New Roman" w:cs="Times New Roman" w:eastAsiaTheme="minorEastAsia"/>
          <w:sz w:val="21"/>
          <w:szCs w:val="21"/>
        </w:rPr>
        <w:t>2</w:t>
      </w:r>
      <w:r>
        <w:rPr>
          <w:rFonts w:ascii="Times New Roman" w:hAnsi="Times New Roman" w:cs="Times New Roman" w:eastAsiaTheme="minorEastAsia"/>
          <w:sz w:val="21"/>
          <w:szCs w:val="21"/>
        </w:rPr>
        <w:t>］</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Stroebe M, Schut H. The dual process model of coping with bereavement: A decade on[J]. OMEGA-journal of Death and Dying, 2010, 61(4): 273-289.</w:t>
      </w:r>
      <w:r>
        <w:rPr>
          <w:rFonts w:hint="eastAsia" w:ascii="Times New Roman" w:hAnsi="Times New Roman" w:cs="Times New Roman" w:eastAsiaTheme="minorEastAsia"/>
          <w:sz w:val="21"/>
          <w:szCs w:val="21"/>
        </w:rPr>
        <w:t>DOI:10.2190/OM.61.4.b.</w:t>
      </w:r>
    </w:p>
    <w:p w14:paraId="0C25BC9B">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［3</w:t>
      </w:r>
      <w:r>
        <w:rPr>
          <w:rFonts w:hint="eastAsia" w:ascii="Times New Roman" w:hAnsi="Times New Roman" w:cs="Times New Roman" w:eastAsiaTheme="minorEastAsia"/>
          <w:sz w:val="21"/>
          <w:szCs w:val="21"/>
        </w:rPr>
        <w:t>3</w:t>
      </w:r>
      <w:r>
        <w:rPr>
          <w:rFonts w:ascii="Times New Roman" w:hAnsi="Times New Roman" w:cs="Times New Roman" w:eastAsiaTheme="minorEastAsia"/>
          <w:sz w:val="21"/>
          <w:szCs w:val="21"/>
        </w:rPr>
        <w:t>］</w:t>
      </w:r>
      <w:r>
        <w:rPr>
          <w:rFonts w:ascii="Times New Roman" w:hAnsi="Times New Roman" w:cs="Times New Roman" w:eastAsiaTheme="minorEastAsia"/>
          <w:sz w:val="21"/>
          <w:szCs w:val="21"/>
        </w:rPr>
        <w:tab/>
      </w:r>
      <w:r>
        <w:rPr>
          <w:rFonts w:hint="eastAsia" w:ascii="Times New Roman" w:hAnsi="Times New Roman" w:cs="Times New Roman" w:eastAsiaTheme="minorEastAsia"/>
          <w:sz w:val="21"/>
          <w:szCs w:val="21"/>
        </w:rPr>
        <w:t>Maslow A H. Motivation and personality[M]. New York: Harper, 1954.</w:t>
      </w:r>
    </w:p>
    <w:p w14:paraId="2C2A98ED">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［3</w:t>
      </w:r>
      <w:r>
        <w:rPr>
          <w:rFonts w:hint="eastAsia" w:ascii="Times New Roman" w:hAnsi="Times New Roman" w:cs="Times New Roman" w:eastAsiaTheme="minorEastAsia"/>
          <w:sz w:val="21"/>
          <w:szCs w:val="21"/>
        </w:rPr>
        <w:t>4</w:t>
      </w:r>
      <w:r>
        <w:rPr>
          <w:rFonts w:ascii="Times New Roman" w:hAnsi="Times New Roman" w:cs="Times New Roman" w:eastAsiaTheme="minorEastAsia"/>
          <w:sz w:val="21"/>
          <w:szCs w:val="21"/>
        </w:rPr>
        <w:t>］</w:t>
      </w:r>
      <w:r>
        <w:rPr>
          <w:rFonts w:ascii="Times New Roman" w:hAnsi="Times New Roman" w:cs="Times New Roman" w:eastAsiaTheme="minorEastAsia"/>
          <w:sz w:val="21"/>
          <w:szCs w:val="21"/>
        </w:rPr>
        <w:tab/>
      </w:r>
      <w:r>
        <w:rPr>
          <w:rFonts w:hint="eastAsia" w:ascii="Times New Roman" w:hAnsi="Times New Roman" w:cs="Times New Roman" w:eastAsiaTheme="minorEastAsia"/>
          <w:sz w:val="21"/>
          <w:szCs w:val="21"/>
        </w:rPr>
        <w:t>Fonville V, Perrin M. Lactation During Perinatal Bereavement From the Perspective of Families and Support Providers: A Scoping Review[J]. Journal of Human Lactation, 2025: 08903344251389584.DOI:10.1177/08903344251389584.</w:t>
      </w:r>
    </w:p>
    <w:p w14:paraId="2E00D82C">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［3</w:t>
      </w:r>
      <w:r>
        <w:rPr>
          <w:rFonts w:hint="eastAsia" w:ascii="Times New Roman" w:hAnsi="Times New Roman" w:cs="Times New Roman" w:eastAsiaTheme="minorEastAsia"/>
          <w:sz w:val="21"/>
          <w:szCs w:val="21"/>
        </w:rPr>
        <w:t>5</w:t>
      </w:r>
      <w:r>
        <w:rPr>
          <w:rFonts w:ascii="Times New Roman" w:hAnsi="Times New Roman" w:cs="Times New Roman" w:eastAsiaTheme="minorEastAsia"/>
          <w:sz w:val="21"/>
          <w:szCs w:val="21"/>
        </w:rPr>
        <w:t>］</w:t>
      </w:r>
      <w:r>
        <w:rPr>
          <w:rFonts w:ascii="Times New Roman" w:hAnsi="Times New Roman" w:cs="Times New Roman" w:eastAsiaTheme="minorEastAsia"/>
          <w:sz w:val="21"/>
          <w:szCs w:val="21"/>
        </w:rPr>
        <w:tab/>
      </w:r>
      <w:r>
        <w:rPr>
          <w:rFonts w:hint="eastAsia" w:ascii="Times New Roman" w:hAnsi="Times New Roman" w:cs="Times New Roman" w:eastAsiaTheme="minorEastAsia"/>
          <w:sz w:val="21"/>
          <w:szCs w:val="21"/>
        </w:rPr>
        <w:t>Carrapico R. Parental bereavement following perinatal loss: a qualitative exploration of support experiences and the role of milk donation[D]. University of Glasgow, 2025.DOI:10.5525/gla.thesis.84572.</w:t>
      </w:r>
    </w:p>
    <w:p w14:paraId="7531ACEE">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［3</w:t>
      </w:r>
      <w:r>
        <w:rPr>
          <w:rFonts w:hint="eastAsia" w:ascii="Times New Roman" w:hAnsi="Times New Roman" w:cs="Times New Roman" w:eastAsiaTheme="minorEastAsia"/>
          <w:sz w:val="21"/>
          <w:szCs w:val="21"/>
        </w:rPr>
        <w:t>6</w:t>
      </w:r>
      <w:r>
        <w:rPr>
          <w:rFonts w:ascii="Times New Roman" w:hAnsi="Times New Roman" w:cs="Times New Roman" w:eastAsiaTheme="minorEastAsia"/>
          <w:sz w:val="21"/>
          <w:szCs w:val="21"/>
        </w:rPr>
        <w:t>］</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 xml:space="preserve">Guijarro E M. Milk donation and pandemic: human milk as a global good[J]. Revista </w:t>
      </w:r>
      <w:r>
        <w:rPr>
          <w:rFonts w:hint="eastAsia" w:ascii="Times New Roman" w:hAnsi="Times New Roman" w:cs="Times New Roman" w:eastAsiaTheme="minorEastAsia"/>
          <w:sz w:val="21"/>
          <w:szCs w:val="21"/>
        </w:rPr>
        <w:t>Española</w:t>
      </w:r>
      <w:r>
        <w:rPr>
          <w:rFonts w:ascii="Times New Roman" w:hAnsi="Times New Roman" w:cs="Times New Roman" w:eastAsiaTheme="minorEastAsia"/>
          <w:sz w:val="21"/>
          <w:szCs w:val="21"/>
        </w:rPr>
        <w:t xml:space="preserve"> de </w:t>
      </w:r>
      <w:r>
        <w:rPr>
          <w:rFonts w:hint="eastAsia" w:ascii="Times New Roman" w:hAnsi="Times New Roman" w:cs="Times New Roman" w:eastAsiaTheme="minorEastAsia"/>
          <w:sz w:val="21"/>
          <w:szCs w:val="21"/>
        </w:rPr>
        <w:t>S</w:t>
      </w:r>
      <w:r>
        <w:rPr>
          <w:rFonts w:ascii="Times New Roman" w:hAnsi="Times New Roman" w:cs="Times New Roman" w:eastAsiaTheme="minorEastAsia"/>
          <w:sz w:val="21"/>
          <w:szCs w:val="21"/>
        </w:rPr>
        <w:t xml:space="preserve">alud </w:t>
      </w:r>
      <w:r>
        <w:rPr>
          <w:rFonts w:hint="eastAsia" w:ascii="Times New Roman" w:hAnsi="Times New Roman" w:cs="Times New Roman" w:eastAsiaTheme="minorEastAsia"/>
          <w:sz w:val="21"/>
          <w:szCs w:val="21"/>
        </w:rPr>
        <w:t>Pública</w:t>
      </w:r>
      <w:r>
        <w:rPr>
          <w:rFonts w:ascii="Times New Roman" w:hAnsi="Times New Roman" w:cs="Times New Roman" w:eastAsiaTheme="minorEastAsia"/>
          <w:sz w:val="21"/>
          <w:szCs w:val="21"/>
        </w:rPr>
        <w:t>, 2022, 96: e202210059.</w:t>
      </w:r>
      <w:r>
        <w:rPr>
          <w:rFonts w:hint="eastAsia" w:ascii="Times New Roman" w:hAnsi="Times New Roman" w:cs="Times New Roman" w:eastAsiaTheme="minorEastAsia"/>
          <w:sz w:val="21"/>
          <w:szCs w:val="21"/>
        </w:rPr>
        <w:t>DOI:10.4321/s1135-57272022000100007.</w:t>
      </w:r>
    </w:p>
    <w:p w14:paraId="473D2834">
      <w:pPr>
        <w:pStyle w:val="41"/>
        <w:spacing w:line="360" w:lineRule="auto"/>
        <w:ind w:left="493" w:hanging="493"/>
        <w:rPr>
          <w:rFonts w:ascii="Times New Roman" w:hAnsi="Times New Roman" w:cs="Times New Roman" w:eastAsiaTheme="minorEastAsia"/>
          <w:sz w:val="21"/>
          <w:szCs w:val="21"/>
        </w:rPr>
      </w:pPr>
    </w:p>
    <w:sectPr>
      <w:footnotePr>
        <w:numFmt w:val="decimalEnclosedCircleChinese"/>
        <w:numRestart w:val="eachPage"/>
      </w:footnotePr>
      <w:pgSz w:w="11907" w:h="16159"/>
      <w:pgMar w:top="1417" w:right="1134" w:bottom="1020" w:left="1134"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XDHL" w:date="2026-03-17T15:40:00Z" w:initials="ms">
    <w:p w14:paraId="7BCD9D27">
      <w:pPr>
        <w:pStyle w:val="2"/>
      </w:pPr>
      <w:bookmarkStart w:id="7" w:name="_Hlk192492187"/>
      <w:r>
        <w:rPr>
          <w:rFonts w:hint="eastAsia"/>
          <w:b/>
          <w:bCs/>
        </w:rPr>
        <w:t>1.</w:t>
      </w:r>
      <w:r>
        <w:rPr>
          <w:rFonts w:hint="eastAsia"/>
        </w:rPr>
        <w:t>丰富文献，补</w:t>
      </w:r>
      <w:r>
        <w:rPr>
          <w:rFonts w:hint="eastAsia"/>
          <w:color w:val="000000"/>
        </w:rPr>
        <w:t>充护理核心期刊文献2022-2024年的文章2-3篇。请补充相关外文参考文献，推荐补充医学期刊或硕博论文文章（近3年）。</w:t>
      </w:r>
    </w:p>
    <w:p w14:paraId="1A12E4BF">
      <w:pPr>
        <w:pStyle w:val="2"/>
      </w:pPr>
      <w:bookmarkStart w:id="8" w:name="OLE_LINK3"/>
      <w:r>
        <w:rPr>
          <w:b/>
          <w:bCs/>
          <w:color w:val="000000"/>
        </w:rPr>
        <w:t>2.</w:t>
      </w:r>
      <w:r>
        <w:rPr>
          <w:rFonts w:hint="eastAsia"/>
          <w:b/>
          <w:bCs/>
          <w:color w:val="FF0000"/>
        </w:rPr>
        <w:t>请补充每条参考文献的DOI序列号</w:t>
      </w:r>
      <w:r>
        <w:rPr>
          <w:rFonts w:hint="eastAsia"/>
          <w:color w:val="000000"/>
        </w:rPr>
        <w:t>；中文可在ChinaDOI网站（</w:t>
      </w:r>
      <w:r>
        <w:fldChar w:fldCharType="begin"/>
      </w:r>
      <w:r>
        <w:instrText xml:space="preserve"> HYPERLINK "http://www.chinadoi.cn/" </w:instrText>
      </w:r>
      <w:r>
        <w:fldChar w:fldCharType="separate"/>
      </w:r>
      <w:r>
        <w:rPr>
          <w:rStyle w:val="12"/>
        </w:rPr>
        <w:t>http://www.chinadoi.cn</w:t>
      </w:r>
      <w:r>
        <w:rPr>
          <w:rStyle w:val="12"/>
        </w:rPr>
        <w:fldChar w:fldCharType="end"/>
      </w:r>
      <w:r>
        <w:rPr>
          <w:rFonts w:hint="eastAsia"/>
          <w:color w:val="000000"/>
        </w:rPr>
        <w:t>）、万方数据知识服务平台 （</w:t>
      </w:r>
      <w:r>
        <w:fldChar w:fldCharType="begin"/>
      </w:r>
      <w:r>
        <w:instrText xml:space="preserve"> HYPERLINK "http://www.wanfangdata.com.cn/" </w:instrText>
      </w:r>
      <w:r>
        <w:fldChar w:fldCharType="separate"/>
      </w:r>
      <w:r>
        <w:rPr>
          <w:rStyle w:val="12"/>
        </w:rPr>
        <w:t>http://www.wanfangdata.com.cn</w:t>
      </w:r>
      <w:r>
        <w:rPr>
          <w:rStyle w:val="12"/>
        </w:rPr>
        <w:fldChar w:fldCharType="end"/>
      </w:r>
      <w:r>
        <w:rPr>
          <w:rFonts w:hint="eastAsia"/>
          <w:color w:val="000000"/>
        </w:rPr>
        <w:t>）、CNKI（http://www.cnki.net）上查询；外文可在检索网站CrossRef（http://www.crossref.org/guestquery/）、DOI检索网站（</w:t>
      </w:r>
      <w:r>
        <w:fldChar w:fldCharType="begin"/>
      </w:r>
      <w:r>
        <w:instrText xml:space="preserve"> HYPERLINK "http://dx.doi.org/" </w:instrText>
      </w:r>
      <w:r>
        <w:fldChar w:fldCharType="separate"/>
      </w:r>
      <w:r>
        <w:rPr>
          <w:rStyle w:val="12"/>
        </w:rPr>
        <w:t>http://dx.doi.org</w:t>
      </w:r>
      <w:r>
        <w:rPr>
          <w:rStyle w:val="12"/>
        </w:rPr>
        <w:fldChar w:fldCharType="end"/>
      </w:r>
      <w:r>
        <w:rPr>
          <w:rFonts w:hint="eastAsia"/>
          <w:color w:val="000000"/>
        </w:rPr>
        <w:t>）、PubMed上查询。</w:t>
      </w:r>
    </w:p>
    <w:p w14:paraId="61DE255D">
      <w:pPr>
        <w:pStyle w:val="2"/>
        <w:tabs>
          <w:tab w:val="left" w:pos="7513"/>
        </w:tabs>
        <w:spacing w:line="276" w:lineRule="auto"/>
        <w:rPr>
          <w:color w:val="000000"/>
          <w:szCs w:val="21"/>
        </w:rPr>
      </w:pPr>
      <w:r>
        <w:rPr>
          <w:rFonts w:hint="eastAsia"/>
          <w:b/>
          <w:szCs w:val="21"/>
        </w:rPr>
        <w:t>3.</w:t>
      </w:r>
      <w:r>
        <w:rPr>
          <w:rFonts w:hint="eastAsia"/>
          <w:color w:val="000000"/>
          <w:szCs w:val="21"/>
        </w:rPr>
        <w:t>中文参考文献若有英文信息采用中英文双语著录。（1）作者姓名：英译采用汉语拼音形式表示，姓的首字母大写，名按音节首字母大写的缩写形式；3个以上作者只用写前3位作者姓名，其余用“等”表示，英文则使用“et al”（示例：“张三，李四，王五，等”英文写为：“Zhang S, Li S, Wang W, et al”）。（2）题目：检索到该文后，点击下方的“英文信息”，复制题目即可， 无“英文信息”则改文献不用翻译英文，</w:t>
      </w:r>
      <w:r>
        <w:rPr>
          <w:rFonts w:hint="eastAsia"/>
          <w:color w:val="000000"/>
          <w:szCs w:val="21"/>
          <w:highlight w:val="yellow"/>
        </w:rPr>
        <w:t>请勿自行翻译英文题目</w:t>
      </w:r>
      <w:r>
        <w:rPr>
          <w:rFonts w:hint="eastAsia"/>
          <w:color w:val="000000"/>
          <w:szCs w:val="21"/>
        </w:rPr>
        <w:t>。（3）刊名：使用其刊名的英文简称，不使用汉语拼音名称（如：中华现代护理杂志英文为：Chin J Mod Nurs），</w:t>
      </w:r>
      <w:r>
        <w:rPr>
          <w:rFonts w:hint="eastAsia"/>
          <w:color w:val="000000"/>
          <w:szCs w:val="21"/>
          <w:highlight w:val="yellow"/>
        </w:rPr>
        <w:t>无规范英文简称者著录全部英文刊名</w:t>
      </w:r>
      <w:r>
        <w:rPr>
          <w:rFonts w:hint="eastAsia"/>
          <w:color w:val="000000"/>
          <w:szCs w:val="21"/>
        </w:rPr>
        <w:t>。（4）请逐条核实参考文献并与文中标注核对序号顺序。示例如下：</w:t>
      </w:r>
    </w:p>
    <w:p w14:paraId="224C408C">
      <w:pPr>
        <w:pStyle w:val="2"/>
        <w:tabs>
          <w:tab w:val="left" w:pos="7513"/>
        </w:tabs>
        <w:spacing w:line="276" w:lineRule="auto"/>
        <w:rPr>
          <w:color w:val="000000"/>
          <w:szCs w:val="21"/>
        </w:rPr>
      </w:pPr>
      <w:r>
        <w:rPr>
          <w:rFonts w:hint="eastAsia"/>
          <w:color w:val="000000"/>
          <w:szCs w:val="21"/>
        </w:rPr>
        <w:t>[1]吴欣娟, 刘戈, 刘莹. 护理这十年—国家政策助力护理事业高质量发展[J].中华现代护理杂志,2022,28(31):4297-4301. DOI: 10.3760/cma.j.cn115682-20220914-04519.</w:t>
      </w:r>
    </w:p>
    <w:p w14:paraId="6254F394">
      <w:pPr>
        <w:pStyle w:val="2"/>
        <w:tabs>
          <w:tab w:val="left" w:pos="7513"/>
        </w:tabs>
        <w:spacing w:line="276" w:lineRule="auto"/>
        <w:rPr>
          <w:color w:val="000000"/>
          <w:szCs w:val="21"/>
        </w:rPr>
      </w:pPr>
      <w:r>
        <w:rPr>
          <w:rFonts w:hint="eastAsia"/>
          <w:color w:val="000000"/>
          <w:szCs w:val="21"/>
        </w:rPr>
        <w:t>Wu XJ, Liu G, Liu Y. Nursing in the past decade - national policies supporting high quality development of nursing[J]. Chin J Mod Nurs, 2022, 28 (31): 4297-4301.</w:t>
      </w:r>
    </w:p>
    <w:p w14:paraId="701161DC">
      <w:pPr>
        <w:pStyle w:val="2"/>
        <w:tabs>
          <w:tab w:val="left" w:pos="7513"/>
        </w:tabs>
        <w:spacing w:line="276" w:lineRule="auto"/>
        <w:rPr>
          <w:color w:val="000000"/>
          <w:szCs w:val="21"/>
        </w:rPr>
      </w:pPr>
      <w:r>
        <w:rPr>
          <w:rFonts w:hint="eastAsia"/>
          <w:color w:val="000000"/>
          <w:szCs w:val="21"/>
        </w:rPr>
        <w:t>[2]Rasmussen HH, Hamberg O, Stanga Z, et al. Nutritional risk screening (NRS 2002): a new method based on an analysis of controlled clinical trials[J]. Clin Nutr, 2003, 22 (3): 321-336. DOI:10.1016/s0261-5614(02)00214-5.</w:t>
      </w:r>
    </w:p>
    <w:p w14:paraId="65E420BE">
      <w:pPr>
        <w:ind w:left="189" w:leftChars="86"/>
        <w:rPr>
          <w:rFonts w:ascii="Times New Roman"/>
          <w:sz w:val="24"/>
          <w:szCs w:val="24"/>
        </w:rPr>
      </w:pPr>
      <w:r>
        <w:rPr>
          <w:rFonts w:hint="eastAsia"/>
        </w:rPr>
        <w:t>此外，参考文献删除域代码，部分文献缺页码，作者姓名、杂志名称应是</w:t>
      </w:r>
      <w:r>
        <w:rPr>
          <w:rFonts w:hint="eastAsia"/>
          <w:b/>
          <w:bCs/>
          <w:color w:val="FF0000"/>
        </w:rPr>
        <w:t>首字母大写</w:t>
      </w:r>
      <w:r>
        <w:rPr>
          <w:rFonts w:hint="eastAsia"/>
        </w:rPr>
        <w:t>，所有的标点均应为英文半角状态</w:t>
      </w:r>
    </w:p>
    <w:bookmarkEnd w:id="7"/>
    <w:bookmarkEnd w:id="8"/>
    <w:p w14:paraId="00D82452">
      <w:pPr>
        <w:pStyle w:val="2"/>
      </w:pPr>
    </w:p>
  </w:comment>
  <w:comment w:id="1" w:author="徐杰爱吃饭" w:date="2026-03-17T19:51:00Z" w:initials="">
    <w:p w14:paraId="6077397F">
      <w:pPr>
        <w:pStyle w:val="2"/>
      </w:pPr>
      <w:r>
        <w:rPr>
          <w:rFonts w:hint="eastAsia"/>
        </w:rPr>
        <w:t>感谢您。对于建议1，已增加[30][34][35]三篇文献，分别位于副主题4的解释部分，讨论中的第二段和第三段。</w:t>
      </w:r>
    </w:p>
    <w:p w14:paraId="37A3F473">
      <w:pPr>
        <w:pStyle w:val="2"/>
      </w:pPr>
      <w:r>
        <w:rPr>
          <w:rFonts w:hint="eastAsia"/>
        </w:rPr>
        <w:t>对于建议2、3、4均已修改完善。[7]为网页内容，无DOI；[33]为DOI开始使用前出版的经典书籍，未查到DOI。</w:t>
      </w:r>
    </w:p>
  </w:comment>
  <w:comment w:id="2" w:author="徐杰爱吃饭 [2]" w:date="2026-03-19T18:41:44Z" w:initials="">
    <w:p w14:paraId="279DFA1D">
      <w:pPr>
        <w:pStyle w:val="2"/>
        <w:rPr>
          <w:rFonts w:hint="default" w:eastAsiaTheme="minorEastAsia"/>
          <w:lang w:val="en-US" w:eastAsia="zh-CN"/>
        </w:rPr>
      </w:pPr>
      <w:r>
        <w:rPr>
          <w:rFonts w:hint="eastAsia"/>
          <w:lang w:val="en-US" w:eastAsia="zh-CN"/>
        </w:rPr>
        <w:t>感谢您，已再次核对。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0D82452" w15:done="0"/>
  <w15:commentEx w15:paraId="37A3F473" w15:done="0" w15:paraIdParent="00D82452"/>
  <w15:commentEx w15:paraId="279DFA1D" w15:done="0" w15:paraIdParent="00D82452"/>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E0005BD-1A63-4083-8636-4527E07AC06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方正书宋_GBK">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embedRegular r:id="rId2" w:fontKey="{BFE1E4EC-7DE4-4C44-B66F-632E529C01E9}"/>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方正楷体_GB2312">
    <w:panose1 w:val="02000000000000000000"/>
    <w:charset w:val="86"/>
    <w:family w:val="auto"/>
    <w:pitch w:val="default"/>
    <w:sig w:usb0="A00002BF" w:usb1="184F6CFA" w:usb2="00000012" w:usb3="00000000" w:csb0="00040001" w:csb1="00000000"/>
    <w:embedRegular r:id="rId3" w:fontKey="{C8C4F4D3-2B85-4382-8214-87C0BD2E9B38}"/>
  </w:font>
  <w:font w:name="Cambria Math">
    <w:panose1 w:val="02040503050406030204"/>
    <w:charset w:val="00"/>
    <w:family w:val="roman"/>
    <w:pitch w:val="default"/>
    <w:sig w:usb0="E00006FF" w:usb1="420024FF" w:usb2="02000000" w:usb3="00000000" w:csb0="2000019F" w:csb1="00000000"/>
    <w:embedRegular r:id="rId4" w:fontKey="{7B072CBA-4B5E-49F5-81E0-818A4C7B7E1C}"/>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徐杰爱吃饭 [2]">
    <w15:presenceInfo w15:providerId="WPS Office" w15:userId="3827185205"/>
  </w15:person>
  <w15:person w15:author="ZHXDHL">
    <w15:presenceInfo w15:providerId="None" w15:userId="ZHXDHL"/>
  </w15:person>
  <w15:person w15:author="徐杰爱吃饭">
    <w15:presenceInfo w15:providerId="None" w15:userId="徐杰爱吃饭"/>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trackRevisions w:val="1"/>
  <w:documentProtection w:enforcement="0"/>
  <w:defaultTabStop w:val="720"/>
  <w:drawingGridHorizontalSpacing w:val="110"/>
  <w:noPunctuationKerning w:val="1"/>
  <w:characterSpacingControl w:val="doNotCompress"/>
  <w:footnotePr>
    <w:numFmt w:val="decimalEnclosedCircleChinese"/>
    <w:numRestart w:val="eachPage"/>
  </w:foot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KY_MEDREF_DOCUID" w:val="{686E4AA8-44CF-4F75-B26E-67F36215D636}"/>
    <w:docVar w:name="KY_MEDREF_VERSION" w:val="3"/>
  </w:docVars>
  <w:rsids>
    <w:rsidRoot w:val="00FA57C3"/>
    <w:rsid w:val="000120E3"/>
    <w:rsid w:val="0003372E"/>
    <w:rsid w:val="00043C97"/>
    <w:rsid w:val="00051636"/>
    <w:rsid w:val="0006373F"/>
    <w:rsid w:val="00071E2A"/>
    <w:rsid w:val="00075369"/>
    <w:rsid w:val="000B623B"/>
    <w:rsid w:val="001302C8"/>
    <w:rsid w:val="0013235C"/>
    <w:rsid w:val="00152ED9"/>
    <w:rsid w:val="001B6237"/>
    <w:rsid w:val="001C5ADF"/>
    <w:rsid w:val="001C7BC0"/>
    <w:rsid w:val="001E2177"/>
    <w:rsid w:val="002068E6"/>
    <w:rsid w:val="00235820"/>
    <w:rsid w:val="00292EDB"/>
    <w:rsid w:val="002B1941"/>
    <w:rsid w:val="002C57CE"/>
    <w:rsid w:val="002E6A48"/>
    <w:rsid w:val="003023BB"/>
    <w:rsid w:val="00326389"/>
    <w:rsid w:val="00327CDE"/>
    <w:rsid w:val="00354D54"/>
    <w:rsid w:val="00357A28"/>
    <w:rsid w:val="0036166B"/>
    <w:rsid w:val="00373114"/>
    <w:rsid w:val="00391EE7"/>
    <w:rsid w:val="003B1CD3"/>
    <w:rsid w:val="003D2D47"/>
    <w:rsid w:val="00405CA5"/>
    <w:rsid w:val="00451408"/>
    <w:rsid w:val="00451E13"/>
    <w:rsid w:val="00486645"/>
    <w:rsid w:val="0049669A"/>
    <w:rsid w:val="004A04F5"/>
    <w:rsid w:val="004A2F49"/>
    <w:rsid w:val="004A3019"/>
    <w:rsid w:val="004D18DD"/>
    <w:rsid w:val="00505609"/>
    <w:rsid w:val="00510EA2"/>
    <w:rsid w:val="005156A7"/>
    <w:rsid w:val="005243A2"/>
    <w:rsid w:val="00535272"/>
    <w:rsid w:val="005518C6"/>
    <w:rsid w:val="00584DCB"/>
    <w:rsid w:val="0058578F"/>
    <w:rsid w:val="005B0CFB"/>
    <w:rsid w:val="005F127C"/>
    <w:rsid w:val="00605790"/>
    <w:rsid w:val="00617C0B"/>
    <w:rsid w:val="00687078"/>
    <w:rsid w:val="006C537E"/>
    <w:rsid w:val="006D462C"/>
    <w:rsid w:val="006E28A5"/>
    <w:rsid w:val="00720332"/>
    <w:rsid w:val="00780250"/>
    <w:rsid w:val="00791E5B"/>
    <w:rsid w:val="00807197"/>
    <w:rsid w:val="0081363D"/>
    <w:rsid w:val="00830BBE"/>
    <w:rsid w:val="00843D10"/>
    <w:rsid w:val="00891BB7"/>
    <w:rsid w:val="008B3DDC"/>
    <w:rsid w:val="008C5029"/>
    <w:rsid w:val="008F260A"/>
    <w:rsid w:val="009217BC"/>
    <w:rsid w:val="00945614"/>
    <w:rsid w:val="00960619"/>
    <w:rsid w:val="00971BFB"/>
    <w:rsid w:val="009805A0"/>
    <w:rsid w:val="009D04D9"/>
    <w:rsid w:val="009D7281"/>
    <w:rsid w:val="009F4C47"/>
    <w:rsid w:val="00A33F40"/>
    <w:rsid w:val="00A80C48"/>
    <w:rsid w:val="00AB315B"/>
    <w:rsid w:val="00AD2C76"/>
    <w:rsid w:val="00B308B8"/>
    <w:rsid w:val="00B46D0B"/>
    <w:rsid w:val="00B64CB1"/>
    <w:rsid w:val="00B82B68"/>
    <w:rsid w:val="00B85B4A"/>
    <w:rsid w:val="00BA1E36"/>
    <w:rsid w:val="00BD79E1"/>
    <w:rsid w:val="00BF17CB"/>
    <w:rsid w:val="00BF6ED2"/>
    <w:rsid w:val="00C44E2D"/>
    <w:rsid w:val="00C47140"/>
    <w:rsid w:val="00C6302E"/>
    <w:rsid w:val="00C647D8"/>
    <w:rsid w:val="00C82289"/>
    <w:rsid w:val="00C93E3A"/>
    <w:rsid w:val="00CB1D13"/>
    <w:rsid w:val="00CC30D3"/>
    <w:rsid w:val="00CC32A7"/>
    <w:rsid w:val="00CE331E"/>
    <w:rsid w:val="00D01BC0"/>
    <w:rsid w:val="00D3685C"/>
    <w:rsid w:val="00D81827"/>
    <w:rsid w:val="00D940E1"/>
    <w:rsid w:val="00DB38A8"/>
    <w:rsid w:val="00DF616D"/>
    <w:rsid w:val="00E05032"/>
    <w:rsid w:val="00E336E3"/>
    <w:rsid w:val="00E46118"/>
    <w:rsid w:val="00E5427A"/>
    <w:rsid w:val="00E629AC"/>
    <w:rsid w:val="00E705B3"/>
    <w:rsid w:val="00E82EE4"/>
    <w:rsid w:val="00E93DC0"/>
    <w:rsid w:val="00EB4538"/>
    <w:rsid w:val="00ED4915"/>
    <w:rsid w:val="00F043AD"/>
    <w:rsid w:val="00F2499B"/>
    <w:rsid w:val="00F410FB"/>
    <w:rsid w:val="00F81A0E"/>
    <w:rsid w:val="00FA175A"/>
    <w:rsid w:val="00FA57C3"/>
    <w:rsid w:val="00FC4922"/>
    <w:rsid w:val="00FE72EA"/>
    <w:rsid w:val="015F0889"/>
    <w:rsid w:val="04596CF0"/>
    <w:rsid w:val="0BAB47DF"/>
    <w:rsid w:val="0D316141"/>
    <w:rsid w:val="0F507663"/>
    <w:rsid w:val="132D24B0"/>
    <w:rsid w:val="172F4118"/>
    <w:rsid w:val="19175DE1"/>
    <w:rsid w:val="22CD6F6E"/>
    <w:rsid w:val="298F2E76"/>
    <w:rsid w:val="2EED1488"/>
    <w:rsid w:val="34FA3BF3"/>
    <w:rsid w:val="375B5D59"/>
    <w:rsid w:val="3E2A7B0A"/>
    <w:rsid w:val="40DB7BDC"/>
    <w:rsid w:val="461579F3"/>
    <w:rsid w:val="46F05F47"/>
    <w:rsid w:val="473C49D3"/>
    <w:rsid w:val="4E89549F"/>
    <w:rsid w:val="4FEB4925"/>
    <w:rsid w:val="548C3806"/>
    <w:rsid w:val="55E404A7"/>
    <w:rsid w:val="589752E6"/>
    <w:rsid w:val="5D435D1D"/>
    <w:rsid w:val="60FA2DC6"/>
    <w:rsid w:val="67953514"/>
    <w:rsid w:val="67CC657E"/>
    <w:rsid w:val="68081908"/>
    <w:rsid w:val="693E4A08"/>
    <w:rsid w:val="6B3C7DBA"/>
    <w:rsid w:val="710A7AE4"/>
    <w:rsid w:val="780F44CF"/>
    <w:rsid w:val="7AAF6D8C"/>
    <w:rsid w:val="7D7D4E70"/>
  </w:rsids>
  <m:mathPr>
    <m:mathFont m:val="Cambria Math"/>
    <m:brkBin m:val="before"/>
    <m:brkBinSub m:val="--"/>
    <m:smallFrac m:val="0"/>
    <m:dispDef/>
    <m:lMargin m:val="0"/>
    <m:rMargin m:val="0"/>
    <m:defJc m:val="centerGroup"/>
    <m:wrapIndent m:val="1440"/>
    <m:intLim m:val="subSup"/>
    <m:naryLim m:val="undOvr"/>
  </m:mathPr>
  <w:attachedSchema w:val="http://www.founder.com/pam"/>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hAnsi="Times New Roman" w:asciiTheme="minorHAnsi" w:eastAsiaTheme="minorEastAsia" w:cstheme="minorBidi"/>
      <w:sz w:val="22"/>
      <w:szCs w:val="22"/>
      <w:lang w:val="en-US" w:eastAsia="zh-CN" w:bidi="ar-SA"/>
    </w:rPr>
  </w:style>
  <w:style w:type="character" w:default="1" w:styleId="11">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47"/>
    <w:unhideWhenUsed/>
    <w:qFormat/>
    <w:uiPriority w:val="99"/>
  </w:style>
  <w:style w:type="paragraph" w:styleId="3">
    <w:name w:val="Balloon Text"/>
    <w:basedOn w:val="1"/>
    <w:link w:val="18"/>
    <w:semiHidden/>
    <w:unhideWhenUsed/>
    <w:qFormat/>
    <w:uiPriority w:val="99"/>
    <w:rPr>
      <w:rFonts w:ascii="Tahoma" w:hAnsi="Tahoma" w:cs="Tahoma"/>
      <w:sz w:val="16"/>
      <w:szCs w:val="16"/>
    </w:rPr>
  </w:style>
  <w:style w:type="paragraph" w:styleId="4">
    <w:name w:val="footer"/>
    <w:basedOn w:val="1"/>
    <w:link w:val="16"/>
    <w:unhideWhenUsed/>
    <w:qFormat/>
    <w:uiPriority w:val="99"/>
    <w:pPr>
      <w:tabs>
        <w:tab w:val="center" w:pos="4513"/>
        <w:tab w:val="right" w:pos="9026"/>
      </w:tabs>
    </w:pPr>
  </w:style>
  <w:style w:type="paragraph" w:styleId="5">
    <w:name w:val="header"/>
    <w:basedOn w:val="1"/>
    <w:link w:val="15"/>
    <w:unhideWhenUsed/>
    <w:qFormat/>
    <w:uiPriority w:val="99"/>
    <w:pPr>
      <w:tabs>
        <w:tab w:val="center" w:pos="4513"/>
        <w:tab w:val="right" w:pos="9026"/>
      </w:tabs>
    </w:pPr>
  </w:style>
  <w:style w:type="paragraph" w:styleId="6">
    <w:name w:val="footnote text"/>
    <w:basedOn w:val="1"/>
    <w:link w:val="23"/>
    <w:semiHidden/>
    <w:unhideWhenUsed/>
    <w:qFormat/>
    <w:uiPriority w:val="99"/>
    <w:pPr>
      <w:snapToGrid w:val="0"/>
    </w:pPr>
    <w:rPr>
      <w:sz w:val="18"/>
      <w:szCs w:val="18"/>
    </w:rPr>
  </w:style>
  <w:style w:type="paragraph" w:styleId="7">
    <w:name w:val="annotation subject"/>
    <w:basedOn w:val="2"/>
    <w:next w:val="2"/>
    <w:link w:val="48"/>
    <w:semiHidden/>
    <w:unhideWhenUsed/>
    <w:qFormat/>
    <w:uiPriority w:val="99"/>
    <w:rPr>
      <w:b/>
      <w:bCs/>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0">
    <w:name w:val="Light Shading Accent 3"/>
    <w:basedOn w:val="8"/>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2">
    <w:name w:val="Hyperlink"/>
    <w:qFormat/>
    <w:uiPriority w:val="99"/>
    <w:rPr>
      <w:color w:val="0000FF"/>
      <w:u w:val="single"/>
    </w:rPr>
  </w:style>
  <w:style w:type="character" w:styleId="13">
    <w:name w:val="annotation reference"/>
    <w:basedOn w:val="11"/>
    <w:semiHidden/>
    <w:unhideWhenUsed/>
    <w:qFormat/>
    <w:uiPriority w:val="99"/>
    <w:rPr>
      <w:sz w:val="21"/>
      <w:szCs w:val="21"/>
    </w:rPr>
  </w:style>
  <w:style w:type="character" w:styleId="14">
    <w:name w:val="footnote reference"/>
    <w:basedOn w:val="11"/>
    <w:semiHidden/>
    <w:unhideWhenUsed/>
    <w:qFormat/>
    <w:uiPriority w:val="99"/>
    <w:rPr>
      <w:vertAlign w:val="superscript"/>
    </w:rPr>
  </w:style>
  <w:style w:type="character" w:customStyle="1" w:styleId="15">
    <w:name w:val="页眉 字符"/>
    <w:basedOn w:val="11"/>
    <w:link w:val="5"/>
    <w:qFormat/>
    <w:uiPriority w:val="99"/>
  </w:style>
  <w:style w:type="character" w:customStyle="1" w:styleId="16">
    <w:name w:val="页脚 字符"/>
    <w:basedOn w:val="11"/>
    <w:link w:val="4"/>
    <w:qFormat/>
    <w:uiPriority w:val="99"/>
  </w:style>
  <w:style w:type="paragraph" w:styleId="17">
    <w:name w:val="List Paragraph"/>
    <w:basedOn w:val="1"/>
    <w:qFormat/>
    <w:uiPriority w:val="34"/>
    <w:pPr>
      <w:ind w:left="720"/>
      <w:contextualSpacing/>
    </w:pPr>
  </w:style>
  <w:style w:type="character" w:customStyle="1" w:styleId="18">
    <w:name w:val="批注框文本 字符"/>
    <w:basedOn w:val="11"/>
    <w:link w:val="3"/>
    <w:semiHidden/>
    <w:qFormat/>
    <w:uiPriority w:val="99"/>
    <w:rPr>
      <w:rFonts w:ascii="Tahoma" w:hAnsi="Tahoma" w:cs="Tahoma"/>
      <w:sz w:val="16"/>
      <w:szCs w:val="16"/>
    </w:rPr>
  </w:style>
  <w:style w:type="paragraph" w:styleId="19">
    <w:name w:val="Quote"/>
    <w:basedOn w:val="1"/>
    <w:next w:val="1"/>
    <w:link w:val="20"/>
    <w:qFormat/>
    <w:uiPriority w:val="29"/>
    <w:rPr>
      <w:i/>
      <w:iCs/>
      <w:color w:val="000000" w:themeColor="text1"/>
      <w14:textFill>
        <w14:solidFill>
          <w14:schemeClr w14:val="tx1"/>
        </w14:solidFill>
      </w14:textFill>
    </w:rPr>
  </w:style>
  <w:style w:type="character" w:customStyle="1" w:styleId="20">
    <w:name w:val="引用 字符"/>
    <w:basedOn w:val="11"/>
    <w:link w:val="19"/>
    <w:qFormat/>
    <w:uiPriority w:val="29"/>
    <w:rPr>
      <w:i/>
      <w:iCs/>
      <w:color w:val="000000" w:themeColor="text1"/>
      <w14:textFill>
        <w14:solidFill>
          <w14:schemeClr w14:val="tx1"/>
        </w14:solidFill>
      </w14:textFill>
    </w:rPr>
  </w:style>
  <w:style w:type="paragraph" w:customStyle="1" w:styleId="21">
    <w:name w:val="MTDisplayEquation"/>
    <w:basedOn w:val="1"/>
    <w:next w:val="1"/>
    <w:link w:val="22"/>
    <w:qFormat/>
    <w:uiPriority w:val="0"/>
    <w:pPr>
      <w:tabs>
        <w:tab w:val="center" w:pos="4160"/>
        <w:tab w:val="right" w:pos="8300"/>
      </w:tabs>
    </w:pPr>
  </w:style>
  <w:style w:type="character" w:customStyle="1" w:styleId="22">
    <w:name w:val="MTDisplayEquation Char"/>
    <w:basedOn w:val="11"/>
    <w:link w:val="21"/>
    <w:qFormat/>
    <w:uiPriority w:val="0"/>
  </w:style>
  <w:style w:type="character" w:customStyle="1" w:styleId="23">
    <w:name w:val="脚注文本 字符"/>
    <w:basedOn w:val="11"/>
    <w:link w:val="6"/>
    <w:semiHidden/>
    <w:qFormat/>
    <w:uiPriority w:val="99"/>
    <w:rPr>
      <w:sz w:val="18"/>
      <w:szCs w:val="18"/>
    </w:rPr>
  </w:style>
  <w:style w:type="paragraph" w:customStyle="1" w:styleId="24">
    <w:name w:val="[基本段落]"/>
    <w:basedOn w:val="25"/>
    <w:qFormat/>
    <w:uiPriority w:val="0"/>
    <w:pPr>
      <w:ind w:firstLine="200" w:firstLineChars="200"/>
    </w:pPr>
    <w:rPr>
      <w:rFonts w:hint="default" w:ascii="宋体" w:hAnsi="宋体" w:eastAsia="宋体"/>
    </w:rPr>
  </w:style>
  <w:style w:type="paragraph" w:customStyle="1" w:styleId="25">
    <w:name w:val="[系统文字]"/>
    <w:qFormat/>
    <w:uiPriority w:val="0"/>
    <w:pPr>
      <w:jc w:val="both"/>
      <w:textAlignment w:val="baseline"/>
    </w:pPr>
    <w:rPr>
      <w:rFonts w:hint="eastAsia" w:ascii="Times New Roman" w:hAnsi="Times New Roman" w:eastAsia="方正书宋_GBK" w:cstheme="minorBidi"/>
      <w:color w:val="000000"/>
      <w:sz w:val="21"/>
      <w:szCs w:val="21"/>
      <w:lang w:val="en-US" w:eastAsia="zh-CN" w:bidi="ar-SA"/>
    </w:rPr>
  </w:style>
  <w:style w:type="paragraph" w:customStyle="1" w:styleId="26">
    <w:name w:val="41正文"/>
    <w:basedOn w:val="25"/>
    <w:qFormat/>
    <w:uiPriority w:val="0"/>
    <w:pPr>
      <w:ind w:firstLine="200" w:firstLineChars="200"/>
    </w:pPr>
    <w:rPr>
      <w:rFonts w:hint="default" w:ascii="宋体" w:hAnsi="宋体" w:eastAsia="宋体"/>
    </w:rPr>
  </w:style>
  <w:style w:type="paragraph" w:customStyle="1" w:styleId="27">
    <w:name w:val="55章首页眉左块 拷贝"/>
    <w:basedOn w:val="25"/>
    <w:qFormat/>
    <w:uiPriority w:val="0"/>
    <w:rPr>
      <w:rFonts w:hint="default"/>
      <w:sz w:val="16"/>
      <w:szCs w:val="16"/>
    </w:rPr>
  </w:style>
  <w:style w:type="paragraph" w:customStyle="1" w:styleId="28">
    <w:name w:val="01中文标题"/>
    <w:basedOn w:val="25"/>
    <w:qFormat/>
    <w:uiPriority w:val="0"/>
    <w:pPr>
      <w:jc w:val="center"/>
    </w:pPr>
    <w:rPr>
      <w:rFonts w:hint="default" w:ascii="宋体" w:hAnsi="宋体" w:eastAsia="宋体"/>
      <w:sz w:val="42"/>
      <w:szCs w:val="42"/>
    </w:rPr>
  </w:style>
  <w:style w:type="paragraph" w:customStyle="1" w:styleId="29">
    <w:name w:val="04中文摘要"/>
    <w:basedOn w:val="25"/>
    <w:qFormat/>
    <w:uiPriority w:val="0"/>
    <w:rPr>
      <w:rFonts w:hint="default" w:ascii="宋体" w:hAnsi="宋体" w:eastAsia="楷体"/>
    </w:rPr>
  </w:style>
  <w:style w:type="paragraph" w:customStyle="1" w:styleId="30">
    <w:name w:val="05中文关键词"/>
    <w:basedOn w:val="25"/>
    <w:qFormat/>
    <w:uiPriority w:val="0"/>
    <w:rPr>
      <w:rFonts w:hint="default" w:ascii="宋体" w:hAnsi="宋体" w:eastAsia="楷体"/>
    </w:rPr>
  </w:style>
  <w:style w:type="paragraph" w:customStyle="1" w:styleId="31">
    <w:name w:val="07中图分类号"/>
    <w:basedOn w:val="25"/>
    <w:qFormat/>
    <w:uiPriority w:val="0"/>
    <w:pPr>
      <w:spacing w:after="158"/>
    </w:pPr>
    <w:rPr>
      <w:rFonts w:hint="default" w:ascii="宋体" w:hAnsi="宋体" w:eastAsia="黑体"/>
    </w:rPr>
  </w:style>
  <w:style w:type="paragraph" w:customStyle="1" w:styleId="32">
    <w:name w:val="11英文标题"/>
    <w:basedOn w:val="25"/>
    <w:qFormat/>
    <w:uiPriority w:val="0"/>
    <w:pPr>
      <w:jc w:val="center"/>
    </w:pPr>
    <w:rPr>
      <w:rFonts w:hint="default" w:ascii="黑体" w:hAnsi="黑体" w:eastAsia="黑体"/>
      <w:sz w:val="24"/>
      <w:szCs w:val="24"/>
    </w:rPr>
  </w:style>
  <w:style w:type="paragraph" w:customStyle="1" w:styleId="33">
    <w:name w:val="14英文摘要"/>
    <w:basedOn w:val="25"/>
    <w:qFormat/>
    <w:uiPriority w:val="0"/>
    <w:pPr>
      <w:spacing w:before="105"/>
    </w:pPr>
    <w:rPr>
      <w:rFonts w:hint="default" w:ascii="宋体" w:hAnsi="宋体" w:eastAsia="宋体"/>
      <w:sz w:val="18"/>
      <w:szCs w:val="18"/>
    </w:rPr>
  </w:style>
  <w:style w:type="paragraph" w:customStyle="1" w:styleId="34">
    <w:name w:val="15英文关键词"/>
    <w:basedOn w:val="25"/>
    <w:qFormat/>
    <w:uiPriority w:val="0"/>
    <w:pPr>
      <w:spacing w:after="315"/>
    </w:pPr>
    <w:rPr>
      <w:rFonts w:hint="default" w:ascii="宋体" w:hAnsi="宋体" w:eastAsia="宋体"/>
      <w:sz w:val="18"/>
      <w:szCs w:val="18"/>
    </w:rPr>
  </w:style>
  <w:style w:type="paragraph" w:customStyle="1" w:styleId="35">
    <w:name w:val="42一级标题"/>
    <w:basedOn w:val="25"/>
    <w:qFormat/>
    <w:uiPriority w:val="0"/>
    <w:pPr>
      <w:spacing w:before="105" w:after="105"/>
    </w:pPr>
    <w:rPr>
      <w:rFonts w:hint="default" w:ascii="黑体" w:hAnsi="黑体" w:eastAsia="黑体"/>
      <w:sz w:val="28"/>
      <w:szCs w:val="28"/>
    </w:rPr>
  </w:style>
  <w:style w:type="paragraph" w:customStyle="1" w:styleId="36">
    <w:name w:val="表题"/>
    <w:basedOn w:val="25"/>
    <w:qFormat/>
    <w:uiPriority w:val="0"/>
    <w:pPr>
      <w:ind w:firstLine="200" w:firstLineChars="200"/>
    </w:pPr>
    <w:rPr>
      <w:rFonts w:hint="default" w:ascii="宋体" w:hAnsi="宋体" w:eastAsia="楷体"/>
    </w:rPr>
  </w:style>
  <w:style w:type="paragraph" w:customStyle="1" w:styleId="37">
    <w:name w:val="下行跟随"/>
    <w:basedOn w:val="25"/>
    <w:qFormat/>
    <w:uiPriority w:val="0"/>
    <w:pPr>
      <w:jc w:val="center"/>
    </w:pPr>
    <w:rPr>
      <w:rFonts w:hint="default" w:ascii="宋体" w:hAnsi="宋体" w:eastAsia="宋体"/>
      <w:sz w:val="18"/>
      <w:szCs w:val="18"/>
    </w:rPr>
  </w:style>
  <w:style w:type="paragraph" w:customStyle="1" w:styleId="38">
    <w:name w:val="42二级标题"/>
    <w:basedOn w:val="25"/>
    <w:qFormat/>
    <w:uiPriority w:val="0"/>
    <w:rPr>
      <w:rFonts w:hint="default" w:ascii="黑体" w:hAnsi="黑体" w:eastAsia="黑体"/>
    </w:rPr>
  </w:style>
  <w:style w:type="paragraph" w:customStyle="1" w:styleId="39">
    <w:name w:val="表注"/>
    <w:basedOn w:val="25"/>
    <w:qFormat/>
    <w:uiPriority w:val="0"/>
    <w:rPr>
      <w:rFonts w:hint="default" w:ascii="宋体" w:hAnsi="宋体" w:eastAsia="仿宋"/>
      <w:sz w:val="16"/>
      <w:szCs w:val="16"/>
    </w:rPr>
  </w:style>
  <w:style w:type="paragraph" w:customStyle="1" w:styleId="40">
    <w:name w:val="24参考文献标题"/>
    <w:basedOn w:val="25"/>
    <w:qFormat/>
    <w:uiPriority w:val="0"/>
    <w:pPr>
      <w:spacing w:before="315"/>
      <w:outlineLvl w:val="1"/>
    </w:pPr>
    <w:rPr>
      <w:rFonts w:hint="default" w:ascii="宋体" w:hAnsi="宋体" w:eastAsia="黑体"/>
      <w:sz w:val="18"/>
      <w:szCs w:val="18"/>
    </w:rPr>
  </w:style>
  <w:style w:type="paragraph" w:customStyle="1" w:styleId="41">
    <w:name w:val="22参考文献条目段落"/>
    <w:basedOn w:val="25"/>
    <w:qFormat/>
    <w:uiPriority w:val="0"/>
    <w:pPr>
      <w:ind w:hanging="235" w:hangingChars="235"/>
    </w:pPr>
    <w:rPr>
      <w:rFonts w:hint="default" w:ascii="宋体" w:hAnsi="宋体" w:eastAsia="宋体"/>
      <w:sz w:val="18"/>
      <w:szCs w:val="18"/>
    </w:rPr>
  </w:style>
  <w:style w:type="paragraph" w:customStyle="1" w:styleId="42">
    <w:name w:val="22参考文献条目"/>
    <w:basedOn w:val="25"/>
    <w:qFormat/>
    <w:uiPriority w:val="0"/>
    <w:pPr>
      <w:ind w:left="567" w:hanging="567"/>
    </w:pPr>
    <w:rPr>
      <w:rFonts w:hint="default" w:ascii="宋体" w:hAnsi="宋体" w:eastAsia="宋体"/>
      <w:sz w:val="18"/>
      <w:szCs w:val="18"/>
    </w:rPr>
  </w:style>
  <w:style w:type="paragraph" w:customStyle="1" w:styleId="43">
    <w:name w:val="53章首注释区"/>
    <w:basedOn w:val="25"/>
    <w:qFormat/>
    <w:uiPriority w:val="0"/>
    <w:pPr>
      <w:ind w:firstLine="200" w:firstLineChars="200"/>
    </w:pPr>
    <w:rPr>
      <w:rFonts w:hint="default" w:ascii="宋体" w:hAnsi="宋体" w:eastAsia="宋体"/>
      <w:sz w:val="16"/>
      <w:szCs w:val="16"/>
    </w:rPr>
  </w:style>
  <w:style w:type="paragraph" w:customStyle="1" w:styleId="44">
    <w:name w:val="普通图图题"/>
    <w:basedOn w:val="25"/>
    <w:qFormat/>
    <w:uiPriority w:val="0"/>
    <w:pPr>
      <w:jc w:val="center"/>
    </w:pPr>
    <w:rPr>
      <w:rFonts w:hint="default" w:ascii="宋体" w:hAnsi="宋体" w:eastAsia="楷体"/>
    </w:rPr>
  </w:style>
  <w:style w:type="paragraph" w:customStyle="1" w:styleId="45">
    <w:name w:val="59表题"/>
    <w:basedOn w:val="25"/>
    <w:qFormat/>
    <w:uiPriority w:val="0"/>
    <w:pPr>
      <w:jc w:val="center"/>
    </w:pPr>
    <w:rPr>
      <w:rFonts w:hint="default" w:ascii="黑体" w:hAnsi="黑体" w:eastAsia="黑体"/>
      <w:sz w:val="18"/>
      <w:szCs w:val="18"/>
    </w:rPr>
  </w:style>
  <w:style w:type="paragraph" w:customStyle="1" w:styleId="46">
    <w:name w:val="56表体内容"/>
    <w:basedOn w:val="25"/>
    <w:qFormat/>
    <w:uiPriority w:val="0"/>
    <w:pPr>
      <w:jc w:val="center"/>
    </w:pPr>
    <w:rPr>
      <w:rFonts w:hint="default" w:ascii="宋体" w:hAnsi="宋体" w:eastAsia="仿宋"/>
      <w:sz w:val="18"/>
      <w:szCs w:val="18"/>
    </w:rPr>
  </w:style>
  <w:style w:type="character" w:customStyle="1" w:styleId="47">
    <w:name w:val="批注文字 字符"/>
    <w:basedOn w:val="11"/>
    <w:link w:val="2"/>
    <w:qFormat/>
    <w:uiPriority w:val="99"/>
  </w:style>
  <w:style w:type="character" w:customStyle="1" w:styleId="48">
    <w:name w:val="批注主题 字符"/>
    <w:basedOn w:val="47"/>
    <w:link w:val="7"/>
    <w:semiHidden/>
    <w:qFormat/>
    <w:uiPriority w:val="99"/>
    <w:rPr>
      <w:b/>
      <w:bCs/>
    </w:rPr>
  </w:style>
  <w:style w:type="paragraph" w:customStyle="1" w:styleId="49">
    <w:name w:val="修订1"/>
    <w:hidden/>
    <w:unhideWhenUsed/>
    <w:qFormat/>
    <w:uiPriority w:val="99"/>
    <w:rPr>
      <w:rFonts w:hAnsi="Times New Roman" w:asciiTheme="minorHAnsi" w:eastAsiaTheme="minorEastAsia" w:cstheme="minorBidi"/>
      <w:sz w:val="22"/>
      <w:szCs w:val="22"/>
      <w:lang w:val="en-US" w:eastAsia="zh-CN" w:bidi="ar-SA"/>
    </w:rPr>
  </w:style>
  <w:style w:type="paragraph" w:customStyle="1" w:styleId="50">
    <w:name w:val="修订2"/>
    <w:hidden/>
    <w:unhideWhenUsed/>
    <w:qFormat/>
    <w:uiPriority w:val="99"/>
    <w:rPr>
      <w:rFonts w:hAnsi="Times New Roman" w:asciiTheme="minorHAnsi" w:eastAsiaTheme="minorEastAsia" w:cstheme="minorBidi"/>
      <w:sz w:val="22"/>
      <w:szCs w:val="22"/>
      <w:lang w:val="en-US" w:eastAsia="zh-CN" w:bidi="ar-SA"/>
    </w:rPr>
  </w:style>
  <w:style w:type="character" w:customStyle="1" w:styleId="51">
    <w:name w:val="批注文字 字符1"/>
    <w:qFormat/>
    <w:uiPriority w:val="0"/>
    <w:rPr>
      <w:rFonts w:ascii="Times New Roman" w:hAnsi="Times New Roman" w:eastAsia="宋体" w:cs="Times New Roman"/>
      <w:szCs w:val="20"/>
    </w:rPr>
  </w:style>
  <w:style w:type="paragraph" w:customStyle="1" w:styleId="52">
    <w:name w:val="Revision"/>
    <w:hidden/>
    <w:unhideWhenUsed/>
    <w:qFormat/>
    <w:uiPriority w:val="99"/>
    <w:rPr>
      <w:rFonts w:hAnsi="Times New Roman" w:asciiTheme="minorHAnsi" w:eastAsiaTheme="minorEastAsia" w:cstheme="minorBidi"/>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8.xml"/><Relationship Id="rId15" Type="http://schemas.openxmlformats.org/officeDocument/2006/relationships/customXml" Target="../customXml/item7.xml"/><Relationship Id="rId14" Type="http://schemas.openxmlformats.org/officeDocument/2006/relationships/customXml" Target="../customXml/item6.xml"/><Relationship Id="rId13" Type="http://schemas.openxmlformats.org/officeDocument/2006/relationships/customXml" Target="../customXml/item5.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FX_SUPPLEMENTINFO>
  <alternativeDatas/>
  <ObjectBasicFmts/>
</FX_SUPPLEMENTINFO>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fxdataroot>
  <parastyle-set>
    <parastyle name="01中文标题" metatype="中文标题"/>
    <parastyle name="05中文关键词" metatype="中文关键词"/>
    <parastyle name="07中图分类号" metatype="文章编号"/>
    <parastyle name="11英文标题" metatype="英文标题"/>
    <parastyle name="15英文关键词" metatype="英文关键词"/>
    <parastyle name="22参考文献条目段落" metatype="参考文献条目"/>
    <parastyle name="42一级标题" metatype="一级标题"/>
    <parastyle name="42二级标题" metatype="二级标题"/>
    <parastyle name="53章首注释区" metatype="收稿日期"/>
    <parastyle name="普通图图题" metatype="中文图序号,中文图题"/>
    <parastyle name="表注" metatype="中文表注"/>
    <parastyle name="表题" metatype="中文表头,中文表题"/>
  </parastyle-set>
</fxdataroot>
</file>

<file path=customXml/item5.xml><?xml version="1.0" encoding="utf-8"?>
<CoverPageProperties xmlns="http://schemas.microsoft.com/office/2006/coverPageProps">
  <PublishDate>2009-03-09T00:00:00</PublishDate>
  <Abstract/>
  <CompanyAddress/>
  <CompanyPhone/>
  <CompanyFax/>
  <CompanyEmail/>
</CoverPageProperties>
</file>

<file path=customXml/item6.xml><?xml version="1.0" encoding="utf-8"?>
<dp:LabelRoot xmlns:dp="http://www.founder.com/2010/digitalPublish/labelTree" tagType="contentCtrl">
</dp:LabelRoot>
</file>

<file path=customXml/item7.xml><?xml version="1.0" encoding="utf-8"?>
<app-settings mode="post">
  <meta-data>
    <meta-item type="title">
      <Params>
        <Param name="title-output-mode" value="completed-output" type="enum"/>
      </Params>
    </meta-item>
  </meta-data>
</app-settings>
</file>

<file path=customXml/item8.xml><?xml version="1.0" encoding="utf-8"?>
<cxp:PackageInfo xmlns:cxp="http://www.founder.com/2010/customXmlParts">
  <LabelTrees>
    <LabelTree customXmlPartId="{4B3307D3-B2C9-4FF8-8CBB-8B9570B3AA04}"/>
  </LabelTrees>
</cxp:PackageInfo>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C36F0C4-03EA-42D1-BC03-A95BC7222AB0}">
  <ds:schemaRefs/>
</ds:datastoreItem>
</file>

<file path=customXml/itemProps3.xml><?xml version="1.0" encoding="utf-8"?>
<ds:datastoreItem xmlns:ds="http://schemas.openxmlformats.org/officeDocument/2006/customXml" ds:itemID="{FFC4E597-D5C0-4193-8B84-802709C0B6DE}">
  <ds:schemaRefs/>
</ds:datastoreItem>
</file>

<file path=customXml/itemProps4.xml><?xml version="1.0" encoding="utf-8"?>
<ds:datastoreItem xmlns:ds="http://schemas.openxmlformats.org/officeDocument/2006/customXml" ds:itemID="{24A90A88-A57B-4EBD-B283-7F78743BF5CB}">
  <ds:schemaRefs/>
</ds:datastoreItem>
</file>

<file path=customXml/itemProps5.xml><?xml version="1.0" encoding="utf-8"?>
<ds:datastoreItem xmlns:ds="http://schemas.openxmlformats.org/officeDocument/2006/customXml" ds:itemID="{F8788689-C533-4448-945B-12F4B397B557}">
  <ds:schemaRefs/>
</ds:datastoreItem>
</file>

<file path=customXml/itemProps6.xml><?xml version="1.0" encoding="utf-8"?>
<ds:datastoreItem xmlns:ds="http://schemas.openxmlformats.org/officeDocument/2006/customXml" ds:itemID="{4B3307D3-B2C9-4FF8-8CBB-8B9570B3AA04}">
  <ds:schemaRefs/>
</ds:datastoreItem>
</file>

<file path=customXml/itemProps7.xml><?xml version="1.0" encoding="utf-8"?>
<ds:datastoreItem xmlns:ds="http://schemas.openxmlformats.org/officeDocument/2006/customXml" ds:itemID="{D9999192-98AB-4AF5-9248-940D4F6E8875}">
  <ds:schemaRefs/>
</ds:datastoreItem>
</file>

<file path=customXml/itemProps8.xml><?xml version="1.0" encoding="utf-8"?>
<ds:datastoreItem xmlns:ds="http://schemas.openxmlformats.org/officeDocument/2006/customXml" ds:itemID="{A6139CF6-5931-4AE5-A712-2A5998365C5A}">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17</Pages>
  <Words>10670</Words>
  <Characters>13720</Characters>
  <Lines>763</Lines>
  <Paragraphs>475</Paragraphs>
  <TotalTime>9</TotalTime>
  <ScaleCrop>false</ScaleCrop>
  <LinksUpToDate>false</LinksUpToDate>
  <CharactersWithSpaces>14160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2026-03-19T08:43:00Z</dcterms:created>
  <dc:creator>ZHXDHL</dc:creator>
  <cp:lastModifiedBy>徐杰爱吃饭</cp:lastModifiedBy>
  <dcterms:modified xsi:type="dcterms:W3CDTF">2026-03-20T10:21:33Z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eyJoZGlkIjoiZDAyZjM3ODczODlkOTM3MGNjZjdlZWZiNTA0YzU4YjMiLCJ1c2VySWQiOiIyMzk1Mjc2MjEifQ==</vt:lpwstr>
  </property>
  <property fmtid="{D5CDD505-2E9C-101B-9397-08002B2CF9AE}" pid="3" name="KSOProductBuildVer">
    <vt:lpwstr>2052-12.1.0.24034</vt:lpwstr>
  </property>
  <property fmtid="{D5CDD505-2E9C-101B-9397-08002B2CF9AE}" pid="4" name="ICV">
    <vt:lpwstr>661ABF370D16449EBF7ABE03F270520E_13</vt:lpwstr>
  </property>
</Properties>
</file>
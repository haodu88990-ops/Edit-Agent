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1064D">
      <w:pPr>
        <w:jc w:val="left"/>
        <w:rPr>
          <w:rFonts w:hint="eastAsia"/>
          <w:b/>
          <w:bCs/>
          <w:color w:val="0000FF"/>
        </w:rPr>
      </w:pPr>
      <w:bookmarkStart w:id="0" w:name="OLE_LINK12"/>
      <w:r>
        <w:rPr>
          <w:rFonts w:hint="eastAsia"/>
          <w:b/>
          <w:bCs/>
          <w:color w:val="0000FF"/>
        </w:rPr>
        <w:t>请核实单因素分析中是否都为卡方检验，是否有Fisher检验?</w:t>
      </w:r>
    </w:p>
    <w:p w14:paraId="21186892">
      <w:pPr>
        <w:jc w:val="left"/>
        <w:rPr>
          <w:rFonts w:hint="eastAsia"/>
          <w:b/>
          <w:bCs/>
          <w:color w:val="0000FF"/>
        </w:rPr>
      </w:pPr>
    </w:p>
    <w:p w14:paraId="3A50ACE9">
      <w:pPr>
        <w:jc w:val="left"/>
        <w:rPr>
          <w:rFonts w:hint="default" w:eastAsia="宋体"/>
          <w:b/>
          <w:bCs/>
          <w:color w:val="0000FF"/>
          <w:lang w:val="en-US" w:eastAsia="zh-CN"/>
        </w:rPr>
      </w:pPr>
      <w:r>
        <w:rPr>
          <w:rFonts w:hint="eastAsia"/>
          <w:b/>
          <w:bCs/>
          <w:color w:val="0000FF"/>
          <w:lang w:val="en-US" w:eastAsia="zh-CN"/>
        </w:rPr>
        <w:t>回复：已核实全文都是卡方，没有需要Fisher检验的</w:t>
      </w:r>
      <w:bookmarkStart w:id="42" w:name="_GoBack"/>
      <w:bookmarkEnd w:id="42"/>
    </w:p>
    <w:p w14:paraId="61584472">
      <w:pPr>
        <w:jc w:val="left"/>
      </w:pPr>
      <w:r>
        <w:rPr>
          <w:rFonts w:hint="eastAsia"/>
          <w:b/>
          <w:bCs/>
        </w:rPr>
        <w:t>基于潜在剖面分析模型的</w:t>
      </w:r>
      <w:bookmarkStart w:id="1" w:name="_Hlk195785515"/>
      <w:r>
        <w:rPr>
          <w:rFonts w:hint="eastAsia"/>
          <w:b/>
          <w:bCs/>
        </w:rPr>
        <w:t>ICU</w:t>
      </w:r>
      <w:bookmarkStart w:id="2" w:name="_Hlk198561608"/>
      <w:r>
        <w:rPr>
          <w:rFonts w:hint="eastAsia"/>
          <w:b/>
          <w:bCs/>
        </w:rPr>
        <w:t>护士</w:t>
      </w:r>
      <w:bookmarkStart w:id="3" w:name="_Hlk198540018"/>
      <w:r>
        <w:rPr>
          <w:rFonts w:hint="eastAsia"/>
          <w:b/>
          <w:bCs/>
        </w:rPr>
        <w:t>肠内营养喂养中断知信行</w:t>
      </w:r>
      <w:bookmarkEnd w:id="2"/>
      <w:bookmarkEnd w:id="3"/>
      <w:r>
        <w:rPr>
          <w:rFonts w:hint="eastAsia"/>
          <w:b/>
          <w:bCs/>
        </w:rPr>
        <w:t>现状</w:t>
      </w:r>
      <w:bookmarkEnd w:id="1"/>
      <w:r>
        <w:rPr>
          <w:rFonts w:hint="eastAsia"/>
          <w:b/>
          <w:bCs/>
        </w:rPr>
        <w:t>及影响因素</w:t>
      </w:r>
      <w:bookmarkEnd w:id="0"/>
      <w:r>
        <w:rPr>
          <w:rFonts w:hint="eastAsia"/>
          <w:b/>
          <w:bCs/>
        </w:rPr>
        <w:t>研究</w:t>
      </w:r>
    </w:p>
    <w:p w14:paraId="1246B2D7">
      <w:pPr>
        <w:jc w:val="center"/>
      </w:pPr>
      <w:bookmarkStart w:id="4" w:name="OLE_LINK13"/>
      <w:r>
        <w:rPr>
          <w:rFonts w:hint="eastAsia"/>
        </w:rPr>
        <w:t>俞秋燕*  张伟丹</w:t>
      </w:r>
    </w:p>
    <w:p w14:paraId="3D47AB63">
      <w:pPr>
        <w:jc w:val="center"/>
      </w:pPr>
      <w:r>
        <w:rPr>
          <w:rFonts w:hint="eastAsia"/>
        </w:rPr>
        <w:t>宁波市医疗中心李惠利医院 EICU 浙江宁波315000</w:t>
      </w:r>
      <w:r>
        <w:rPr>
          <w:rFonts w:hint="eastAsia"/>
        </w:rPr>
        <w:br w:type="textWrapping"/>
      </w:r>
      <w:r>
        <w:rPr>
          <w:rFonts w:hint="eastAsia"/>
        </w:rPr>
        <w:t>通讯作者：俞秋燕，Email:15858472370@163.com</w:t>
      </w:r>
      <w:r>
        <w:rPr>
          <w:rFonts w:hint="eastAsia"/>
        </w:rPr>
        <w:br w:type="textWrapping"/>
      </w:r>
      <w:r>
        <w:rPr>
          <w:rStyle w:val="21"/>
        </w:rPr>
        <w:commentReference w:id="0"/>
      </w:r>
    </w:p>
    <w:bookmarkEnd w:id="4"/>
    <w:p w14:paraId="0186C12C">
      <w:r>
        <w:rPr>
          <w:rFonts w:hint="eastAsia"/>
          <w:b/>
          <w:bCs/>
        </w:rPr>
        <w:t>[摘要] 目的</w:t>
      </w:r>
      <w:r>
        <w:rPr>
          <w:rFonts w:hint="eastAsia"/>
        </w:rPr>
        <w:t xml:space="preserve"> 探讨ICU护士肠内营养喂养中断管理的知信行现状及其潜在剖面类型，并分析其影响因素，为提升ICU护士肠内营养喂养中断管理的规范性与有效性提供科学依据。</w:t>
      </w:r>
      <w:r>
        <w:rPr>
          <w:rFonts w:hint="eastAsia"/>
          <w:b/>
          <w:bCs/>
        </w:rPr>
        <w:t xml:space="preserve">方法 </w:t>
      </w:r>
      <w:r>
        <w:rPr>
          <w:rFonts w:hint="eastAsia"/>
        </w:rPr>
        <w:t>2024年10月至12月，采用便利抽样法选取宁波市</w:t>
      </w:r>
      <w:ins w:id="0" w:author="a971" w:date="2026-01-21T11:31:00Z">
        <w:r>
          <w:rPr>
            <w:rFonts w:hint="eastAsia"/>
          </w:rPr>
          <w:t>医疗中心李惠利医院兴宁院区和东部院区</w:t>
        </w:r>
      </w:ins>
      <w:commentRangeStart w:id="1"/>
      <w:r>
        <w:rPr>
          <w:rFonts w:hint="eastAsia"/>
        </w:rPr>
        <w:t>2家三级甲等医院</w:t>
      </w:r>
      <w:commentRangeEnd w:id="1"/>
      <w:r>
        <w:rPr>
          <w:rStyle w:val="21"/>
          <w:rFonts w:hint="eastAsia"/>
        </w:rPr>
        <w:commentReference w:id="1"/>
      </w:r>
      <w:r>
        <w:rPr>
          <w:rFonts w:hint="eastAsia"/>
        </w:rPr>
        <w:t>ICU护士为研究对象。采用一般资料调查表和ICU医护人员肠内喂养中断管理知识-态度-实践量表进行调查，采用潜在剖面分析（LPA）识别ICU护士</w:t>
      </w:r>
      <w:bookmarkStart w:id="5" w:name="OLE_LINK2"/>
      <w:r>
        <w:rPr>
          <w:rFonts w:hint="eastAsia"/>
        </w:rPr>
        <w:t>肠内营养喂养中断管理知信行的潜在剖面类型，并通过多因素Logistic回归分析探讨其影响因素</w:t>
      </w:r>
      <w:bookmarkEnd w:id="5"/>
      <w:r>
        <w:rPr>
          <w:rFonts w:hint="eastAsia"/>
        </w:rPr>
        <w:t>。</w:t>
      </w:r>
      <w:r>
        <w:rPr>
          <w:rFonts w:hint="eastAsia"/>
          <w:b/>
          <w:bCs/>
        </w:rPr>
        <w:t>结果</w:t>
      </w:r>
      <w:r>
        <w:rPr>
          <w:rFonts w:hint="eastAsia"/>
        </w:rPr>
        <w:t xml:space="preserve"> 共发放251分问卷，其中246份为有效答卷，有效答卷率98.01%。ICU医护人员肠内喂养中断管理知识-态度-实践量表知识维度和态度维度得分较高（分别为3.27±0.62分和3.10±0.65分），而实践维度得分较低（2.48±0.34分）。潜在剖面分析结果显示，ICU护士肠内营养喂养中断知信行得分可分为4个潜在剖面类型：</w:t>
      </w:r>
      <w:bookmarkStart w:id="6" w:name="_Hlk198561871"/>
      <w:r>
        <w:rPr>
          <w:rFonts w:hint="eastAsia"/>
        </w:rPr>
        <w:t>低知信行型</w:t>
      </w:r>
      <w:bookmarkEnd w:id="6"/>
      <w:r>
        <w:rPr>
          <w:rFonts w:hint="eastAsia"/>
        </w:rPr>
        <w:t>（23.17%）、中知信行型（30.49%）、高知信行型（25.20%）和认知-行为脱节型（21.14%）。多因素Logistic回归分析显示，大专学历、工作年限短、无培训经历、很少从学术期刊获取知识是低知信行型的影响因素；本科学历、非系统化培训、有时从学术期刊获取知识是中知信行型的影响因素；工作量大、工作年限长、非系统化培训、很少从学术期刊获取知识是认知-行为脱节型的影响因素（</w:t>
      </w:r>
      <w:r>
        <w:rPr>
          <w:rFonts w:hint="eastAsia"/>
          <w:i/>
          <w:iCs/>
        </w:rPr>
        <w:t>P</w:t>
      </w:r>
      <w:r>
        <w:rPr>
          <w:rFonts w:hint="eastAsia"/>
        </w:rPr>
        <w:t>＜0.05）。</w:t>
      </w:r>
      <w:r>
        <w:rPr>
          <w:rFonts w:hint="eastAsia"/>
          <w:b/>
          <w:bCs/>
        </w:rPr>
        <w:t>结论</w:t>
      </w:r>
      <w:r>
        <w:rPr>
          <w:rFonts w:hint="eastAsia"/>
        </w:rPr>
        <w:t xml:space="preserve"> ICU护士肠内营养喂养中断管理知信行水平整体呈现“知易行难”现象，且存在显著异质性。其中低知信行型和认知-行为脱节型需要引起足够重视。护理管理者应针对不同知信行潜在剖面类型的的影响因素制定个性化干预方案，以优化患者营养管理。</w:t>
      </w:r>
    </w:p>
    <w:p w14:paraId="29AD5E0C">
      <w:r>
        <w:rPr>
          <w:rFonts w:hint="eastAsia"/>
          <w:b/>
          <w:bCs/>
        </w:rPr>
        <w:t>[关键词]</w:t>
      </w:r>
      <w:r>
        <w:rPr>
          <w:rFonts w:hint="eastAsia"/>
        </w:rPr>
        <w:t xml:space="preserve"> ICU护士；肠内营养喂养中断；知信行；潜在剖面分析</w:t>
      </w:r>
    </w:p>
    <w:p w14:paraId="7AFDBA83">
      <w:pPr>
        <w:rPr>
          <w:b/>
          <w:bCs/>
        </w:rPr>
      </w:pPr>
    </w:p>
    <w:p w14:paraId="72E93C38">
      <w:r>
        <w:rPr>
          <w:b/>
          <w:bCs/>
        </w:rPr>
        <w:t>Current Status and Influencing Factors of Knowledge, Attitude, and Practice of Enteral Nutrition Feeding Interruption Management Among ICU Nurses Based on Latent Profile Analysis Model</w:t>
      </w:r>
      <w:r>
        <w:rPr>
          <w:b/>
          <w:bCs/>
        </w:rPr>
        <w:br w:type="textWrapping"/>
      </w:r>
      <w:r>
        <w:rPr>
          <w:rFonts w:hint="eastAsia"/>
        </w:rPr>
        <w:t xml:space="preserve">Yu Qiuyan*,Zhang Weidan </w:t>
      </w:r>
    </w:p>
    <w:p w14:paraId="78B825E7">
      <w:r>
        <w:rPr>
          <w:rFonts w:hint="eastAsia"/>
        </w:rPr>
        <w:t xml:space="preserve">Ningbo Medical Center Li Huili Hospital, EICU , Ningbo 315000, Zhejiang, China </w:t>
      </w:r>
    </w:p>
    <w:p w14:paraId="4B930EF8">
      <w:r>
        <w:rPr>
          <w:rFonts w:hint="eastAsia"/>
        </w:rPr>
        <w:t>2025 Medical and Health Science and Technology Program of Zhejiang Province (2025KY218)</w:t>
      </w:r>
    </w:p>
    <w:p w14:paraId="63B22A44">
      <w:r>
        <w:rPr>
          <w:b/>
          <w:bCs/>
        </w:rPr>
        <w:t>[Abstract] Objective</w:t>
      </w:r>
      <w:r>
        <w:rPr>
          <w:rFonts w:hint="eastAsia"/>
        </w:rPr>
        <w:t xml:space="preserve"> </w:t>
      </w:r>
      <w:r>
        <w:t xml:space="preserve">To investigate the current status and potential profile types of knowledge, attitude, and practice (KAP) of enteral nutrition feeding interruption management among ICU nurses, and to analyze the influencing factors, in order to provide a scientific basis for improving the standardization and effectiveness of enteral nutrition feeding interruption management by ICU nurses. </w:t>
      </w:r>
      <w:r>
        <w:rPr>
          <w:b/>
          <w:bCs/>
        </w:rPr>
        <w:t>Methods</w:t>
      </w:r>
      <w:r>
        <w:t xml:space="preserve"> From October to December 2024, a convenience sampling method was used to select</w:t>
      </w:r>
      <w:r>
        <w:rPr>
          <w:rFonts w:hint="eastAsia"/>
        </w:rPr>
        <w:t xml:space="preserve"> </w:t>
      </w:r>
      <w:r>
        <w:t xml:space="preserve">ICU nurses from </w:t>
      </w:r>
      <w:r>
        <w:rPr>
          <w:rFonts w:hint="eastAsia"/>
        </w:rPr>
        <w:t>2</w:t>
      </w:r>
      <w:r>
        <w:t xml:space="preserve"> tertiary hospitals in</w:t>
      </w:r>
      <w:ins w:id="1" w:author="a971" w:date="2026-01-21T11:32:00Z">
        <w:r>
          <w:rPr>
            <w:rFonts w:hint="eastAsia"/>
          </w:rPr>
          <w:t xml:space="preserve">cluding </w:t>
        </w:r>
      </w:ins>
      <w:ins w:id="2" w:author="a971" w:date="2026-01-21T11:32:00Z">
        <w:r>
          <w:rPr/>
          <w:t>Ningbo Medical Center Lihuili Hospital Xingning Branch and Dongbu Branch</w:t>
        </w:r>
      </w:ins>
      <w:r>
        <w:t xml:space="preserve"> </w:t>
      </w:r>
      <w:del w:id="3" w:author="a971" w:date="2026-01-21T11:32:00Z">
        <w:r>
          <w:rPr/>
          <w:delText xml:space="preserve">Ningbo </w:delText>
        </w:r>
      </w:del>
      <w:r>
        <w:t xml:space="preserve">as the research subjects. A general information survey form and the Knowledge-Attitude-Practice Scale for Enteral Feeding Interruption Management among ICU Medical Staff were used for the survey. Latent profile analysis (LPA) was employed to identify the potential profile types of KAP of enteral nutrition feeding interruption management among ICU nurses, and multivariate logistic regression analysis was used to explore the influencing factors. </w:t>
      </w:r>
      <w:r>
        <w:rPr>
          <w:b/>
          <w:bCs/>
        </w:rPr>
        <w:t>Results</w:t>
      </w:r>
      <w:r>
        <w:t xml:space="preserve"> A total of </w:t>
      </w:r>
      <w:r>
        <w:rPr>
          <w:rFonts w:hint="eastAsia"/>
        </w:rPr>
        <w:t>251</w:t>
      </w:r>
      <w:r>
        <w:t xml:space="preserve"> nurses completed the questionnaire, of which </w:t>
      </w:r>
      <w:r>
        <w:rPr>
          <w:rFonts w:hint="eastAsia"/>
        </w:rPr>
        <w:t>246</w:t>
      </w:r>
      <w:r>
        <w:t xml:space="preserve"> were valid, with a valid response rate of 9</w:t>
      </w:r>
      <w:r>
        <w:rPr>
          <w:rFonts w:hint="eastAsia"/>
        </w:rPr>
        <w:t>8.01</w:t>
      </w:r>
      <w:r>
        <w:t>%. The scores of knowledge and attitude dimensions of the KAP scale for enteral feeding interruption management among ICU medical staff were relatively high (3.27±0.62 and 3.10±0.65, respectively), while the score of the practice dimension was lower (2.48±0.34). The LPA results showed that the KAP scores of enteral nutrition feeding interruption among ICU nurses could be divided into four potential profile types: low KAP type (19.</w:t>
      </w:r>
      <w:r>
        <w:rPr>
          <w:rFonts w:hint="eastAsia"/>
        </w:rPr>
        <w:t>11</w:t>
      </w:r>
      <w:r>
        <w:t>%), medium KAP type (41.</w:t>
      </w:r>
      <w:r>
        <w:rPr>
          <w:rFonts w:hint="eastAsia"/>
        </w:rPr>
        <w:t>0</w:t>
      </w:r>
      <w:r>
        <w:t>6%), high KAP type (25.</w:t>
      </w:r>
      <w:r>
        <w:rPr>
          <w:rFonts w:hint="eastAsia"/>
        </w:rPr>
        <w:t>20</w:t>
      </w:r>
      <w:r>
        <w:t>%), and knowledge-behavior disconnection type (14.</w:t>
      </w:r>
      <w:r>
        <w:rPr>
          <w:rFonts w:hint="eastAsia"/>
        </w:rPr>
        <w:t>63</w:t>
      </w:r>
      <w:r>
        <w:t xml:space="preserve">%). Multivariate logistic regression analysis showed that having an associate degree, short working experience, no training experience, and rarely obtaining knowledge from academic journals were influencing factors for the low KAP type; having a bachelor’s degree, non-systematic training, and sometimes obtaining knowledge from academic journals were influencing factors for the medium KAP type; long working experience, non-systematic training, and rarely obtaining knowledge from academic journals were influencing factors for the knowledge-behavior disconnection type (P &lt; 0.05). </w:t>
      </w:r>
      <w:r>
        <w:rPr>
          <w:b/>
          <w:bCs/>
        </w:rPr>
        <w:t>Conclusion</w:t>
      </w:r>
      <w:r>
        <w:t>: The KAP level of enteral nutrition feeding interruption management among ICU nurses generally shows a "knowledge is easier than practice" phenomenon and significant heterogeneity. The low KAP type and knowledge-behavior disconnection type should be given sufficient attention. Nursing managers should develop personalized intervention plans based on the influencing factors of different KAP profile types to optimize patient nutrition management.</w:t>
      </w:r>
    </w:p>
    <w:p w14:paraId="450C5B4E">
      <w:r>
        <w:rPr>
          <w:b/>
          <w:bCs/>
        </w:rPr>
        <w:t>[Keywords]</w:t>
      </w:r>
      <w:r>
        <w:t xml:space="preserve"> ICU Nurses; Enteral Nutrition Feeding Interruption; Knowledge, Attitude, and Practice; Latent Profile Analysis</w:t>
      </w:r>
    </w:p>
    <w:p w14:paraId="061788B2"/>
    <w:p w14:paraId="4FE3C178">
      <w:pPr>
        <w:ind w:firstLine="465"/>
      </w:pPr>
      <w:r>
        <w:rPr>
          <w:rFonts w:hint="eastAsia"/>
        </w:rPr>
        <w:t>美国肠外肠内营养学会和欧洲肠外肠内营养学会指南均提倡对</w:t>
      </w:r>
      <w:r>
        <w:t>​​ICU</w:t>
      </w:r>
      <w:r>
        <w:rPr>
          <w:rFonts w:hint="eastAsia"/>
        </w:rPr>
        <w:t>危重症但胃肠道功能尚存的患者</w:t>
      </w:r>
      <w:r>
        <w:t>​​</w:t>
      </w:r>
      <w:r>
        <w:rPr>
          <w:rFonts w:hint="eastAsia"/>
        </w:rPr>
        <w:t>持续提供肠内营养</w:t>
      </w:r>
      <w:r>
        <w:fldChar w:fldCharType="begin"/>
      </w:r>
      <w:r>
        <w:rPr>
          <w:rFonts w:hint="eastAsia"/>
        </w:rPr>
        <w:instrText xml:space="preserve"> ADDIN EN.CITE &lt;EndNote&gt;&lt;Cite&gt;&lt;RecNum&gt;9&lt;/RecNum&gt;&lt;DisplayText&gt;&lt;style face="superscript"&gt;[1，2]&lt;/style&gt;&lt;/DisplayText&gt;&lt;record&gt;&lt;rec-number&gt;9&lt;/rec-number&gt;&lt;foreign-keys&gt;&lt;key app="EN" db-id="fres0fftz5ft26ef0f35tfpue229frx5w0rd" timestamp="1747620149"&gt;9&lt;/key&gt;&lt;/fo</w:instrText>
      </w:r>
      <w:r>
        <w:instrText xml:space="preserve">reign-keys&gt;&lt;ref-type name="Journal Article"&gt;17&lt;/ref-type&gt;&lt;contributors&gt;&lt;/contributors&gt;&lt;titles&gt;&lt;/titles&gt;&lt;pages&gt;Pierre S,Annika R,Blaser MM,et al.ESPEN practical and partially revised guideline: Clinical nutrition in the intensive care unit[J].Clin Nutr,2023,42(9):1671-1689.DOI:10.1016/j.clnu.2023.07.011.&lt;/pages&gt;&lt;dates&gt;&lt;/dates&gt;&lt;urls&gt;&lt;/urls&gt;&lt;/record&gt;&lt;/Cite&gt;&lt;Cite&gt;&lt;RecNum&gt;10&lt;/RecNum&gt;&lt;record&gt;&lt;rec-number&gt;10&lt;/rec-number&gt;&lt;foreign-keys&gt;&lt;key app="EN" db-id="fres0fftz5ft26ef0f35tfpue229frx5w0rd" timestamp="1747620315"&gt;10&lt;/key&gt;&lt;/foreign-keys&gt;&lt;ref-type name="Journal Article"&gt;17&lt;/ref-type&gt;&lt;contributors&gt;&lt;/contributors&gt;&lt;titles&gt;&lt;/titles&gt;&lt;pages&gt;Charlene C,Angela L,Bingham MM,et al.Guidelines for the provision of nutrition support therapy in the adult critically ill patient:The American Society for Parenteral and Enteral Nutrition[J].JPEN J Parenter Enteral Nutr,46(1):12-41.DOI:10.1002/jpen.2267.&lt;/pages&gt;&lt;dates&gt;&lt;/dates&gt;&lt;urls&gt;&lt;/urls&gt;&lt;/record&gt;&lt;/Cite&gt;&lt;/EndNote&gt;</w:instrText>
      </w:r>
      <w:r>
        <w:fldChar w:fldCharType="separate"/>
      </w:r>
      <w:r>
        <w:rPr>
          <w:rFonts w:hint="eastAsia"/>
          <w:vertAlign w:val="superscript"/>
        </w:rPr>
        <w:t>[1，2]</w:t>
      </w:r>
      <w:r>
        <w:fldChar w:fldCharType="end"/>
      </w:r>
      <w:r>
        <w:rPr>
          <w:rFonts w:hint="eastAsia"/>
        </w:rPr>
        <w:t>。但研究显示，54%~84%的ICU患者因不同原因遭遇肠内营养中断，导致难以达到目标喂养量，严重影响预后</w:t>
      </w:r>
      <w:r>
        <w:fldChar w:fldCharType="begin">
          <w:fldData xml:space="preserve">PEVuZE5vdGU+PENpdGU+PFJlY051bT4xMTwvUmVjTnVtPjxEaXNwbGF5VGV4dD48c3R5bGUgZmFj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</w:fldData>
        </w:fldChar>
      </w:r>
      <w:r>
        <w:instrText xml:space="preserve"> ADDIN EN.CITE </w:instrText>
      </w:r>
      <w:r>
        <w:fldChar w:fldCharType="begin">
          <w:fldData xml:space="preserve">PEVuZE5vdGU+PENpdGU+PFJlY051bT4xMTwvUmVjTnVtPjxEaXNwbGF5VGV4dD48c3R5bGUgZmFj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</w:fldData>
        </w:fldChar>
      </w:r>
      <w:r>
        <w:instrText xml:space="preserve"> ADDIN EN.CITE.DATA </w:instrText>
      </w:r>
      <w:r>
        <w:fldChar w:fldCharType="end"/>
      </w:r>
      <w:r>
        <w:fldChar w:fldCharType="separate"/>
      </w:r>
      <w:r>
        <w:rPr>
          <w:vertAlign w:val="superscript"/>
        </w:rPr>
        <w:t>[3-5]</w:t>
      </w:r>
      <w:r>
        <w:fldChar w:fldCharType="end"/>
      </w:r>
      <w:r>
        <w:rPr>
          <w:rFonts w:hint="eastAsia"/>
        </w:rPr>
        <w:t>。肠内营养喂养中断的原因除患者因素外，约72%的中断与医护人员的主观因素和医疗操作相关</w:t>
      </w:r>
      <w:r>
        <w:fldChar w:fldCharType="begin"/>
      </w:r>
      <w:r>
        <w:instrText xml:space="preserve"> ADDIN EN.CITE &lt;EndNote&gt;&lt;Cite&gt;&lt;RecNum&gt;11&lt;/RecNum&gt;&lt;DisplayText&gt;&lt;style face="superscript"&gt;[3]&lt;/style&gt;&lt;/DisplayText&gt;&lt;record&gt;&lt;rec-number&gt;11&lt;/rec-number&gt;&lt;foreign-keys&gt;&lt;key app="EN" db-id="fres0fftz5ft26ef0f35tfpue229frx5w0rd" timestamp="1747621101"&gt;11&lt;/key&gt;&lt;/f</w:instrText>
      </w:r>
      <w:r>
        <w:rPr>
          <w:rFonts w:hint="eastAsia"/>
        </w:rPr>
        <w:instrText xml:space="preserve">oreign-keys&gt;&lt;ref-type name="Journal Article"&gt;17&lt;/ref-type&gt;&lt;contributors&gt;&lt;/contributors&gt;&lt;titles&gt;&lt;/titles&gt;&lt;pages&gt;&lt;style face="normal" font="default" charset="134" size="100%"&gt;黄培培&lt;/style&gt;&lt;style face="normal" font="default" size="100%"&gt;,&lt;/style&gt;&lt;style face="normal" font="default" charset="134" size="100%"&gt;蔡喆燚&lt;/style&gt;&lt;style face="normal" font="default" size="100%"&gt;,&lt;/style&gt;&lt;style face="normal" font="default" charset="134" size="100%"&gt;田飞&lt;/style&gt;&lt;style face="normal" font="default" size="100%"&gt;,&lt;/style&gt;&lt;style face="normal" font="default" charset="134" size="100%"&gt;等&lt;/style&gt;&lt;style face="normal" font="default" size="100%"&gt;.ICU&lt;/style&gt;&lt;style face="normal" font="default" charset="134" size="100%"&gt;肠内营养中断现况调查及影响因素分析&lt;/style&gt;&lt;style face="normal" font="default" size="100%"&gt;[J].&lt;/style&gt;&lt;style face="normal" font="default" charset="134" size="100%"&gt;护士进修杂志&lt;/style&gt;&lt;style face="normal" font="default" size="100%"&gt;,2023,38(18):1704-1709.DOI:10.16821/j.cnki.hsjx.2023.18.015.&amp;#xD;Huang PP,Huang PP,Cai ZY,et al.Survey on the current </w:instrText>
      </w:r>
      <w:r>
        <w:instrText xml:space="preserve">status of enteral nutrition interruption in the ICU and analysis of influencing factors[J].&lt;/style&gt;&lt;style face="normal" font="default" charset="134" size="100%"&gt;Journal of Nurses Training&lt;/style&gt;&lt;style face="normal" font="default" size="100%"&gt;,2023,38(18):1704-1709.&lt;/style&gt;&lt;/pages&gt;&lt;dates&gt;&lt;/dates&gt;&lt;urls&gt;&lt;/urls&gt;&lt;/record&gt;&lt;/Cite&gt;&lt;/EndNote&gt;</w:instrText>
      </w:r>
      <w:r>
        <w:fldChar w:fldCharType="separate"/>
      </w:r>
      <w:r>
        <w:rPr>
          <w:vertAlign w:val="superscript"/>
        </w:rPr>
        <w:t>[3]</w:t>
      </w:r>
      <w:r>
        <w:fldChar w:fldCharType="end"/>
      </w:r>
      <w:r>
        <w:rPr>
          <w:rFonts w:hint="eastAsia"/>
        </w:rPr>
        <w:t>。ICU护士作为肠内营养方案的主要执行和监测者，对肠内营养喂养中断</w:t>
      </w:r>
      <w:bookmarkStart w:id="7" w:name="_Hlk198540208"/>
      <w:r>
        <w:rPr>
          <w:rFonts w:hint="eastAsia"/>
          <w:color w:val="EE0000"/>
        </w:rPr>
        <w:t>知、信、行</w:t>
      </w:r>
      <w:bookmarkEnd w:id="7"/>
      <w:r>
        <w:rPr>
          <w:rFonts w:hint="eastAsia"/>
          <w:color w:val="EE0000"/>
        </w:rPr>
        <w:t>（</w:t>
      </w:r>
      <w:r>
        <w:rPr>
          <w:color w:val="EE0000"/>
        </w:rPr>
        <w:t>Knowledge, Attitude, and Practice</w:t>
      </w:r>
      <w:r>
        <w:rPr>
          <w:rFonts w:hint="eastAsia"/>
          <w:color w:val="EE0000"/>
        </w:rPr>
        <w:t>，</w:t>
      </w:r>
      <w:bookmarkStart w:id="8" w:name="_Hlk218865472"/>
      <w:r>
        <w:rPr>
          <w:rFonts w:hint="eastAsia"/>
          <w:color w:val="EE0000"/>
        </w:rPr>
        <w:t>KAP</w:t>
      </w:r>
      <w:bookmarkEnd w:id="8"/>
      <w:r>
        <w:rPr>
          <w:rFonts w:hint="eastAsia"/>
          <w:color w:val="EE0000"/>
        </w:rPr>
        <w:t>）</w:t>
      </w:r>
      <w:r>
        <w:rPr>
          <w:rFonts w:hint="eastAsia"/>
        </w:rPr>
        <w:t>水平直接关乎肠内营养实施的连续性</w:t>
      </w:r>
      <w:r>
        <w:fldChar w:fldCharType="begin">
          <w:fldData xml:space="preserve">PEVuZE5vdGU+PENpdGU+PFJlY051bT4zPC9SZWNOdW0+PERpc3BsYXlUZXh0PjxzdHlsZSBmYWNl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</w:fldData>
        </w:fldChar>
      </w:r>
      <w:r>
        <w:instrText xml:space="preserve"> ADDIN EN.CITE </w:instrText>
      </w:r>
      <w:r>
        <w:fldChar w:fldCharType="begin">
          <w:fldData xml:space="preserve">PEVuZE5vdGU+PENpdGU+PFJlY051bT4zPC9SZWNOdW0+PERpc3BsYXlUZXh0PjxzdHlsZSBmYWNl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</w:fldData>
        </w:fldChar>
      </w:r>
      <w:r>
        <w:instrText xml:space="preserve"> ADDIN EN.CITE.DATA </w:instrText>
      </w:r>
      <w:r>
        <w:fldChar w:fldCharType="end"/>
      </w:r>
      <w:r>
        <w:fldChar w:fldCharType="separate"/>
      </w:r>
      <w:r>
        <w:rPr>
          <w:rFonts w:hint="eastAsia"/>
          <w:vertAlign w:val="superscript"/>
        </w:rPr>
        <w:t>[6，7]</w:t>
      </w:r>
      <w:r>
        <w:fldChar w:fldCharType="end"/>
      </w:r>
      <w:r>
        <w:rPr>
          <w:rFonts w:hint="eastAsia"/>
        </w:rPr>
        <w:t>。然而，当前关于ICU护理人员对肠内营养中断的知、信、行的研究仍然不足。少量研究显示，ICU医护人员EN中断的</w:t>
      </w:r>
      <w:r>
        <w:rPr>
          <w:rFonts w:hint="eastAsia"/>
          <w:color w:val="EE0000"/>
        </w:rPr>
        <w:t>KAP</w:t>
      </w:r>
      <w:r>
        <w:rPr>
          <w:rFonts w:hint="eastAsia"/>
        </w:rPr>
        <w:t>水平仍有进较大提升的空间，ICU护士的学历、培训情况、学术期刊学习频率等是其重要影响因素</w:t>
      </w:r>
      <w:r>
        <w:fldChar w:fldCharType="begin">
          <w:fldData xml:space="preserve">PEVuZE5vdGU+PENpdGU+PFJlY051bT4xPC9SZWNOdW0+PERpc3BsYXlUZXh0PjxzdHlsZSBmYWNl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</w:fldData>
        </w:fldChar>
      </w:r>
      <w:r>
        <w:instrText xml:space="preserve"> ADDIN EN.CITE </w:instrText>
      </w:r>
      <w:r>
        <w:fldChar w:fldCharType="begin">
          <w:fldData xml:space="preserve">PEVuZE5vdGU+PENpdGU+PFJlY051bT4xPC9SZWNOdW0+PERpc3BsYXlUZXh0PjxzdHlsZSBmYWNl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</w:fldData>
        </w:fldChar>
      </w:r>
      <w:r>
        <w:instrText xml:space="preserve"> ADDIN EN.CITE.DATA </w:instrText>
      </w:r>
      <w:r>
        <w:fldChar w:fldCharType="end"/>
      </w:r>
      <w:r>
        <w:fldChar w:fldCharType="separate"/>
      </w:r>
      <w:r>
        <w:rPr>
          <w:rFonts w:hint="eastAsia"/>
          <w:vertAlign w:val="superscript"/>
        </w:rPr>
        <w:t>[8，9]</w:t>
      </w:r>
      <w:r>
        <w:fldChar w:fldCharType="end"/>
      </w:r>
      <w:r>
        <w:rPr>
          <w:rFonts w:hint="eastAsia"/>
        </w:rPr>
        <w:t>。但这种以变量为中心的研究方法仅探讨了ICU护士肠内营养喂养中断</w:t>
      </w:r>
      <w:r>
        <w:rPr>
          <w:rFonts w:hint="eastAsia"/>
          <w:color w:val="EE0000"/>
        </w:rPr>
        <w:t>KAP</w:t>
      </w:r>
      <w:r>
        <w:rPr>
          <w:rFonts w:hint="eastAsia"/>
        </w:rPr>
        <w:t>现状的群体特征，却忽视了不同类型护士间可能存在的异质性，致使现有干预措施缺乏精准性。潜在剖面分析作为一种以个体为中心的分析方法，能够从整体上识别出具有不同</w:t>
      </w:r>
      <w:r>
        <w:rPr>
          <w:rFonts w:hint="eastAsia"/>
          <w:color w:val="EE0000"/>
        </w:rPr>
        <w:t>KAP</w:t>
      </w:r>
      <w:r>
        <w:rPr>
          <w:rFonts w:hint="eastAsia"/>
        </w:rPr>
        <w:t>群体特征的潜在亚组，从而揭示出护士群体内在的异质性结构。本研究拟采用潜在剖面分析的方法识别ICU护士群体不同</w:t>
      </w:r>
      <w:r>
        <w:rPr>
          <w:rFonts w:hint="eastAsia"/>
          <w:color w:val="EE0000"/>
        </w:rPr>
        <w:t>KAP</w:t>
      </w:r>
      <w:r>
        <w:rPr>
          <w:rFonts w:hint="eastAsia"/>
        </w:rPr>
        <w:t>模式类别及其影响因素，为精准制定分层干预策略、提升ICU护士肠内营养喂养中断管理的规范性与有效性提供科学依据。</w:t>
      </w:r>
    </w:p>
    <w:p w14:paraId="6F820A42">
      <w:r>
        <w:rPr>
          <w:rFonts w:hint="eastAsia"/>
        </w:rPr>
        <w:t xml:space="preserve"> </w:t>
      </w:r>
    </w:p>
    <w:p w14:paraId="6AD074DE">
      <w:commentRangeStart w:id="2"/>
      <w:r>
        <w:rPr>
          <w:rFonts w:hint="eastAsia"/>
        </w:rPr>
        <w:t>一、对象与方法</w:t>
      </w:r>
      <w:commentRangeEnd w:id="2"/>
      <w:r>
        <w:rPr>
          <w:rStyle w:val="21"/>
        </w:rPr>
        <w:commentReference w:id="2"/>
      </w:r>
    </w:p>
    <w:p w14:paraId="27665053">
      <w:r>
        <w:rPr>
          <w:rFonts w:hint="eastAsia"/>
        </w:rPr>
        <w:t>（一）研究对象：本研究为横断面研究。2024年10月至12月间，采用便利抽样的方法纳入宁波市2家三级甲等医院（</w:t>
      </w:r>
      <w:r>
        <w:fldChar w:fldCharType="begin"/>
      </w:r>
      <w:r>
        <w:instrText xml:space="preserve"> HYPERLINK "https://www.baidu.com/link?url=tGmBv82QzX4EzWp2C0sO0u1FRXyio_CgGHaz6UjldCxUkLc9enpEd_DfNdPSIJ_m&amp;wd=&amp;eqid=974c4936004322b9000000056847e59b" \t "https://www.baidu.com/_blank" </w:instrText>
      </w:r>
      <w:r>
        <w:fldChar w:fldCharType="separate"/>
      </w:r>
      <w:bookmarkStart w:id="9" w:name="OLE_LINK11"/>
      <w:r>
        <w:t>宁波市医疗中心李惠利医院</w:t>
      </w:r>
      <w:r>
        <w:rPr>
          <w:rFonts w:hint="eastAsia"/>
        </w:rPr>
        <w:t>东部院区</w:t>
      </w:r>
      <w:bookmarkEnd w:id="9"/>
      <w:r>
        <w:rPr>
          <w:rFonts w:hint="eastAsia"/>
        </w:rPr>
        <w:t>、</w:t>
      </w:r>
      <w:r>
        <w:t>宁波市医疗中心李惠利医院</w:t>
      </w:r>
      <w:r>
        <w:rPr>
          <w:rFonts w:hint="eastAsia"/>
        </w:rPr>
        <w:t>兴宁院区</w:t>
      </w:r>
      <w:r>
        <w:rPr>
          <w:rFonts w:hint="eastAsia"/>
        </w:rPr>
        <w:fldChar w:fldCharType="end"/>
      </w:r>
      <w:r>
        <w:rPr>
          <w:rFonts w:hint="eastAsia"/>
        </w:rPr>
        <w:t>）ICU护士为研究对象。纳入标准：（1）年龄＞18周岁，（2）具备执业资质的在职注册护士；（2）从事ICU工作时间＞1年。排除标准：（1）实习生、进修和接受规范化培训的护士；（2）因各种原因（如休假、外出学习等）无法参与研究的护士；（3）单纯从事护理管理岗位者。</w:t>
      </w:r>
      <w:del w:id="4" w:author="a971" w:date="2026-01-21T11:39:00Z">
        <w:commentRangeStart w:id="3"/>
        <w:r>
          <w:rPr>
            <w:rFonts w:hint="eastAsia"/>
            <w:color w:val="EE0000"/>
          </w:rPr>
          <w:delText>例</w:delText>
        </w:r>
        <w:commentRangeEnd w:id="3"/>
      </w:del>
      <w:r>
        <w:rPr>
          <w:rStyle w:val="21"/>
          <w:rFonts w:hint="eastAsia"/>
          <w:color w:val="EE0000"/>
        </w:rPr>
        <w:commentReference w:id="3"/>
      </w:r>
      <w:del w:id="5" w:author="a971" w:date="2026-01-21T11:39:00Z">
        <w:r>
          <w:rPr>
            <w:rFonts w:hint="eastAsia"/>
            <w:color w:val="EE0000"/>
          </w:rPr>
          <w:delText>。</w:delText>
        </w:r>
      </w:del>
      <w:r>
        <w:rPr>
          <w:rFonts w:hint="eastAsia"/>
        </w:rPr>
        <w:t>本研究通过我院伦理委员会批准（李惠利医院伦审2025研第210号）。</w:t>
      </w:r>
    </w:p>
    <w:p w14:paraId="1B244B88">
      <w:r>
        <w:rPr>
          <w:rFonts w:hint="eastAsia"/>
        </w:rPr>
        <w:t>（二）方法</w:t>
      </w:r>
    </w:p>
    <w:p w14:paraId="5A726FE7">
      <w:pPr>
        <w:pStyle w:val="35"/>
        <w:numPr>
          <w:ilvl w:val="0"/>
          <w:numId w:val="1"/>
        </w:numPr>
      </w:pPr>
      <w:r>
        <w:rPr>
          <w:rFonts w:hint="eastAsia"/>
        </w:rPr>
        <w:t>研究工具</w:t>
      </w:r>
    </w:p>
    <w:p w14:paraId="2815BE48">
      <w:r>
        <w:rPr>
          <w:rFonts w:hint="eastAsia"/>
        </w:rPr>
        <w:t>（1）一般资料调查表 自制一般资料调查，调查受访护士的年龄、性别、职务、职称、ICU工作年限、学历、ICU类别（综合ICU、专科ICU）、是否参与营养支持小组（是、否）、是否接受过肠内营养中断管理培训（是、否）、从学术期刊上获取相关知识的频率（从不、很少、有时、经常、总是）。（2）ICU医护人员</w:t>
      </w:r>
      <w:bookmarkStart w:id="10" w:name="OLE_LINK1"/>
      <w:r>
        <w:rPr>
          <w:rFonts w:hint="eastAsia"/>
        </w:rPr>
        <w:t>肠内喂养中断管理</w:t>
      </w:r>
      <w:bookmarkStart w:id="11" w:name="_Hlk218865676"/>
      <w:r>
        <w:rPr>
          <w:rFonts w:hint="eastAsia"/>
        </w:rPr>
        <w:t>知识-态度-实践量表</w:t>
      </w:r>
      <w:bookmarkEnd w:id="10"/>
      <w:bookmarkEnd w:id="11"/>
      <w:r>
        <w:rPr>
          <w:rFonts w:hint="eastAsia"/>
        </w:rPr>
        <w:t xml:space="preserve"> 由米元元等</w:t>
      </w:r>
      <w:r>
        <w:fldChar w:fldCharType="begin">
          <w:fldData xml:space="preserve">PEVuZE5vdGU+PENpdGU+PFJlY051bT4yPC9SZWNOdW0+PERpc3BsYXlUZXh0PjxzdHlsZSBmYWNl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</w:fldData>
        </w:fldChar>
      </w:r>
      <w:r>
        <w:instrText xml:space="preserve"> ADDIN EN.CITE </w:instrText>
      </w:r>
      <w:r>
        <w:fldChar w:fldCharType="begin">
          <w:fldData xml:space="preserve">PEVuZE5vdGU+PENpdGU+PFJlY051bT4yPC9SZWNOdW0+PERpc3BsYXlUZXh0PjxzdHlsZSBmYWNl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</w:fldData>
        </w:fldChar>
      </w:r>
      <w:r>
        <w:instrText xml:space="preserve"> ADDIN EN.CITE.DATA </w:instrText>
      </w:r>
      <w:r>
        <w:fldChar w:fldCharType="end"/>
      </w:r>
      <w:r>
        <w:fldChar w:fldCharType="separate"/>
      </w:r>
      <w:r>
        <w:rPr>
          <w:rFonts w:hint="eastAsia"/>
          <w:vertAlign w:val="superscript"/>
        </w:rPr>
        <w:t>[6，10]</w:t>
      </w:r>
      <w:r>
        <w:fldChar w:fldCharType="end"/>
      </w:r>
      <w:r>
        <w:rPr>
          <w:rFonts w:hint="eastAsia"/>
        </w:rPr>
        <w:t>于2022年基于</w:t>
      </w:r>
      <w:r>
        <w:rPr>
          <w:rFonts w:hint="eastAsia"/>
          <w:color w:val="EE0000"/>
        </w:rPr>
        <w:t>KAP</w:t>
      </w:r>
      <w:r>
        <w:rPr>
          <w:rFonts w:hint="eastAsia"/>
        </w:rPr>
        <w:t>模型编制，用于测量ICU医护人员在肠内喂养中断管理方面的知识、态度和实践情况。</w:t>
      </w:r>
      <w:bookmarkStart w:id="12" w:name="OLE_LINK10"/>
      <w:r>
        <w:rPr>
          <w:rFonts w:hint="eastAsia"/>
        </w:rPr>
        <w:t>量表包含3个维度：知识维度（14个条目）、态度维度（10个条目）和实践维度（17个条目），共41个条目。</w:t>
      </w:r>
      <w:bookmarkEnd w:id="12"/>
      <w:r>
        <w:rPr>
          <w:rFonts w:hint="eastAsia"/>
        </w:rPr>
        <w:t>采用5级Likert评分法，知识维度评分范围为14-70分（1=完全不熟悉，5=完全熟悉），态度维度评分范围为10-50分（1=完全不同意，5=完全同意），实践维度评分范围为17-85分（1=从不，5=总是）。得分越高表示知识越丰富、态度越积极、实践行为越规范。该量表各维度Cronbach's α系数在0.919~0.947之间</w:t>
      </w:r>
      <w:r>
        <w:fldChar w:fldCharType="begin"/>
      </w:r>
      <w:r>
        <w:instrText xml:space="preserve"> ADDIN EN.CITE &lt;EndNote&gt;&lt;Cite&gt;&lt;RecNum&gt;3&lt;/RecNum&gt;&lt;DisplayText&gt;&lt;style face="superscript"&gt;[6]&lt;/style&gt;&lt;/DisplayText&gt;&lt;record&gt;&lt;rec-number&gt;3&lt;/rec-number&gt;&lt;foreign-keys&gt;&lt;key app="EN" db-id="fres0fftz5ft26ef0f35tfpue229frx5w0rd" timestamp="1744866425"&gt;3&lt;/key&gt;&lt;/fore</w:instrText>
      </w:r>
      <w:r>
        <w:rPr>
          <w:rFonts w:hint="eastAsia"/>
        </w:rPr>
        <w:instrText xml:space="preserve">ign-keys&gt;&lt;ref-type name="Journal Article"&gt;17&lt;/ref-type&gt;&lt;contributors&gt;&lt;/contributors&gt;&lt;titles&gt;&lt;/titles&gt;&lt;pages&gt;&lt;style face="normal" font="default" charset="134" size="100%"&gt;米元元&lt;/style&gt;&lt;style face="normal" font="default" size="100%"&gt;.ICU&lt;/style&gt;&lt;style face="normal" font="default" charset="134" size="100%"&gt;医护人员肠内营养中断知信行量表的编制与应用&lt;/style&gt;&lt;style face="normal" font="default" size="100%"&gt;[D].&lt;/style&gt;&lt;style face="normal" font="default" charset="134" size="100%"&gt;河南&lt;/style&gt;&lt;style face="normal" font="default" size="100%"&gt;:&lt;/style&gt;&lt;style face="normal" font="default" charset="134" size="100%"&gt;郑州大学&lt;/style&gt;&lt;style face="normal" font="default" size="100%"&gt;,2022:92-94.&amp;#xD;Mi YY.Development and application of knowledge, belief, andpractice scale for ICU medical staff on interr</w:instrText>
      </w:r>
      <w:r>
        <w:instrText xml:space="preserve">uption of enteral[D].Henan: Zhengzhou University,2022:92-94.&lt;/style&gt;&lt;/pages&gt;&lt;dates&gt;&lt;/dates&gt;&lt;urls&gt;&lt;/urls&gt;&lt;/record&gt;&lt;/Cite&gt;&lt;/EndNote&gt;</w:instrText>
      </w:r>
      <w:r>
        <w:fldChar w:fldCharType="separate"/>
      </w:r>
      <w:r>
        <w:rPr>
          <w:vertAlign w:val="superscript"/>
        </w:rPr>
        <w:t>[6]</w:t>
      </w:r>
      <w:r>
        <w:fldChar w:fldCharType="end"/>
      </w:r>
      <w:r>
        <w:rPr>
          <w:rFonts w:hint="eastAsia"/>
        </w:rPr>
        <w:t>。（3）本研究选用治疗干预评分系统(therapeutic intervention scoring system-28,TISS-28)测量护士的工作量。由Miranda等</w:t>
      </w:r>
      <w:r>
        <w:fldChar w:fldCharType="begin"/>
      </w:r>
      <w:r>
        <w:instrText xml:space="preserve"> ADDIN EN.CITE &lt;EndNote&gt;&lt;Cite&gt;&lt;RecNum&gt;23&lt;/RecNum&gt;&lt;DisplayText&gt;&lt;style face="superscript"&gt;[11]&lt;/style&gt;&lt;/DisplayText&gt;&lt;record&gt;&lt;rec-number&gt;23&lt;/rec-number&gt;&lt;foreign-keys&gt;&lt;key app="EN" db-id="fres0fftz5ft26ef0f35tfpue229frx5w0rd" timestamp="1760151586"&gt;23&lt;/key&gt;&lt;/foreign-keys&gt;&lt;ref-type name="Journal Article"&gt;17&lt;/ref-type&gt;&lt;contributors&gt;&lt;/contributors&gt;&lt;titles&gt;&lt;/titles&gt;&lt;pages&gt;Miranda DR,Rijk A,Schaufeli W.Simplified therapeutic intervention scoring system: the TISS-28 items: results from a multicenter study[J].Crit Care Med,1996,24(1):64-73.DOI: 10.1097/00003246-199601000-00012.&lt;/pages&gt;&lt;dates&gt;&lt;/dates&gt;&lt;urls&gt;&lt;/urls&gt;&lt;/record&gt;&lt;/Cite&gt;&lt;/EndNote&gt;</w:instrText>
      </w:r>
      <w:r>
        <w:fldChar w:fldCharType="separate"/>
      </w:r>
      <w:r>
        <w:rPr>
          <w:vertAlign w:val="superscript"/>
        </w:rPr>
        <w:t>[11]</w:t>
      </w:r>
      <w:r>
        <w:fldChar w:fldCharType="end"/>
      </w:r>
      <w:r>
        <w:rPr>
          <w:rFonts w:hint="eastAsia"/>
        </w:rPr>
        <w:t>于1996年基于原76项TISS简化为28项而成，用于量化ICU护理工作量；</w:t>
      </w:r>
      <w:commentRangeStart w:id="4"/>
      <w:r>
        <w:rPr>
          <w:rFonts w:hint="eastAsia"/>
        </w:rPr>
        <w:t>中文版由广东省团队于2017年翻译并在中国ICU验证</w:t>
      </w:r>
      <w:commentRangeEnd w:id="4"/>
      <w:r>
        <w:rPr>
          <w:rStyle w:val="21"/>
          <w:rFonts w:hint="eastAsia"/>
        </w:rPr>
        <w:commentReference w:id="4"/>
      </w:r>
      <w:r>
        <w:rPr>
          <w:highlight w:val="yellow"/>
        </w:rPr>
        <w:fldChar w:fldCharType="begin"/>
      </w:r>
      <w:r>
        <w:rPr>
          <w:highlight w:val="yellow"/>
        </w:rPr>
        <w:instrText xml:space="preserve"> ADDIN EN.CITE &lt;EndNote&gt;&lt;Cite ExcludeAuth="1" ExcludeYear="1"&gt;&lt;RecNum&gt;24&lt;/RecNum&gt;&lt;DisplayText&gt;&lt;style face="superscript"&gt;[12]&lt;/style&gt;&lt;/DisplayText&gt;&lt;record&gt;&lt;rec-number&gt;24&lt;/rec-number&gt;&lt;foreign-keys&gt;&lt;key app="EN" db-id="fres0fftz5ft26ef0f35tfpue229frx5w0rd" timestamp="1768969283"&gt;24&lt;/key&gt;&lt;/foreign-keys&gt;&lt;ref-type name="Journal Article"&gt;17&lt;/ref-type&gt;&lt;contributors&gt;&lt;/contributors&gt;&lt;titles&gt;&lt;/titles&gt;&lt;pages&gt;Wang ZW,Zheng J,You LM,et al.Evaluation of the simplified therapeutic intervention scoring system:Chinese version[J].Intensive Crit Care Nurs,2018,45(0):85-90.DOI:10.1016/j.iccn.2017.09.009.&lt;/pages&gt;&lt;dates&gt;&lt;/dates&gt;&lt;urls&gt;&lt;/urls&gt;&lt;/record&gt;&lt;/Cite&gt;&lt;/EndNote&gt;</w:instrText>
      </w:r>
      <w:r>
        <w:rPr>
          <w:highlight w:val="yellow"/>
        </w:rPr>
        <w:fldChar w:fldCharType="separate"/>
      </w:r>
      <w:r>
        <w:rPr>
          <w:highlight w:val="yellow"/>
          <w:vertAlign w:val="superscript"/>
        </w:rPr>
        <w:t>[12]</w:t>
      </w:r>
      <w:r>
        <w:rPr>
          <w:highlight w:val="yellow"/>
        </w:rPr>
        <w:fldChar w:fldCharType="end"/>
      </w:r>
      <w:r>
        <w:rPr>
          <w:rFonts w:hint="eastAsia"/>
          <w:highlight w:val="yellow"/>
        </w:rPr>
        <w:t>，</w:t>
      </w:r>
      <w:r>
        <w:rPr>
          <w:rFonts w:hint="eastAsia"/>
        </w:rPr>
        <w:t>量表含7个维度28个条目，各条目均为具体护理内容，每个条目根据护理工作量赋分1~8分不等。其中基础项目7条，共计分16分；通气支持4条，共9分；心血管支持7条，共29分；肾脏支持3条，共8分；神经系统支持1条，4分；代谢支持3条，9分；特殊干预措施3条，13分。总分88分，得分越高，说明需要进行的治疗护理工作量和人力资源需求越。</w:t>
      </w:r>
    </w:p>
    <w:p w14:paraId="6531A306">
      <w:r>
        <w:rPr>
          <w:rFonts w:hint="eastAsia"/>
        </w:rPr>
        <w:t>2 数据采集方法</w:t>
      </w:r>
    </w:p>
    <w:p w14:paraId="3C481956">
      <w:pPr>
        <w:ind w:firstLine="420" w:firstLineChars="200"/>
      </w:pPr>
      <w:r>
        <w:rPr>
          <w:rFonts w:hint="eastAsia"/>
        </w:rPr>
        <w:t>采用问卷星网络问卷平台进行数据的采集。征得各医院护理部领导同意和支持后，先由护理部领导根据档案和实际情况筛选符合纳排标准的护士。将符合标准的护士建立微信族群，统一发放电子问卷。调查问卷前言部分向被调查者详细解释调查目的、填写方法及注意事项，同时告知受访者的权利和义务。护士在平台签订知情同意书后方可开始答题。问卷全部设置为必填项，每个IP地址仅能提交一次、并设定最短答题时间。所有受访者完成答卷后，研究者导出数据，由两人独立核对与清理，排除答案呈规律性和前后矛盾的无效问卷。共回收251分问卷，其中246份为有效答卷，有效答卷率98.01%。</w:t>
      </w:r>
    </w:p>
    <w:p w14:paraId="7B68A2B8">
      <w:r>
        <w:rPr>
          <w:rFonts w:hint="eastAsia"/>
        </w:rPr>
        <w:t xml:space="preserve">3 统计学方法 </w:t>
      </w:r>
    </w:p>
    <w:p w14:paraId="78377390">
      <w:r>
        <w:rPr>
          <w:rFonts w:hint="eastAsia"/>
        </w:rPr>
        <w:t xml:space="preserve">    统计软件使用SPSS 26.0、Mplus 8.3。对知识、态度、实践维度得分进行Shapiro-Wilk正态性检验，根据结果选择参数或非参数统计方法；基于知识、态度、实践维度总分，通过Mplus 8.3软件构建潜在剖面分析（LCA）模型，依次拟合1~5类模型，依据赤池信息准则（AIC）、贝叶斯信息准则（BIC）、校正贝叶斯信息准则（aBIC）最小化原则，结合Lo-Mendell-Rubin调整似然比检验（LMRT）和Bootstrap似然比检验（BLRT）的显著性（</w:t>
      </w:r>
      <w:r>
        <w:rPr>
          <w:rFonts w:hint="eastAsia"/>
          <w:i/>
          <w:iCs/>
        </w:rPr>
        <w:t>P</w:t>
      </w:r>
      <w:r>
        <w:rPr>
          <w:rFonts w:hint="eastAsia"/>
        </w:rPr>
        <w:t>&lt;0.05提示类别数增加合理），同时要求潜在剖面后验概率＞5%且熵值＞0.8以保障分类准确性，最终确定最佳类别数；采用SPSS 26.0进行单因素分析，分类变量通过卡方检验或Fisher精确检验比较组间差异，连续变量根据正态性检验结果选用方差分析（ANOVA）或Kruskal-Wallis检验；进一步以潜在剖面分组为因变量，将单因素分析中</w:t>
      </w:r>
      <w:r>
        <w:rPr>
          <w:rFonts w:hint="eastAsia"/>
          <w:i/>
          <w:iCs/>
        </w:rPr>
        <w:t>P</w:t>
      </w:r>
      <w:r>
        <w:rPr>
          <w:rFonts w:hint="eastAsia"/>
        </w:rPr>
        <w:t>&lt;0.1的变量纳入多因素Logistic回归模型（向前逐步法，α入=0.05，α出=0.10），计算优势比（OR）及95%置信区间（CI）。显著性水平设为双侧α=0.05。</w:t>
      </w:r>
    </w:p>
    <w:p w14:paraId="02594BEF">
      <w:pPr>
        <w:pStyle w:val="35"/>
        <w:numPr>
          <w:ilvl w:val="0"/>
          <w:numId w:val="2"/>
        </w:numPr>
      </w:pPr>
      <w:r>
        <w:rPr>
          <w:rFonts w:hint="eastAsia"/>
        </w:rPr>
        <w:t>结果</w:t>
      </w:r>
    </w:p>
    <w:p w14:paraId="36C2C39A">
      <w:r>
        <w:rPr>
          <w:rFonts w:hint="eastAsia"/>
        </w:rPr>
        <w:t>1 246名ICU护士一般情况</w:t>
      </w:r>
    </w:p>
    <w:p w14:paraId="68D6B221">
      <w:r>
        <w:rPr>
          <w:rFonts w:hint="eastAsia"/>
        </w:rPr>
        <w:t xml:space="preserve">    246名ICU护士24~57岁，平均（36.49±10.04）岁，其余一般情况见表2。</w:t>
      </w:r>
    </w:p>
    <w:p w14:paraId="0F7C7BE6">
      <w:r>
        <w:rPr>
          <w:rFonts w:hint="eastAsia"/>
        </w:rPr>
        <w:t>2 246名ICU护士肠内喂养中断管理知识-态度-实践量表、</w:t>
      </w:r>
      <w:r>
        <w:t>TISS-28</w:t>
      </w:r>
      <w:r>
        <w:rPr>
          <w:rFonts w:hint="eastAsia"/>
        </w:rPr>
        <w:t>得分情况</w:t>
      </w:r>
    </w:p>
    <w:p w14:paraId="35A9ED37">
      <w:pPr>
        <w:ind w:firstLine="420" w:firstLineChars="200"/>
      </w:pPr>
      <w:r>
        <w:t>246名ICU护士肠内喂养中断管理知识-态度-实践量表</w:t>
      </w:r>
      <w:r>
        <w:rPr>
          <w:rFonts w:hint="eastAsia"/>
        </w:rPr>
        <w:t>、</w:t>
      </w:r>
      <w:r>
        <w:t>TISS-28总得分</w:t>
      </w:r>
      <w:r>
        <w:rPr>
          <w:rFonts w:hint="eastAsia"/>
        </w:rPr>
        <w:t>及</w:t>
      </w:r>
      <w:r>
        <w:t>各维度得分情况见表1。</w:t>
      </w:r>
    </w:p>
    <w:p w14:paraId="52FE1578">
      <w:pPr>
        <w:widowControl/>
        <w:shd w:val="clear" w:color="auto" w:fill="FFFFFF"/>
        <w:jc w:val="center"/>
        <w:textAlignment w:val="baseline"/>
        <w:rPr>
          <w:kern w:val="0"/>
          <w:sz w:val="24"/>
          <w:szCs w:val="24"/>
          <w14:ligatures w14:val="none"/>
        </w:rPr>
      </w:pPr>
      <w:r>
        <w:rPr>
          <w:kern w:val="0"/>
          <w:sz w:val="24"/>
          <w:szCs w:val="24"/>
          <w14:ligatures w14:val="none"/>
        </w:rPr>
        <w:t>表1 246名ICU护士肠内喂养中断管理</w:t>
      </w:r>
      <w:r>
        <w:rPr>
          <w:rFonts w:hint="eastAsia"/>
          <w:kern w:val="0"/>
          <w:sz w:val="24"/>
          <w:szCs w:val="24"/>
          <w14:ligatures w14:val="none"/>
        </w:rPr>
        <w:t>KAP水平及</w:t>
      </w:r>
      <w:r>
        <w:rPr>
          <w:kern w:val="0"/>
          <w:sz w:val="24"/>
          <w:szCs w:val="24"/>
          <w14:ligatures w14:val="none"/>
        </w:rPr>
        <w:t>TISS-28得分（分，x̄±s）</w:t>
      </w:r>
    </w:p>
    <w:tbl>
      <w:tblPr>
        <w:tblStyle w:val="18"/>
        <w:tblW w:w="8627" w:type="dxa"/>
        <w:tblInd w:w="0" w:type="dxa"/>
        <w:tblLayout w:type="autofit"/>
        <w:tblCellMar>
          <w:top w:w="0" w:type="dxa"/>
          <w:left w:w="108" w:type="dxa"/>
          <w:bottom w:w="0" w:type="dxa"/>
          <w:right w:w="108" w:type="dxa"/>
        </w:tblCellMar>
      </w:tblPr>
      <w:tblGrid>
        <w:gridCol w:w="2552"/>
        <w:gridCol w:w="1080"/>
        <w:gridCol w:w="1526"/>
        <w:gridCol w:w="1505"/>
        <w:gridCol w:w="1964"/>
      </w:tblGrid>
      <w:tr w14:paraId="751DBE23">
        <w:tblPrEx>
          <w:tblCellMar>
            <w:top w:w="0" w:type="dxa"/>
            <w:left w:w="108" w:type="dxa"/>
            <w:bottom w:w="0" w:type="dxa"/>
            <w:right w:w="108" w:type="dxa"/>
          </w:tblCellMar>
        </w:tblPrEx>
        <w:trPr>
          <w:trHeight w:val="285" w:hRule="atLeast"/>
        </w:trPr>
        <w:tc>
          <w:tcPr>
            <w:tcW w:w="2552" w:type="dxa"/>
            <w:tcBorders>
              <w:top w:val="single" w:color="auto" w:sz="4" w:space="0"/>
              <w:left w:val="nil"/>
              <w:bottom w:val="single" w:color="auto" w:sz="4" w:space="0"/>
              <w:right w:val="nil"/>
            </w:tcBorders>
            <w:noWrap/>
            <w:vAlign w:val="bottom"/>
          </w:tcPr>
          <w:p w14:paraId="788A8929">
            <w:pPr>
              <w:widowControl/>
              <w:jc w:val="center"/>
              <w:rPr>
                <w:kern w:val="0"/>
                <w:sz w:val="22"/>
                <w:szCs w:val="22"/>
                <w14:ligatures w14:val="none"/>
              </w:rPr>
            </w:pPr>
            <w:r>
              <w:rPr>
                <w:kern w:val="0"/>
                <w:sz w:val="22"/>
                <w:szCs w:val="22"/>
                <w14:ligatures w14:val="none"/>
              </w:rPr>
              <w:t>维度</w:t>
            </w:r>
          </w:p>
        </w:tc>
        <w:tc>
          <w:tcPr>
            <w:tcW w:w="1080" w:type="dxa"/>
            <w:tcBorders>
              <w:top w:val="single" w:color="auto" w:sz="4" w:space="0"/>
              <w:left w:val="nil"/>
              <w:bottom w:val="single" w:color="auto" w:sz="4" w:space="0"/>
              <w:right w:val="nil"/>
            </w:tcBorders>
            <w:noWrap/>
            <w:vAlign w:val="bottom"/>
          </w:tcPr>
          <w:p w14:paraId="75BCF1A9">
            <w:pPr>
              <w:widowControl/>
              <w:jc w:val="center"/>
              <w:rPr>
                <w:kern w:val="0"/>
                <w:sz w:val="22"/>
                <w:szCs w:val="22"/>
                <w14:ligatures w14:val="none"/>
              </w:rPr>
            </w:pPr>
            <w:r>
              <w:rPr>
                <w:kern w:val="0"/>
                <w:sz w:val="22"/>
                <w:szCs w:val="22"/>
                <w14:ligatures w14:val="none"/>
              </w:rPr>
              <w:t>条目数</w:t>
            </w:r>
          </w:p>
        </w:tc>
        <w:tc>
          <w:tcPr>
            <w:tcW w:w="1526" w:type="dxa"/>
            <w:tcBorders>
              <w:top w:val="single" w:color="auto" w:sz="4" w:space="0"/>
              <w:left w:val="nil"/>
              <w:bottom w:val="single" w:color="auto" w:sz="4" w:space="0"/>
              <w:right w:val="nil"/>
            </w:tcBorders>
            <w:noWrap/>
            <w:vAlign w:val="bottom"/>
          </w:tcPr>
          <w:p w14:paraId="6C8FE5B1">
            <w:pPr>
              <w:widowControl/>
              <w:jc w:val="center"/>
              <w:rPr>
                <w:kern w:val="0"/>
                <w:sz w:val="22"/>
                <w:szCs w:val="22"/>
                <w14:ligatures w14:val="none"/>
              </w:rPr>
            </w:pPr>
            <w:r>
              <w:rPr>
                <w:kern w:val="0"/>
                <w:sz w:val="22"/>
                <w:szCs w:val="22"/>
                <w14:ligatures w14:val="none"/>
              </w:rPr>
              <w:t>总分范围</w:t>
            </w:r>
          </w:p>
        </w:tc>
        <w:tc>
          <w:tcPr>
            <w:tcW w:w="1505" w:type="dxa"/>
            <w:tcBorders>
              <w:top w:val="single" w:color="auto" w:sz="4" w:space="0"/>
              <w:left w:val="nil"/>
              <w:bottom w:val="single" w:color="auto" w:sz="4" w:space="0"/>
              <w:right w:val="nil"/>
            </w:tcBorders>
            <w:noWrap/>
            <w:vAlign w:val="bottom"/>
          </w:tcPr>
          <w:p w14:paraId="676B9688">
            <w:pPr>
              <w:widowControl/>
              <w:jc w:val="center"/>
              <w:rPr>
                <w:kern w:val="0"/>
                <w:sz w:val="22"/>
                <w:szCs w:val="22"/>
                <w14:ligatures w14:val="none"/>
              </w:rPr>
            </w:pPr>
            <w:r>
              <w:rPr>
                <w:kern w:val="0"/>
                <w:sz w:val="22"/>
                <w:szCs w:val="22"/>
                <w14:ligatures w14:val="none"/>
              </w:rPr>
              <w:t>维度得分</w:t>
            </w:r>
          </w:p>
        </w:tc>
        <w:tc>
          <w:tcPr>
            <w:tcW w:w="1964" w:type="dxa"/>
            <w:tcBorders>
              <w:top w:val="single" w:color="auto" w:sz="4" w:space="0"/>
              <w:left w:val="nil"/>
              <w:bottom w:val="single" w:color="auto" w:sz="4" w:space="0"/>
              <w:right w:val="nil"/>
            </w:tcBorders>
            <w:noWrap/>
            <w:vAlign w:val="bottom"/>
          </w:tcPr>
          <w:p w14:paraId="257ADA84">
            <w:pPr>
              <w:widowControl/>
              <w:jc w:val="center"/>
              <w:rPr>
                <w:kern w:val="0"/>
                <w:sz w:val="22"/>
                <w:szCs w:val="22"/>
                <w14:ligatures w14:val="none"/>
              </w:rPr>
            </w:pPr>
            <w:r>
              <w:rPr>
                <w:kern w:val="0"/>
                <w:sz w:val="22"/>
                <w:szCs w:val="22"/>
                <w14:ligatures w14:val="none"/>
              </w:rPr>
              <w:t>条目均分</w:t>
            </w:r>
          </w:p>
        </w:tc>
      </w:tr>
      <w:tr w14:paraId="387C91CD">
        <w:tblPrEx>
          <w:tblCellMar>
            <w:top w:w="0" w:type="dxa"/>
            <w:left w:w="108" w:type="dxa"/>
            <w:bottom w:w="0" w:type="dxa"/>
            <w:right w:w="108" w:type="dxa"/>
          </w:tblCellMar>
        </w:tblPrEx>
        <w:trPr>
          <w:trHeight w:val="285" w:hRule="atLeast"/>
        </w:trPr>
        <w:tc>
          <w:tcPr>
            <w:tcW w:w="2552" w:type="dxa"/>
            <w:tcBorders>
              <w:top w:val="single" w:color="auto" w:sz="4" w:space="0"/>
              <w:left w:val="nil"/>
              <w:right w:val="nil"/>
            </w:tcBorders>
            <w:noWrap/>
            <w:vAlign w:val="bottom"/>
          </w:tcPr>
          <w:p w14:paraId="111429CC">
            <w:pPr>
              <w:widowControl/>
              <w:jc w:val="left"/>
              <w:rPr>
                <w:kern w:val="0"/>
                <w:sz w:val="22"/>
                <w:szCs w:val="22"/>
                <w14:ligatures w14:val="none"/>
              </w:rPr>
            </w:pPr>
            <w:r>
              <w:rPr>
                <w:rFonts w:hint="eastAsia"/>
                <w:kern w:val="0"/>
                <w:sz w:val="22"/>
                <w:szCs w:val="22"/>
                <w14:ligatures w14:val="none"/>
              </w:rPr>
              <w:t>KAP水平</w:t>
            </w:r>
            <w:r>
              <w:rPr>
                <w:kern w:val="0"/>
                <w:sz w:val="22"/>
                <w:szCs w:val="22"/>
                <w14:ligatures w14:val="none"/>
              </w:rPr>
              <w:t>总分</w:t>
            </w:r>
          </w:p>
        </w:tc>
        <w:tc>
          <w:tcPr>
            <w:tcW w:w="1080" w:type="dxa"/>
            <w:tcBorders>
              <w:top w:val="single" w:color="auto" w:sz="4" w:space="0"/>
              <w:left w:val="nil"/>
              <w:right w:val="nil"/>
            </w:tcBorders>
            <w:noWrap/>
            <w:vAlign w:val="bottom"/>
          </w:tcPr>
          <w:p w14:paraId="4D942BEF">
            <w:pPr>
              <w:widowControl/>
              <w:jc w:val="center"/>
              <w:rPr>
                <w:kern w:val="0"/>
                <w:sz w:val="22"/>
                <w:szCs w:val="22"/>
                <w14:ligatures w14:val="none"/>
              </w:rPr>
            </w:pPr>
            <w:r>
              <w:rPr>
                <w:kern w:val="0"/>
                <w:sz w:val="22"/>
                <w:szCs w:val="22"/>
                <w14:ligatures w14:val="none"/>
              </w:rPr>
              <w:t>41</w:t>
            </w:r>
          </w:p>
        </w:tc>
        <w:tc>
          <w:tcPr>
            <w:tcW w:w="1526" w:type="dxa"/>
            <w:tcBorders>
              <w:top w:val="single" w:color="auto" w:sz="4" w:space="0"/>
              <w:left w:val="nil"/>
              <w:right w:val="nil"/>
            </w:tcBorders>
            <w:noWrap/>
            <w:vAlign w:val="bottom"/>
          </w:tcPr>
          <w:p w14:paraId="48664BD6">
            <w:pPr>
              <w:widowControl/>
              <w:jc w:val="center"/>
              <w:rPr>
                <w:kern w:val="0"/>
                <w:sz w:val="22"/>
                <w:szCs w:val="22"/>
                <w14:ligatures w14:val="none"/>
              </w:rPr>
            </w:pPr>
            <w:r>
              <w:rPr>
                <w:kern w:val="0"/>
                <w:sz w:val="22"/>
                <w:szCs w:val="22"/>
                <w14:ligatures w14:val="none"/>
              </w:rPr>
              <w:t>41-205</w:t>
            </w:r>
          </w:p>
        </w:tc>
        <w:tc>
          <w:tcPr>
            <w:tcW w:w="1505" w:type="dxa"/>
            <w:tcBorders>
              <w:top w:val="single" w:color="auto" w:sz="4" w:space="0"/>
              <w:left w:val="nil"/>
              <w:right w:val="nil"/>
            </w:tcBorders>
            <w:noWrap/>
            <w:vAlign w:val="center"/>
          </w:tcPr>
          <w:p w14:paraId="17782CAF">
            <w:pPr>
              <w:widowControl/>
              <w:jc w:val="center"/>
            </w:pPr>
            <w:r>
              <w:rPr>
                <w:lang w:bidi="ar"/>
              </w:rPr>
              <w:t>118.94±12.23</w:t>
            </w:r>
          </w:p>
        </w:tc>
        <w:tc>
          <w:tcPr>
            <w:tcW w:w="1964" w:type="dxa"/>
            <w:tcBorders>
              <w:top w:val="single" w:color="auto" w:sz="4" w:space="0"/>
              <w:left w:val="nil"/>
              <w:right w:val="nil"/>
            </w:tcBorders>
            <w:noWrap/>
            <w:vAlign w:val="center"/>
          </w:tcPr>
          <w:p w14:paraId="7856E42D">
            <w:pPr>
              <w:widowControl/>
              <w:jc w:val="center"/>
              <w:rPr>
                <w:lang w:bidi="ar"/>
              </w:rPr>
            </w:pPr>
            <w:r>
              <w:rPr>
                <w:lang w:bidi="ar"/>
              </w:rPr>
              <w:t>2.90±0.30</w:t>
            </w:r>
          </w:p>
        </w:tc>
      </w:tr>
      <w:tr w14:paraId="4E30F336">
        <w:tblPrEx>
          <w:tblCellMar>
            <w:top w:w="0" w:type="dxa"/>
            <w:left w:w="108" w:type="dxa"/>
            <w:bottom w:w="0" w:type="dxa"/>
            <w:right w:w="108" w:type="dxa"/>
          </w:tblCellMar>
        </w:tblPrEx>
        <w:trPr>
          <w:trHeight w:val="285" w:hRule="atLeast"/>
        </w:trPr>
        <w:tc>
          <w:tcPr>
            <w:tcW w:w="2552" w:type="dxa"/>
            <w:tcBorders>
              <w:left w:val="nil"/>
              <w:bottom w:val="nil"/>
              <w:right w:val="nil"/>
            </w:tcBorders>
            <w:noWrap/>
            <w:vAlign w:val="bottom"/>
          </w:tcPr>
          <w:p w14:paraId="1DF23E44">
            <w:pPr>
              <w:widowControl/>
              <w:ind w:firstLine="220" w:firstLineChars="100"/>
              <w:jc w:val="left"/>
              <w:rPr>
                <w:kern w:val="0"/>
                <w:sz w:val="22"/>
                <w:szCs w:val="22"/>
                <w14:ligatures w14:val="none"/>
              </w:rPr>
            </w:pPr>
            <w:r>
              <w:rPr>
                <w:kern w:val="0"/>
                <w:sz w:val="22"/>
                <w:szCs w:val="22"/>
                <w14:ligatures w14:val="none"/>
              </w:rPr>
              <w:t>知识维度</w:t>
            </w:r>
          </w:p>
        </w:tc>
        <w:tc>
          <w:tcPr>
            <w:tcW w:w="1080" w:type="dxa"/>
            <w:tcBorders>
              <w:left w:val="nil"/>
              <w:bottom w:val="nil"/>
              <w:right w:val="nil"/>
            </w:tcBorders>
            <w:noWrap/>
            <w:vAlign w:val="bottom"/>
          </w:tcPr>
          <w:p w14:paraId="714B738B">
            <w:pPr>
              <w:widowControl/>
              <w:jc w:val="center"/>
              <w:rPr>
                <w:kern w:val="0"/>
                <w:sz w:val="22"/>
                <w:szCs w:val="22"/>
                <w14:ligatures w14:val="none"/>
              </w:rPr>
            </w:pPr>
            <w:r>
              <w:rPr>
                <w:kern w:val="0"/>
                <w:sz w:val="22"/>
                <w:szCs w:val="22"/>
                <w14:ligatures w14:val="none"/>
              </w:rPr>
              <w:t>14</w:t>
            </w:r>
          </w:p>
        </w:tc>
        <w:tc>
          <w:tcPr>
            <w:tcW w:w="1526" w:type="dxa"/>
            <w:tcBorders>
              <w:left w:val="nil"/>
              <w:bottom w:val="nil"/>
              <w:right w:val="nil"/>
            </w:tcBorders>
            <w:noWrap/>
            <w:vAlign w:val="bottom"/>
          </w:tcPr>
          <w:p w14:paraId="769C8837">
            <w:pPr>
              <w:widowControl/>
              <w:jc w:val="center"/>
              <w:rPr>
                <w:kern w:val="0"/>
                <w:sz w:val="22"/>
                <w:szCs w:val="22"/>
                <w14:ligatures w14:val="none"/>
              </w:rPr>
            </w:pPr>
            <w:r>
              <w:rPr>
                <w:kern w:val="0"/>
                <w:sz w:val="22"/>
                <w:szCs w:val="22"/>
                <w14:ligatures w14:val="none"/>
              </w:rPr>
              <w:t>14-70</w:t>
            </w:r>
          </w:p>
        </w:tc>
        <w:tc>
          <w:tcPr>
            <w:tcW w:w="1505" w:type="dxa"/>
            <w:tcBorders>
              <w:left w:val="nil"/>
              <w:bottom w:val="nil"/>
              <w:right w:val="nil"/>
            </w:tcBorders>
            <w:noWrap/>
            <w:vAlign w:val="center"/>
          </w:tcPr>
          <w:p w14:paraId="6E229565">
            <w:pPr>
              <w:widowControl/>
              <w:jc w:val="center"/>
            </w:pPr>
            <w:r>
              <w:rPr>
                <w:lang w:bidi="ar"/>
              </w:rPr>
              <w:t>45.74±8.77</w:t>
            </w:r>
          </w:p>
        </w:tc>
        <w:tc>
          <w:tcPr>
            <w:tcW w:w="1964" w:type="dxa"/>
            <w:tcBorders>
              <w:left w:val="nil"/>
              <w:bottom w:val="nil"/>
              <w:right w:val="nil"/>
            </w:tcBorders>
            <w:noWrap/>
            <w:vAlign w:val="center"/>
          </w:tcPr>
          <w:p w14:paraId="3FCA47CA">
            <w:pPr>
              <w:widowControl/>
              <w:jc w:val="center"/>
              <w:rPr>
                <w:lang w:bidi="ar"/>
              </w:rPr>
            </w:pPr>
            <w:r>
              <w:rPr>
                <w:lang w:bidi="ar"/>
              </w:rPr>
              <w:t>3.27±0.63</w:t>
            </w:r>
          </w:p>
        </w:tc>
      </w:tr>
      <w:tr w14:paraId="5A3F4A7F">
        <w:tblPrEx>
          <w:tblCellMar>
            <w:top w:w="0" w:type="dxa"/>
            <w:left w:w="108" w:type="dxa"/>
            <w:bottom w:w="0" w:type="dxa"/>
            <w:right w:w="108" w:type="dxa"/>
          </w:tblCellMar>
        </w:tblPrEx>
        <w:trPr>
          <w:trHeight w:val="285" w:hRule="atLeast"/>
        </w:trPr>
        <w:tc>
          <w:tcPr>
            <w:tcW w:w="2552" w:type="dxa"/>
            <w:tcBorders>
              <w:top w:val="nil"/>
              <w:left w:val="nil"/>
              <w:bottom w:val="nil"/>
              <w:right w:val="nil"/>
            </w:tcBorders>
            <w:noWrap/>
            <w:vAlign w:val="bottom"/>
          </w:tcPr>
          <w:p w14:paraId="46EF4EDC">
            <w:pPr>
              <w:widowControl/>
              <w:ind w:firstLine="220" w:firstLineChars="100"/>
              <w:jc w:val="left"/>
              <w:rPr>
                <w:kern w:val="0"/>
                <w:sz w:val="22"/>
                <w:szCs w:val="22"/>
                <w14:ligatures w14:val="none"/>
              </w:rPr>
            </w:pPr>
            <w:r>
              <w:rPr>
                <w:kern w:val="0"/>
                <w:sz w:val="22"/>
                <w:szCs w:val="22"/>
                <w14:ligatures w14:val="none"/>
              </w:rPr>
              <w:t>态度维度</w:t>
            </w:r>
          </w:p>
        </w:tc>
        <w:tc>
          <w:tcPr>
            <w:tcW w:w="1080" w:type="dxa"/>
            <w:tcBorders>
              <w:top w:val="nil"/>
              <w:left w:val="nil"/>
              <w:bottom w:val="nil"/>
              <w:right w:val="nil"/>
            </w:tcBorders>
            <w:noWrap/>
            <w:vAlign w:val="bottom"/>
          </w:tcPr>
          <w:p w14:paraId="65B12B81">
            <w:pPr>
              <w:widowControl/>
              <w:jc w:val="center"/>
              <w:rPr>
                <w:kern w:val="0"/>
                <w:sz w:val="22"/>
                <w:szCs w:val="22"/>
                <w14:ligatures w14:val="none"/>
              </w:rPr>
            </w:pPr>
            <w:r>
              <w:rPr>
                <w:kern w:val="0"/>
                <w:sz w:val="22"/>
                <w:szCs w:val="22"/>
                <w14:ligatures w14:val="none"/>
              </w:rPr>
              <w:t>10</w:t>
            </w:r>
          </w:p>
        </w:tc>
        <w:tc>
          <w:tcPr>
            <w:tcW w:w="1526" w:type="dxa"/>
            <w:tcBorders>
              <w:top w:val="nil"/>
              <w:left w:val="nil"/>
              <w:bottom w:val="nil"/>
              <w:right w:val="nil"/>
            </w:tcBorders>
            <w:noWrap/>
            <w:vAlign w:val="bottom"/>
          </w:tcPr>
          <w:p w14:paraId="58DEEF0B">
            <w:pPr>
              <w:widowControl/>
              <w:jc w:val="center"/>
              <w:rPr>
                <w:kern w:val="0"/>
                <w:sz w:val="22"/>
                <w:szCs w:val="22"/>
                <w14:ligatures w14:val="none"/>
              </w:rPr>
            </w:pPr>
            <w:r>
              <w:rPr>
                <w:kern w:val="0"/>
                <w:sz w:val="22"/>
                <w:szCs w:val="22"/>
                <w14:ligatures w14:val="none"/>
              </w:rPr>
              <w:t>10-50</w:t>
            </w:r>
          </w:p>
        </w:tc>
        <w:tc>
          <w:tcPr>
            <w:tcW w:w="1505" w:type="dxa"/>
            <w:tcBorders>
              <w:top w:val="nil"/>
              <w:left w:val="nil"/>
              <w:bottom w:val="nil"/>
              <w:right w:val="nil"/>
            </w:tcBorders>
            <w:noWrap/>
            <w:vAlign w:val="center"/>
          </w:tcPr>
          <w:p w14:paraId="7B856A82">
            <w:pPr>
              <w:widowControl/>
              <w:jc w:val="center"/>
            </w:pPr>
            <w:r>
              <w:rPr>
                <w:lang w:bidi="ar"/>
              </w:rPr>
              <w:t>31.03±6.51</w:t>
            </w:r>
          </w:p>
        </w:tc>
        <w:tc>
          <w:tcPr>
            <w:tcW w:w="1964" w:type="dxa"/>
            <w:tcBorders>
              <w:top w:val="nil"/>
              <w:left w:val="nil"/>
              <w:bottom w:val="nil"/>
              <w:right w:val="nil"/>
            </w:tcBorders>
            <w:noWrap/>
            <w:vAlign w:val="center"/>
          </w:tcPr>
          <w:p w14:paraId="4854048C">
            <w:pPr>
              <w:widowControl/>
              <w:jc w:val="center"/>
              <w:rPr>
                <w:lang w:bidi="ar"/>
              </w:rPr>
            </w:pPr>
            <w:r>
              <w:rPr>
                <w:lang w:bidi="ar"/>
              </w:rPr>
              <w:t>3.10±0.65</w:t>
            </w:r>
          </w:p>
        </w:tc>
      </w:tr>
      <w:tr w14:paraId="5A03956F">
        <w:trPr>
          <w:trHeight w:val="285" w:hRule="atLeast"/>
        </w:trPr>
        <w:tc>
          <w:tcPr>
            <w:tcW w:w="2552" w:type="dxa"/>
            <w:tcBorders>
              <w:top w:val="nil"/>
              <w:left w:val="nil"/>
              <w:right w:val="nil"/>
            </w:tcBorders>
            <w:noWrap/>
            <w:vAlign w:val="bottom"/>
          </w:tcPr>
          <w:p w14:paraId="4919C998">
            <w:pPr>
              <w:widowControl/>
              <w:ind w:firstLine="220" w:firstLineChars="100"/>
              <w:jc w:val="left"/>
              <w:rPr>
                <w:kern w:val="0"/>
                <w:sz w:val="22"/>
                <w:szCs w:val="22"/>
                <w14:ligatures w14:val="none"/>
              </w:rPr>
            </w:pPr>
            <w:r>
              <w:rPr>
                <w:kern w:val="0"/>
                <w:sz w:val="22"/>
                <w:szCs w:val="22"/>
                <w14:ligatures w14:val="none"/>
              </w:rPr>
              <w:t>实践维度</w:t>
            </w:r>
          </w:p>
        </w:tc>
        <w:tc>
          <w:tcPr>
            <w:tcW w:w="1080" w:type="dxa"/>
            <w:tcBorders>
              <w:top w:val="nil"/>
              <w:left w:val="nil"/>
              <w:right w:val="nil"/>
            </w:tcBorders>
            <w:noWrap/>
            <w:vAlign w:val="bottom"/>
          </w:tcPr>
          <w:p w14:paraId="7D57B5CA">
            <w:pPr>
              <w:widowControl/>
              <w:jc w:val="center"/>
              <w:rPr>
                <w:kern w:val="0"/>
                <w:sz w:val="22"/>
                <w:szCs w:val="22"/>
                <w14:ligatures w14:val="none"/>
              </w:rPr>
            </w:pPr>
            <w:r>
              <w:rPr>
                <w:kern w:val="0"/>
                <w:sz w:val="22"/>
                <w:szCs w:val="22"/>
                <w14:ligatures w14:val="none"/>
              </w:rPr>
              <w:t>17</w:t>
            </w:r>
          </w:p>
        </w:tc>
        <w:tc>
          <w:tcPr>
            <w:tcW w:w="1526" w:type="dxa"/>
            <w:tcBorders>
              <w:top w:val="nil"/>
              <w:left w:val="nil"/>
              <w:right w:val="nil"/>
            </w:tcBorders>
            <w:noWrap/>
            <w:vAlign w:val="bottom"/>
          </w:tcPr>
          <w:p w14:paraId="28E603F7">
            <w:pPr>
              <w:widowControl/>
              <w:jc w:val="center"/>
              <w:rPr>
                <w:kern w:val="0"/>
                <w:sz w:val="22"/>
                <w:szCs w:val="22"/>
                <w14:ligatures w14:val="none"/>
              </w:rPr>
            </w:pPr>
            <w:r>
              <w:rPr>
                <w:kern w:val="0"/>
                <w:sz w:val="22"/>
                <w:szCs w:val="22"/>
                <w14:ligatures w14:val="none"/>
              </w:rPr>
              <w:t>17-85</w:t>
            </w:r>
          </w:p>
        </w:tc>
        <w:tc>
          <w:tcPr>
            <w:tcW w:w="1505" w:type="dxa"/>
            <w:tcBorders>
              <w:top w:val="nil"/>
              <w:left w:val="nil"/>
              <w:right w:val="nil"/>
            </w:tcBorders>
            <w:noWrap/>
            <w:vAlign w:val="center"/>
          </w:tcPr>
          <w:p w14:paraId="1B32DEB1">
            <w:pPr>
              <w:widowControl/>
              <w:jc w:val="center"/>
            </w:pPr>
            <w:r>
              <w:rPr>
                <w:lang w:bidi="ar"/>
              </w:rPr>
              <w:t>42.17±5.86</w:t>
            </w:r>
          </w:p>
        </w:tc>
        <w:tc>
          <w:tcPr>
            <w:tcW w:w="1964" w:type="dxa"/>
            <w:tcBorders>
              <w:top w:val="nil"/>
              <w:left w:val="nil"/>
              <w:right w:val="nil"/>
            </w:tcBorders>
            <w:noWrap/>
            <w:vAlign w:val="center"/>
          </w:tcPr>
          <w:p w14:paraId="0995FC7A">
            <w:pPr>
              <w:widowControl/>
              <w:jc w:val="center"/>
              <w:rPr>
                <w:lang w:bidi="ar"/>
              </w:rPr>
            </w:pPr>
            <w:r>
              <w:rPr>
                <w:lang w:bidi="ar"/>
              </w:rPr>
              <w:t>2.48±0.34</w:t>
            </w:r>
          </w:p>
        </w:tc>
      </w:tr>
      <w:tr w14:paraId="723DA747">
        <w:tblPrEx>
          <w:tblCellMar>
            <w:top w:w="0" w:type="dxa"/>
            <w:left w:w="108" w:type="dxa"/>
            <w:bottom w:w="0" w:type="dxa"/>
            <w:right w:w="108" w:type="dxa"/>
          </w:tblCellMar>
        </w:tblPrEx>
        <w:trPr>
          <w:trHeight w:val="285" w:hRule="atLeast"/>
        </w:trPr>
        <w:tc>
          <w:tcPr>
            <w:tcW w:w="2552" w:type="dxa"/>
            <w:tcBorders>
              <w:top w:val="nil"/>
              <w:left w:val="nil"/>
              <w:right w:val="nil"/>
            </w:tcBorders>
            <w:noWrap/>
            <w:vAlign w:val="bottom"/>
          </w:tcPr>
          <w:p w14:paraId="5688973E">
            <w:pPr>
              <w:widowControl/>
              <w:jc w:val="left"/>
              <w:rPr>
                <w:kern w:val="0"/>
                <w:sz w:val="22"/>
                <w:szCs w:val="22"/>
                <w14:ligatures w14:val="none"/>
              </w:rPr>
            </w:pPr>
            <w:r>
              <w:rPr>
                <w:kern w:val="0"/>
                <w:sz w:val="22"/>
                <w:szCs w:val="22"/>
                <w14:ligatures w14:val="none"/>
              </w:rPr>
              <w:t>TISS-28</w:t>
            </w:r>
            <w:r>
              <w:rPr>
                <w:rFonts w:hint="eastAsia"/>
                <w:kern w:val="0"/>
                <w:sz w:val="22"/>
                <w:szCs w:val="22"/>
                <w14:ligatures w14:val="none"/>
              </w:rPr>
              <w:t>总分</w:t>
            </w:r>
          </w:p>
        </w:tc>
        <w:tc>
          <w:tcPr>
            <w:tcW w:w="1080" w:type="dxa"/>
            <w:tcBorders>
              <w:top w:val="nil"/>
              <w:left w:val="nil"/>
              <w:right w:val="nil"/>
            </w:tcBorders>
            <w:noWrap/>
            <w:vAlign w:val="bottom"/>
          </w:tcPr>
          <w:p w14:paraId="511F1025">
            <w:pPr>
              <w:widowControl/>
              <w:jc w:val="center"/>
              <w:rPr>
                <w:kern w:val="0"/>
                <w:sz w:val="22"/>
                <w:szCs w:val="22"/>
                <w14:ligatures w14:val="none"/>
              </w:rPr>
            </w:pPr>
            <w:r>
              <w:rPr>
                <w:rFonts w:hint="eastAsia"/>
                <w:kern w:val="0"/>
                <w:sz w:val="22"/>
                <w:szCs w:val="22"/>
                <w14:ligatures w14:val="none"/>
              </w:rPr>
              <w:t>28</w:t>
            </w:r>
          </w:p>
        </w:tc>
        <w:tc>
          <w:tcPr>
            <w:tcW w:w="1526" w:type="dxa"/>
            <w:tcBorders>
              <w:top w:val="nil"/>
              <w:left w:val="nil"/>
              <w:right w:val="nil"/>
            </w:tcBorders>
            <w:noWrap/>
            <w:vAlign w:val="bottom"/>
          </w:tcPr>
          <w:p w14:paraId="2FBB477D">
            <w:pPr>
              <w:widowControl/>
              <w:jc w:val="center"/>
              <w:rPr>
                <w:kern w:val="0"/>
                <w:sz w:val="22"/>
                <w:szCs w:val="22"/>
                <w14:ligatures w14:val="none"/>
              </w:rPr>
            </w:pPr>
            <w:r>
              <w:rPr>
                <w:rFonts w:hint="eastAsia"/>
                <w:kern w:val="0"/>
                <w:sz w:val="22"/>
                <w:szCs w:val="22"/>
                <w14:ligatures w14:val="none"/>
              </w:rPr>
              <w:t>0~88</w:t>
            </w:r>
          </w:p>
        </w:tc>
        <w:tc>
          <w:tcPr>
            <w:tcW w:w="1505" w:type="dxa"/>
            <w:tcBorders>
              <w:top w:val="nil"/>
              <w:left w:val="nil"/>
              <w:right w:val="nil"/>
            </w:tcBorders>
            <w:noWrap/>
            <w:vAlign w:val="center"/>
          </w:tcPr>
          <w:p w14:paraId="3EB25D67">
            <w:pPr>
              <w:widowControl/>
              <w:jc w:val="center"/>
            </w:pPr>
            <w:r>
              <w:rPr>
                <w:lang w:bidi="ar"/>
              </w:rPr>
              <w:t>70.38±6.44</w:t>
            </w:r>
          </w:p>
        </w:tc>
        <w:tc>
          <w:tcPr>
            <w:tcW w:w="1964" w:type="dxa"/>
            <w:tcBorders>
              <w:top w:val="nil"/>
              <w:left w:val="nil"/>
              <w:right w:val="nil"/>
            </w:tcBorders>
            <w:noWrap/>
            <w:vAlign w:val="center"/>
          </w:tcPr>
          <w:p w14:paraId="5BB60DD6">
            <w:pPr>
              <w:widowControl/>
              <w:jc w:val="center"/>
              <w:rPr>
                <w:lang w:bidi="ar"/>
              </w:rPr>
            </w:pPr>
            <w:r>
              <w:rPr>
                <w:lang w:bidi="ar"/>
              </w:rPr>
              <w:t>2.51±0.23</w:t>
            </w:r>
          </w:p>
        </w:tc>
      </w:tr>
      <w:tr w14:paraId="0326DF19">
        <w:tblPrEx>
          <w:tblCellMar>
            <w:top w:w="0" w:type="dxa"/>
            <w:left w:w="108" w:type="dxa"/>
            <w:bottom w:w="0" w:type="dxa"/>
            <w:right w:w="108" w:type="dxa"/>
          </w:tblCellMar>
        </w:tblPrEx>
        <w:trPr>
          <w:trHeight w:val="285" w:hRule="atLeast"/>
        </w:trPr>
        <w:tc>
          <w:tcPr>
            <w:tcW w:w="2552" w:type="dxa"/>
            <w:tcBorders>
              <w:top w:val="nil"/>
              <w:left w:val="nil"/>
              <w:right w:val="nil"/>
            </w:tcBorders>
            <w:noWrap/>
            <w:vAlign w:val="bottom"/>
          </w:tcPr>
          <w:p w14:paraId="42473525">
            <w:pPr>
              <w:widowControl/>
              <w:jc w:val="left"/>
              <w:rPr>
                <w:kern w:val="0"/>
                <w:sz w:val="22"/>
                <w:szCs w:val="22"/>
                <w14:ligatures w14:val="none"/>
              </w:rPr>
            </w:pPr>
            <w:r>
              <w:rPr>
                <w:rFonts w:hint="eastAsia"/>
                <w:kern w:val="0"/>
                <w:sz w:val="22"/>
                <w:szCs w:val="22"/>
                <w14:ligatures w14:val="none"/>
              </w:rPr>
              <w:t xml:space="preserve">  基础项目</w:t>
            </w:r>
          </w:p>
        </w:tc>
        <w:tc>
          <w:tcPr>
            <w:tcW w:w="1080" w:type="dxa"/>
            <w:tcBorders>
              <w:top w:val="nil"/>
              <w:left w:val="nil"/>
              <w:right w:val="nil"/>
            </w:tcBorders>
            <w:noWrap/>
            <w:vAlign w:val="bottom"/>
          </w:tcPr>
          <w:p w14:paraId="40CEAB13">
            <w:pPr>
              <w:widowControl/>
              <w:jc w:val="center"/>
              <w:rPr>
                <w:kern w:val="0"/>
                <w:sz w:val="22"/>
                <w:szCs w:val="22"/>
                <w14:ligatures w14:val="none"/>
              </w:rPr>
            </w:pPr>
            <w:r>
              <w:rPr>
                <w:rFonts w:hint="eastAsia"/>
                <w:kern w:val="0"/>
                <w:sz w:val="22"/>
                <w:szCs w:val="22"/>
                <w14:ligatures w14:val="none"/>
              </w:rPr>
              <w:t>7</w:t>
            </w:r>
          </w:p>
        </w:tc>
        <w:tc>
          <w:tcPr>
            <w:tcW w:w="1526" w:type="dxa"/>
            <w:tcBorders>
              <w:top w:val="nil"/>
              <w:left w:val="nil"/>
              <w:right w:val="nil"/>
            </w:tcBorders>
            <w:noWrap/>
            <w:vAlign w:val="bottom"/>
          </w:tcPr>
          <w:p w14:paraId="5385E18D">
            <w:pPr>
              <w:widowControl/>
              <w:jc w:val="center"/>
              <w:rPr>
                <w:kern w:val="0"/>
                <w:sz w:val="22"/>
                <w:szCs w:val="22"/>
                <w14:ligatures w14:val="none"/>
              </w:rPr>
            </w:pPr>
            <w:r>
              <w:rPr>
                <w:rFonts w:hint="eastAsia"/>
                <w:kern w:val="0"/>
                <w:sz w:val="22"/>
                <w:szCs w:val="22"/>
                <w14:ligatures w14:val="none"/>
              </w:rPr>
              <w:t>0~16</w:t>
            </w:r>
          </w:p>
        </w:tc>
        <w:tc>
          <w:tcPr>
            <w:tcW w:w="1505" w:type="dxa"/>
            <w:tcBorders>
              <w:top w:val="nil"/>
              <w:left w:val="nil"/>
              <w:right w:val="nil"/>
            </w:tcBorders>
            <w:noWrap/>
            <w:vAlign w:val="center"/>
          </w:tcPr>
          <w:p w14:paraId="522ABC68">
            <w:pPr>
              <w:widowControl/>
              <w:jc w:val="center"/>
            </w:pPr>
            <w:r>
              <w:rPr>
                <w:lang w:bidi="ar"/>
              </w:rPr>
              <w:t>12.33±2.49</w:t>
            </w:r>
          </w:p>
        </w:tc>
        <w:tc>
          <w:tcPr>
            <w:tcW w:w="1964" w:type="dxa"/>
            <w:tcBorders>
              <w:top w:val="nil"/>
              <w:left w:val="nil"/>
              <w:right w:val="nil"/>
            </w:tcBorders>
            <w:noWrap/>
            <w:vAlign w:val="center"/>
          </w:tcPr>
          <w:p w14:paraId="4C8AC7FC">
            <w:pPr>
              <w:widowControl/>
              <w:jc w:val="center"/>
              <w:rPr>
                <w:lang w:bidi="ar"/>
              </w:rPr>
            </w:pPr>
            <w:r>
              <w:rPr>
                <w:lang w:bidi="ar"/>
              </w:rPr>
              <w:t>1.76±0.36</w:t>
            </w:r>
          </w:p>
        </w:tc>
      </w:tr>
      <w:tr w14:paraId="01D8BD2C">
        <w:tblPrEx>
          <w:tblCellMar>
            <w:top w:w="0" w:type="dxa"/>
            <w:left w:w="108" w:type="dxa"/>
            <w:bottom w:w="0" w:type="dxa"/>
            <w:right w:w="108" w:type="dxa"/>
          </w:tblCellMar>
        </w:tblPrEx>
        <w:trPr>
          <w:trHeight w:val="285" w:hRule="atLeast"/>
        </w:trPr>
        <w:tc>
          <w:tcPr>
            <w:tcW w:w="2552" w:type="dxa"/>
            <w:tcBorders>
              <w:top w:val="nil"/>
              <w:left w:val="nil"/>
              <w:right w:val="nil"/>
            </w:tcBorders>
            <w:noWrap/>
            <w:vAlign w:val="bottom"/>
          </w:tcPr>
          <w:p w14:paraId="05497FAD">
            <w:pPr>
              <w:widowControl/>
              <w:jc w:val="left"/>
              <w:rPr>
                <w:kern w:val="0"/>
                <w:sz w:val="22"/>
                <w:szCs w:val="22"/>
                <w14:ligatures w14:val="none"/>
              </w:rPr>
            </w:pPr>
            <w:r>
              <w:rPr>
                <w:rFonts w:hint="eastAsia"/>
                <w:kern w:val="0"/>
                <w:sz w:val="22"/>
                <w:szCs w:val="22"/>
                <w14:ligatures w14:val="none"/>
              </w:rPr>
              <w:t xml:space="preserve">  通气支持</w:t>
            </w:r>
          </w:p>
        </w:tc>
        <w:tc>
          <w:tcPr>
            <w:tcW w:w="1080" w:type="dxa"/>
            <w:tcBorders>
              <w:top w:val="nil"/>
              <w:left w:val="nil"/>
              <w:right w:val="nil"/>
            </w:tcBorders>
            <w:noWrap/>
            <w:vAlign w:val="bottom"/>
          </w:tcPr>
          <w:p w14:paraId="6FB3CF29">
            <w:pPr>
              <w:widowControl/>
              <w:jc w:val="center"/>
              <w:rPr>
                <w:kern w:val="0"/>
                <w:sz w:val="22"/>
                <w:szCs w:val="22"/>
                <w14:ligatures w14:val="none"/>
              </w:rPr>
            </w:pPr>
            <w:r>
              <w:rPr>
                <w:rFonts w:hint="eastAsia"/>
                <w:kern w:val="0"/>
                <w:sz w:val="22"/>
                <w:szCs w:val="22"/>
                <w14:ligatures w14:val="none"/>
              </w:rPr>
              <w:t>4</w:t>
            </w:r>
          </w:p>
        </w:tc>
        <w:tc>
          <w:tcPr>
            <w:tcW w:w="1526" w:type="dxa"/>
            <w:tcBorders>
              <w:top w:val="nil"/>
              <w:left w:val="nil"/>
              <w:right w:val="nil"/>
            </w:tcBorders>
            <w:noWrap/>
            <w:vAlign w:val="bottom"/>
          </w:tcPr>
          <w:p w14:paraId="601F5B62">
            <w:pPr>
              <w:widowControl/>
              <w:jc w:val="center"/>
              <w:rPr>
                <w:kern w:val="0"/>
                <w:sz w:val="22"/>
                <w:szCs w:val="22"/>
                <w14:ligatures w14:val="none"/>
              </w:rPr>
            </w:pPr>
            <w:r>
              <w:rPr>
                <w:kern w:val="0"/>
                <w:sz w:val="22"/>
                <w:szCs w:val="22"/>
                <w14:ligatures w14:val="none"/>
              </w:rPr>
              <w:t>0~</w:t>
            </w:r>
            <w:r>
              <w:rPr>
                <w:rFonts w:hint="eastAsia"/>
                <w:kern w:val="0"/>
                <w:sz w:val="22"/>
                <w:szCs w:val="22"/>
                <w14:ligatures w14:val="none"/>
              </w:rPr>
              <w:t>9</w:t>
            </w:r>
          </w:p>
        </w:tc>
        <w:tc>
          <w:tcPr>
            <w:tcW w:w="1505" w:type="dxa"/>
            <w:tcBorders>
              <w:top w:val="nil"/>
              <w:left w:val="nil"/>
              <w:right w:val="nil"/>
            </w:tcBorders>
            <w:noWrap/>
            <w:vAlign w:val="center"/>
          </w:tcPr>
          <w:p w14:paraId="2E01A721">
            <w:pPr>
              <w:widowControl/>
              <w:jc w:val="center"/>
            </w:pPr>
            <w:r>
              <w:rPr>
                <w:lang w:bidi="ar"/>
              </w:rPr>
              <w:t>7.05±1.62</w:t>
            </w:r>
          </w:p>
        </w:tc>
        <w:tc>
          <w:tcPr>
            <w:tcW w:w="1964" w:type="dxa"/>
            <w:tcBorders>
              <w:top w:val="nil"/>
              <w:left w:val="nil"/>
              <w:right w:val="nil"/>
            </w:tcBorders>
            <w:noWrap/>
            <w:vAlign w:val="center"/>
          </w:tcPr>
          <w:p w14:paraId="10755F61">
            <w:pPr>
              <w:widowControl/>
              <w:jc w:val="center"/>
              <w:rPr>
                <w:lang w:bidi="ar"/>
              </w:rPr>
            </w:pPr>
            <w:r>
              <w:rPr>
                <w:lang w:bidi="ar"/>
              </w:rPr>
              <w:t>1.76±0.40</w:t>
            </w:r>
          </w:p>
        </w:tc>
      </w:tr>
      <w:tr w14:paraId="7F981A30">
        <w:tblPrEx>
          <w:tblCellMar>
            <w:top w:w="0" w:type="dxa"/>
            <w:left w:w="108" w:type="dxa"/>
            <w:bottom w:w="0" w:type="dxa"/>
            <w:right w:w="108" w:type="dxa"/>
          </w:tblCellMar>
        </w:tblPrEx>
        <w:trPr>
          <w:trHeight w:val="285" w:hRule="atLeast"/>
        </w:trPr>
        <w:tc>
          <w:tcPr>
            <w:tcW w:w="2552" w:type="dxa"/>
            <w:tcBorders>
              <w:top w:val="nil"/>
              <w:left w:val="nil"/>
              <w:right w:val="nil"/>
            </w:tcBorders>
            <w:noWrap/>
            <w:vAlign w:val="bottom"/>
          </w:tcPr>
          <w:p w14:paraId="72DDE58C">
            <w:pPr>
              <w:widowControl/>
              <w:jc w:val="left"/>
              <w:rPr>
                <w:kern w:val="0"/>
                <w:sz w:val="22"/>
                <w:szCs w:val="22"/>
                <w14:ligatures w14:val="none"/>
              </w:rPr>
            </w:pPr>
            <w:r>
              <w:rPr>
                <w:rFonts w:hint="eastAsia"/>
                <w:kern w:val="0"/>
                <w:sz w:val="22"/>
                <w:szCs w:val="22"/>
                <w14:ligatures w14:val="none"/>
              </w:rPr>
              <w:t xml:space="preserve">  心血管支持</w:t>
            </w:r>
          </w:p>
        </w:tc>
        <w:tc>
          <w:tcPr>
            <w:tcW w:w="1080" w:type="dxa"/>
            <w:tcBorders>
              <w:top w:val="nil"/>
              <w:left w:val="nil"/>
              <w:right w:val="nil"/>
            </w:tcBorders>
            <w:noWrap/>
            <w:vAlign w:val="bottom"/>
          </w:tcPr>
          <w:p w14:paraId="45BC1E47">
            <w:pPr>
              <w:widowControl/>
              <w:jc w:val="center"/>
              <w:rPr>
                <w:kern w:val="0"/>
                <w:sz w:val="22"/>
                <w:szCs w:val="22"/>
                <w14:ligatures w14:val="none"/>
              </w:rPr>
            </w:pPr>
            <w:r>
              <w:rPr>
                <w:rFonts w:hint="eastAsia"/>
                <w:kern w:val="0"/>
                <w:sz w:val="22"/>
                <w:szCs w:val="22"/>
                <w14:ligatures w14:val="none"/>
              </w:rPr>
              <w:t>7</w:t>
            </w:r>
          </w:p>
        </w:tc>
        <w:tc>
          <w:tcPr>
            <w:tcW w:w="1526" w:type="dxa"/>
            <w:tcBorders>
              <w:top w:val="nil"/>
              <w:left w:val="nil"/>
              <w:right w:val="nil"/>
            </w:tcBorders>
            <w:noWrap/>
            <w:vAlign w:val="bottom"/>
          </w:tcPr>
          <w:p w14:paraId="5CE26248">
            <w:pPr>
              <w:widowControl/>
              <w:jc w:val="center"/>
              <w:rPr>
                <w:kern w:val="0"/>
                <w:sz w:val="22"/>
                <w:szCs w:val="22"/>
                <w14:ligatures w14:val="none"/>
              </w:rPr>
            </w:pPr>
            <w:r>
              <w:rPr>
                <w:kern w:val="0"/>
                <w:sz w:val="22"/>
                <w:szCs w:val="22"/>
                <w14:ligatures w14:val="none"/>
              </w:rPr>
              <w:t>0~</w:t>
            </w:r>
            <w:r>
              <w:rPr>
                <w:rFonts w:hint="eastAsia"/>
                <w:kern w:val="0"/>
                <w:sz w:val="22"/>
                <w:szCs w:val="22"/>
                <w14:ligatures w14:val="none"/>
              </w:rPr>
              <w:t>29</w:t>
            </w:r>
          </w:p>
        </w:tc>
        <w:tc>
          <w:tcPr>
            <w:tcW w:w="1505" w:type="dxa"/>
            <w:tcBorders>
              <w:top w:val="nil"/>
              <w:left w:val="nil"/>
              <w:right w:val="nil"/>
            </w:tcBorders>
            <w:noWrap/>
            <w:vAlign w:val="center"/>
          </w:tcPr>
          <w:p w14:paraId="73E151D9">
            <w:pPr>
              <w:widowControl/>
              <w:jc w:val="center"/>
            </w:pPr>
            <w:r>
              <w:rPr>
                <w:lang w:bidi="ar"/>
              </w:rPr>
              <w:t>23.99±4.28</w:t>
            </w:r>
          </w:p>
        </w:tc>
        <w:tc>
          <w:tcPr>
            <w:tcW w:w="1964" w:type="dxa"/>
            <w:tcBorders>
              <w:top w:val="nil"/>
              <w:left w:val="nil"/>
              <w:right w:val="nil"/>
            </w:tcBorders>
            <w:noWrap/>
            <w:vAlign w:val="center"/>
          </w:tcPr>
          <w:p w14:paraId="260DEF0A">
            <w:pPr>
              <w:widowControl/>
              <w:jc w:val="center"/>
              <w:rPr>
                <w:lang w:bidi="ar"/>
              </w:rPr>
            </w:pPr>
            <w:r>
              <w:rPr>
                <w:lang w:bidi="ar"/>
              </w:rPr>
              <w:t>3.43±0.61</w:t>
            </w:r>
          </w:p>
        </w:tc>
      </w:tr>
      <w:tr w14:paraId="0A29391E">
        <w:tblPrEx>
          <w:tblCellMar>
            <w:top w:w="0" w:type="dxa"/>
            <w:left w:w="108" w:type="dxa"/>
            <w:bottom w:w="0" w:type="dxa"/>
            <w:right w:w="108" w:type="dxa"/>
          </w:tblCellMar>
        </w:tblPrEx>
        <w:trPr>
          <w:trHeight w:val="90" w:hRule="atLeast"/>
        </w:trPr>
        <w:tc>
          <w:tcPr>
            <w:tcW w:w="2552" w:type="dxa"/>
            <w:tcBorders>
              <w:top w:val="nil"/>
              <w:left w:val="nil"/>
              <w:bottom w:val="nil"/>
              <w:right w:val="nil"/>
            </w:tcBorders>
            <w:noWrap/>
            <w:vAlign w:val="bottom"/>
          </w:tcPr>
          <w:p w14:paraId="09318F30">
            <w:pPr>
              <w:widowControl/>
              <w:jc w:val="left"/>
              <w:rPr>
                <w:kern w:val="0"/>
                <w:sz w:val="22"/>
                <w:szCs w:val="22"/>
                <w14:ligatures w14:val="none"/>
              </w:rPr>
            </w:pPr>
            <w:bookmarkStart w:id="13" w:name="_Hlk196038635"/>
            <w:r>
              <w:rPr>
                <w:rFonts w:hint="eastAsia"/>
                <w:kern w:val="0"/>
                <w:sz w:val="22"/>
                <w:szCs w:val="22"/>
                <w14:ligatures w14:val="none"/>
              </w:rPr>
              <w:t xml:space="preserve">  肾脏支持</w:t>
            </w:r>
          </w:p>
        </w:tc>
        <w:tc>
          <w:tcPr>
            <w:tcW w:w="1080" w:type="dxa"/>
            <w:tcBorders>
              <w:top w:val="nil"/>
              <w:left w:val="nil"/>
              <w:bottom w:val="nil"/>
              <w:right w:val="nil"/>
            </w:tcBorders>
            <w:noWrap/>
            <w:vAlign w:val="bottom"/>
          </w:tcPr>
          <w:p w14:paraId="4D4EDFB5">
            <w:pPr>
              <w:widowControl/>
              <w:jc w:val="center"/>
              <w:rPr>
                <w:kern w:val="0"/>
                <w:sz w:val="22"/>
                <w:szCs w:val="22"/>
                <w14:ligatures w14:val="none"/>
              </w:rPr>
            </w:pPr>
            <w:r>
              <w:rPr>
                <w:rFonts w:hint="eastAsia"/>
                <w:kern w:val="0"/>
                <w:sz w:val="22"/>
                <w:szCs w:val="22"/>
                <w14:ligatures w14:val="none"/>
              </w:rPr>
              <w:t>3</w:t>
            </w:r>
          </w:p>
        </w:tc>
        <w:tc>
          <w:tcPr>
            <w:tcW w:w="1526" w:type="dxa"/>
            <w:tcBorders>
              <w:top w:val="nil"/>
              <w:left w:val="nil"/>
              <w:bottom w:val="nil"/>
              <w:right w:val="nil"/>
            </w:tcBorders>
            <w:noWrap/>
            <w:vAlign w:val="bottom"/>
          </w:tcPr>
          <w:p w14:paraId="65E8F03A">
            <w:pPr>
              <w:widowControl/>
              <w:jc w:val="center"/>
              <w:rPr>
                <w:kern w:val="0"/>
                <w:sz w:val="22"/>
                <w:szCs w:val="22"/>
                <w14:ligatures w14:val="none"/>
              </w:rPr>
            </w:pPr>
            <w:r>
              <w:rPr>
                <w:kern w:val="0"/>
                <w:sz w:val="22"/>
                <w:szCs w:val="22"/>
                <w14:ligatures w14:val="none"/>
              </w:rPr>
              <w:t>0~</w:t>
            </w:r>
            <w:r>
              <w:rPr>
                <w:rFonts w:hint="eastAsia"/>
                <w:kern w:val="0"/>
                <w:sz w:val="22"/>
                <w:szCs w:val="22"/>
                <w14:ligatures w14:val="none"/>
              </w:rPr>
              <w:t>8</w:t>
            </w:r>
          </w:p>
        </w:tc>
        <w:tc>
          <w:tcPr>
            <w:tcW w:w="1505" w:type="dxa"/>
            <w:tcBorders>
              <w:top w:val="nil"/>
              <w:left w:val="nil"/>
              <w:bottom w:val="nil"/>
              <w:right w:val="nil"/>
            </w:tcBorders>
            <w:noWrap/>
            <w:vAlign w:val="center"/>
          </w:tcPr>
          <w:p w14:paraId="3454DA3B">
            <w:pPr>
              <w:widowControl/>
              <w:jc w:val="center"/>
              <w:rPr>
                <w:lang w:bidi="ar"/>
              </w:rPr>
            </w:pPr>
            <w:r>
              <w:rPr>
                <w:lang w:bidi="ar"/>
              </w:rPr>
              <w:t>6.24±1.39</w:t>
            </w:r>
          </w:p>
        </w:tc>
        <w:tc>
          <w:tcPr>
            <w:tcW w:w="1964" w:type="dxa"/>
            <w:tcBorders>
              <w:top w:val="nil"/>
              <w:left w:val="nil"/>
              <w:bottom w:val="nil"/>
              <w:right w:val="nil"/>
            </w:tcBorders>
            <w:noWrap/>
            <w:vAlign w:val="center"/>
          </w:tcPr>
          <w:p w14:paraId="3644D842">
            <w:pPr>
              <w:widowControl/>
              <w:jc w:val="center"/>
              <w:rPr>
                <w:lang w:bidi="ar"/>
              </w:rPr>
            </w:pPr>
            <w:r>
              <w:rPr>
                <w:lang w:bidi="ar"/>
              </w:rPr>
              <w:t>2.08±0.46</w:t>
            </w:r>
          </w:p>
        </w:tc>
      </w:tr>
      <w:tr w14:paraId="4EBC0052">
        <w:tblPrEx>
          <w:tblCellMar>
            <w:top w:w="0" w:type="dxa"/>
            <w:left w:w="108" w:type="dxa"/>
            <w:bottom w:w="0" w:type="dxa"/>
            <w:right w:w="108" w:type="dxa"/>
          </w:tblCellMar>
        </w:tblPrEx>
        <w:trPr>
          <w:trHeight w:val="285" w:hRule="atLeast"/>
        </w:trPr>
        <w:tc>
          <w:tcPr>
            <w:tcW w:w="2552" w:type="dxa"/>
            <w:tcBorders>
              <w:top w:val="nil"/>
              <w:left w:val="nil"/>
              <w:bottom w:val="nil"/>
              <w:right w:val="nil"/>
            </w:tcBorders>
            <w:noWrap/>
            <w:vAlign w:val="bottom"/>
          </w:tcPr>
          <w:p w14:paraId="6A80DEE8">
            <w:pPr>
              <w:widowControl/>
              <w:jc w:val="left"/>
              <w:rPr>
                <w:kern w:val="0"/>
                <w:sz w:val="22"/>
                <w:szCs w:val="22"/>
                <w14:ligatures w14:val="none"/>
              </w:rPr>
            </w:pPr>
            <w:r>
              <w:rPr>
                <w:rFonts w:hint="eastAsia"/>
                <w:kern w:val="0"/>
                <w:sz w:val="22"/>
                <w:szCs w:val="22"/>
                <w14:ligatures w14:val="none"/>
              </w:rPr>
              <w:t xml:space="preserve">  神经系统支持</w:t>
            </w:r>
          </w:p>
        </w:tc>
        <w:tc>
          <w:tcPr>
            <w:tcW w:w="1080" w:type="dxa"/>
            <w:tcBorders>
              <w:top w:val="nil"/>
              <w:left w:val="nil"/>
              <w:bottom w:val="nil"/>
              <w:right w:val="nil"/>
            </w:tcBorders>
            <w:noWrap/>
            <w:vAlign w:val="bottom"/>
          </w:tcPr>
          <w:p w14:paraId="6CF44E29">
            <w:pPr>
              <w:widowControl/>
              <w:jc w:val="center"/>
              <w:rPr>
                <w:kern w:val="0"/>
                <w:sz w:val="22"/>
                <w:szCs w:val="22"/>
                <w14:ligatures w14:val="none"/>
              </w:rPr>
            </w:pPr>
            <w:r>
              <w:rPr>
                <w:rFonts w:hint="eastAsia"/>
                <w:kern w:val="0"/>
                <w:sz w:val="22"/>
                <w:szCs w:val="22"/>
                <w14:ligatures w14:val="none"/>
              </w:rPr>
              <w:t>1</w:t>
            </w:r>
          </w:p>
        </w:tc>
        <w:tc>
          <w:tcPr>
            <w:tcW w:w="1526" w:type="dxa"/>
            <w:tcBorders>
              <w:top w:val="nil"/>
              <w:left w:val="nil"/>
              <w:bottom w:val="nil"/>
              <w:right w:val="nil"/>
            </w:tcBorders>
            <w:noWrap/>
            <w:vAlign w:val="bottom"/>
          </w:tcPr>
          <w:p w14:paraId="7367599A">
            <w:pPr>
              <w:widowControl/>
              <w:jc w:val="center"/>
              <w:rPr>
                <w:kern w:val="0"/>
                <w:sz w:val="22"/>
                <w:szCs w:val="22"/>
                <w14:ligatures w14:val="none"/>
              </w:rPr>
            </w:pPr>
            <w:r>
              <w:rPr>
                <w:kern w:val="0"/>
                <w:sz w:val="22"/>
                <w:szCs w:val="22"/>
                <w14:ligatures w14:val="none"/>
              </w:rPr>
              <w:t>0~</w:t>
            </w:r>
            <w:r>
              <w:rPr>
                <w:rFonts w:hint="eastAsia"/>
                <w:kern w:val="0"/>
                <w:sz w:val="22"/>
                <w:szCs w:val="22"/>
                <w14:ligatures w14:val="none"/>
              </w:rPr>
              <w:t>4</w:t>
            </w:r>
          </w:p>
        </w:tc>
        <w:tc>
          <w:tcPr>
            <w:tcW w:w="1505" w:type="dxa"/>
            <w:tcBorders>
              <w:top w:val="nil"/>
              <w:left w:val="nil"/>
              <w:bottom w:val="nil"/>
              <w:right w:val="nil"/>
            </w:tcBorders>
            <w:noWrap/>
            <w:vAlign w:val="center"/>
          </w:tcPr>
          <w:p w14:paraId="5EE55990">
            <w:pPr>
              <w:widowControl/>
              <w:jc w:val="center"/>
            </w:pPr>
            <w:r>
              <w:rPr>
                <w:lang w:bidi="ar"/>
              </w:rPr>
              <w:t>3.13±0.77</w:t>
            </w:r>
          </w:p>
        </w:tc>
        <w:tc>
          <w:tcPr>
            <w:tcW w:w="1964" w:type="dxa"/>
            <w:tcBorders>
              <w:top w:val="nil"/>
              <w:left w:val="nil"/>
              <w:bottom w:val="nil"/>
              <w:right w:val="nil"/>
            </w:tcBorders>
            <w:noWrap/>
            <w:vAlign w:val="center"/>
          </w:tcPr>
          <w:p w14:paraId="1FA9C374">
            <w:pPr>
              <w:widowControl/>
              <w:jc w:val="center"/>
              <w:rPr>
                <w:lang w:bidi="ar"/>
              </w:rPr>
            </w:pPr>
            <w:r>
              <w:rPr>
                <w:lang w:bidi="ar"/>
              </w:rPr>
              <w:t>3.13±0.77</w:t>
            </w:r>
          </w:p>
        </w:tc>
      </w:tr>
      <w:tr w14:paraId="54D5034A">
        <w:tblPrEx>
          <w:tblCellMar>
            <w:top w:w="0" w:type="dxa"/>
            <w:left w:w="108" w:type="dxa"/>
            <w:bottom w:w="0" w:type="dxa"/>
            <w:right w:w="108" w:type="dxa"/>
          </w:tblCellMar>
        </w:tblPrEx>
        <w:trPr>
          <w:trHeight w:val="285" w:hRule="atLeast"/>
        </w:trPr>
        <w:tc>
          <w:tcPr>
            <w:tcW w:w="2552" w:type="dxa"/>
            <w:tcBorders>
              <w:top w:val="nil"/>
              <w:left w:val="nil"/>
              <w:bottom w:val="nil"/>
              <w:right w:val="nil"/>
            </w:tcBorders>
            <w:noWrap/>
            <w:vAlign w:val="bottom"/>
          </w:tcPr>
          <w:p w14:paraId="1D65390F">
            <w:pPr>
              <w:widowControl/>
              <w:jc w:val="left"/>
              <w:rPr>
                <w:kern w:val="0"/>
                <w:sz w:val="22"/>
                <w:szCs w:val="22"/>
                <w14:ligatures w14:val="none"/>
              </w:rPr>
            </w:pPr>
            <w:r>
              <w:rPr>
                <w:rFonts w:hint="eastAsia"/>
                <w:kern w:val="0"/>
                <w:sz w:val="22"/>
                <w:szCs w:val="22"/>
                <w14:ligatures w14:val="none"/>
              </w:rPr>
              <w:t xml:space="preserve">  代谢支持</w:t>
            </w:r>
          </w:p>
        </w:tc>
        <w:tc>
          <w:tcPr>
            <w:tcW w:w="1080" w:type="dxa"/>
            <w:tcBorders>
              <w:top w:val="nil"/>
              <w:left w:val="nil"/>
              <w:bottom w:val="nil"/>
              <w:right w:val="nil"/>
            </w:tcBorders>
            <w:noWrap/>
            <w:vAlign w:val="bottom"/>
          </w:tcPr>
          <w:p w14:paraId="4F4AC42C">
            <w:pPr>
              <w:widowControl/>
              <w:jc w:val="center"/>
              <w:rPr>
                <w:kern w:val="0"/>
                <w:sz w:val="22"/>
                <w:szCs w:val="22"/>
                <w14:ligatures w14:val="none"/>
              </w:rPr>
            </w:pPr>
            <w:r>
              <w:rPr>
                <w:rFonts w:hint="eastAsia"/>
                <w:kern w:val="0"/>
                <w:sz w:val="22"/>
                <w:szCs w:val="22"/>
                <w14:ligatures w14:val="none"/>
              </w:rPr>
              <w:t>3</w:t>
            </w:r>
          </w:p>
        </w:tc>
        <w:tc>
          <w:tcPr>
            <w:tcW w:w="1526" w:type="dxa"/>
            <w:tcBorders>
              <w:top w:val="nil"/>
              <w:left w:val="nil"/>
              <w:bottom w:val="nil"/>
              <w:right w:val="nil"/>
            </w:tcBorders>
            <w:noWrap/>
            <w:vAlign w:val="bottom"/>
          </w:tcPr>
          <w:p w14:paraId="0254B005">
            <w:pPr>
              <w:widowControl/>
              <w:jc w:val="center"/>
              <w:rPr>
                <w:kern w:val="0"/>
                <w:sz w:val="22"/>
                <w:szCs w:val="22"/>
                <w14:ligatures w14:val="none"/>
              </w:rPr>
            </w:pPr>
            <w:r>
              <w:rPr>
                <w:kern w:val="0"/>
                <w:sz w:val="22"/>
                <w:szCs w:val="22"/>
                <w14:ligatures w14:val="none"/>
              </w:rPr>
              <w:t>0~</w:t>
            </w:r>
            <w:r>
              <w:rPr>
                <w:rFonts w:hint="eastAsia"/>
                <w:kern w:val="0"/>
                <w:sz w:val="22"/>
                <w:szCs w:val="22"/>
                <w14:ligatures w14:val="none"/>
              </w:rPr>
              <w:t>9</w:t>
            </w:r>
          </w:p>
        </w:tc>
        <w:tc>
          <w:tcPr>
            <w:tcW w:w="1505" w:type="dxa"/>
            <w:tcBorders>
              <w:top w:val="nil"/>
              <w:left w:val="nil"/>
              <w:bottom w:val="nil"/>
              <w:right w:val="nil"/>
            </w:tcBorders>
            <w:noWrap/>
            <w:vAlign w:val="center"/>
          </w:tcPr>
          <w:p w14:paraId="05F14FBD">
            <w:pPr>
              <w:widowControl/>
              <w:jc w:val="center"/>
            </w:pPr>
            <w:r>
              <w:rPr>
                <w:lang w:bidi="ar"/>
              </w:rPr>
              <w:t>7.49±1.60</w:t>
            </w:r>
          </w:p>
        </w:tc>
        <w:tc>
          <w:tcPr>
            <w:tcW w:w="1964" w:type="dxa"/>
            <w:tcBorders>
              <w:top w:val="nil"/>
              <w:left w:val="nil"/>
              <w:bottom w:val="nil"/>
              <w:right w:val="nil"/>
            </w:tcBorders>
            <w:noWrap/>
            <w:vAlign w:val="center"/>
          </w:tcPr>
          <w:p w14:paraId="158CC7AD">
            <w:pPr>
              <w:widowControl/>
              <w:jc w:val="center"/>
              <w:rPr>
                <w:lang w:bidi="ar"/>
              </w:rPr>
            </w:pPr>
            <w:r>
              <w:rPr>
                <w:lang w:bidi="ar"/>
              </w:rPr>
              <w:t>2.50±0.53</w:t>
            </w:r>
          </w:p>
        </w:tc>
      </w:tr>
      <w:tr w14:paraId="10DB40CF">
        <w:tblPrEx>
          <w:tblCellMar>
            <w:top w:w="0" w:type="dxa"/>
            <w:left w:w="108" w:type="dxa"/>
            <w:bottom w:w="0" w:type="dxa"/>
            <w:right w:w="108" w:type="dxa"/>
          </w:tblCellMar>
        </w:tblPrEx>
        <w:trPr>
          <w:trHeight w:val="285" w:hRule="atLeast"/>
        </w:trPr>
        <w:tc>
          <w:tcPr>
            <w:tcW w:w="2552" w:type="dxa"/>
            <w:tcBorders>
              <w:top w:val="nil"/>
              <w:left w:val="nil"/>
              <w:bottom w:val="single" w:color="auto" w:sz="4" w:space="0"/>
              <w:right w:val="nil"/>
            </w:tcBorders>
            <w:noWrap/>
            <w:vAlign w:val="bottom"/>
          </w:tcPr>
          <w:p w14:paraId="0AEC1B78">
            <w:pPr>
              <w:widowControl/>
              <w:jc w:val="left"/>
              <w:rPr>
                <w:kern w:val="0"/>
                <w:sz w:val="22"/>
                <w:szCs w:val="22"/>
                <w14:ligatures w14:val="none"/>
              </w:rPr>
            </w:pPr>
            <w:r>
              <w:rPr>
                <w:rFonts w:hint="eastAsia"/>
                <w:kern w:val="0"/>
                <w:sz w:val="22"/>
                <w:szCs w:val="22"/>
                <w14:ligatures w14:val="none"/>
              </w:rPr>
              <w:t xml:space="preserve">  特殊干预</w:t>
            </w:r>
          </w:p>
        </w:tc>
        <w:tc>
          <w:tcPr>
            <w:tcW w:w="1080" w:type="dxa"/>
            <w:tcBorders>
              <w:top w:val="nil"/>
              <w:left w:val="nil"/>
              <w:bottom w:val="single" w:color="auto" w:sz="4" w:space="0"/>
              <w:right w:val="nil"/>
            </w:tcBorders>
            <w:noWrap/>
            <w:vAlign w:val="bottom"/>
          </w:tcPr>
          <w:p w14:paraId="1EE683D7">
            <w:pPr>
              <w:widowControl/>
              <w:jc w:val="center"/>
              <w:rPr>
                <w:kern w:val="0"/>
                <w:sz w:val="22"/>
                <w:szCs w:val="22"/>
                <w14:ligatures w14:val="none"/>
              </w:rPr>
            </w:pPr>
            <w:r>
              <w:rPr>
                <w:rFonts w:hint="eastAsia"/>
                <w:kern w:val="0"/>
                <w:sz w:val="22"/>
                <w:szCs w:val="22"/>
                <w14:ligatures w14:val="none"/>
              </w:rPr>
              <w:t>3</w:t>
            </w:r>
          </w:p>
        </w:tc>
        <w:tc>
          <w:tcPr>
            <w:tcW w:w="1526" w:type="dxa"/>
            <w:tcBorders>
              <w:top w:val="nil"/>
              <w:left w:val="nil"/>
              <w:bottom w:val="single" w:color="auto" w:sz="4" w:space="0"/>
              <w:right w:val="nil"/>
            </w:tcBorders>
            <w:noWrap/>
            <w:vAlign w:val="bottom"/>
          </w:tcPr>
          <w:p w14:paraId="0C5CA042">
            <w:pPr>
              <w:widowControl/>
              <w:jc w:val="center"/>
              <w:rPr>
                <w:kern w:val="0"/>
                <w:sz w:val="22"/>
                <w:szCs w:val="22"/>
                <w14:ligatures w14:val="none"/>
              </w:rPr>
            </w:pPr>
            <w:r>
              <w:rPr>
                <w:kern w:val="0"/>
                <w:sz w:val="22"/>
                <w:szCs w:val="22"/>
                <w14:ligatures w14:val="none"/>
              </w:rPr>
              <w:t>0~</w:t>
            </w:r>
            <w:r>
              <w:rPr>
                <w:rFonts w:hint="eastAsia"/>
                <w:kern w:val="0"/>
                <w:sz w:val="22"/>
                <w:szCs w:val="22"/>
                <w14:ligatures w14:val="none"/>
              </w:rPr>
              <w:t>13</w:t>
            </w:r>
          </w:p>
        </w:tc>
        <w:tc>
          <w:tcPr>
            <w:tcW w:w="1505" w:type="dxa"/>
            <w:tcBorders>
              <w:top w:val="nil"/>
              <w:left w:val="nil"/>
              <w:bottom w:val="single" w:color="auto" w:sz="4" w:space="0"/>
              <w:right w:val="nil"/>
            </w:tcBorders>
            <w:noWrap/>
            <w:vAlign w:val="center"/>
          </w:tcPr>
          <w:p w14:paraId="587CAC96">
            <w:pPr>
              <w:widowControl/>
              <w:jc w:val="center"/>
            </w:pPr>
            <w:r>
              <w:rPr>
                <w:lang w:bidi="ar"/>
              </w:rPr>
              <w:t>10.14±2.26</w:t>
            </w:r>
          </w:p>
        </w:tc>
        <w:tc>
          <w:tcPr>
            <w:tcW w:w="1964" w:type="dxa"/>
            <w:tcBorders>
              <w:top w:val="nil"/>
              <w:left w:val="nil"/>
              <w:bottom w:val="single" w:color="auto" w:sz="4" w:space="0"/>
              <w:right w:val="nil"/>
            </w:tcBorders>
            <w:noWrap/>
            <w:vAlign w:val="center"/>
          </w:tcPr>
          <w:p w14:paraId="41F5E191">
            <w:pPr>
              <w:widowControl/>
              <w:jc w:val="center"/>
              <w:rPr>
                <w:lang w:bidi="ar"/>
              </w:rPr>
            </w:pPr>
            <w:r>
              <w:rPr>
                <w:lang w:bidi="ar"/>
              </w:rPr>
              <w:t>3.38±0.75</w:t>
            </w:r>
          </w:p>
        </w:tc>
      </w:tr>
      <w:bookmarkEnd w:id="13"/>
    </w:tbl>
    <w:p w14:paraId="46520377"/>
    <w:p w14:paraId="535BC3E5"/>
    <w:p w14:paraId="027715F7">
      <w:r>
        <w:rPr>
          <w:rFonts w:hint="eastAsia"/>
        </w:rPr>
        <w:t>3 ICU护士肠内喂养中断管理</w:t>
      </w:r>
      <w:bookmarkStart w:id="14" w:name="_Hlk218865723"/>
      <w:r>
        <w:rPr>
          <w:rFonts w:hint="eastAsia"/>
        </w:rPr>
        <w:t>KAP</w:t>
      </w:r>
      <w:bookmarkEnd w:id="14"/>
      <w:r>
        <w:rPr>
          <w:rFonts w:hint="eastAsia"/>
        </w:rPr>
        <w:t>特征潜在剖面分析结果及类别命名</w:t>
      </w:r>
    </w:p>
    <w:p w14:paraId="2D925C2E">
      <w:r>
        <w:rPr>
          <w:rFonts w:hint="eastAsia"/>
        </w:rPr>
        <w:t xml:space="preserve">    将 ICU护士肠内喂养中断管理知信行潜在剖面模型数（</w:t>
      </w:r>
      <w:r>
        <w:rPr>
          <w:rFonts w:hint="eastAsia"/>
          <w:i/>
          <w:iCs/>
        </w:rPr>
        <w:t>k</w:t>
      </w:r>
      <w:r>
        <w:rPr>
          <w:rFonts w:hint="eastAsia"/>
        </w:rPr>
        <w:t>）依次设置 1～6，进行 LPA模型拟合可得，AIC、BIC 和 aBIC 随类别数增加而逐渐降低，当 K=4 时，熵值达 0.932，模型 LMRT 和 BLRT 对应</w:t>
      </w:r>
      <w:r>
        <w:rPr>
          <w:rFonts w:hint="eastAsia"/>
          <w:i/>
          <w:iCs/>
        </w:rPr>
        <w:t>P</w:t>
      </w:r>
      <w:r>
        <w:rPr>
          <w:rFonts w:hint="eastAsia"/>
        </w:rPr>
        <w:t>值均 &lt;0.05，而当</w:t>
      </w:r>
      <w:r>
        <w:rPr>
          <w:rFonts w:hint="eastAsia"/>
          <w:i/>
          <w:iCs/>
        </w:rPr>
        <w:t>k</w:t>
      </w:r>
      <w:r>
        <w:rPr>
          <w:rFonts w:hint="eastAsia"/>
        </w:rPr>
        <w:t xml:space="preserve">=5 时，熵值指数下降至 0.876，且模型 LMRT 和 BLRT 对应 </w:t>
      </w:r>
      <w:r>
        <w:rPr>
          <w:rFonts w:hint="eastAsia"/>
          <w:i/>
          <w:iCs/>
        </w:rPr>
        <w:t>P</w:t>
      </w:r>
      <w:r>
        <w:rPr>
          <w:rFonts w:hint="eastAsia"/>
        </w:rPr>
        <w:t xml:space="preserve">值均 &gt;0.05，表明择 4 个潜在剖面时模型拟合指数最优。各类别 </w:t>
      </w:r>
      <w:r>
        <w:t>KAP</w:t>
      </w:r>
      <w:r>
        <w:rPr>
          <w:rFonts w:hint="eastAsia"/>
        </w:rPr>
        <w:t>得分特征如下：C1：有57名（23.17%），其</w:t>
      </w:r>
      <w:r>
        <w:t>KAP</w:t>
      </w:r>
      <w:r>
        <w:rPr>
          <w:rFonts w:hint="eastAsia"/>
        </w:rPr>
        <w:t>三维度得分均低，知识维度条目均分在四个类别中均处于最低位，命名为 “低知信行型”。C2：有 75名（30.49%），</w:t>
      </w:r>
      <w:r>
        <w:t>KAP</w:t>
      </w:r>
      <w:r>
        <w:rPr>
          <w:rFonts w:hint="eastAsia"/>
        </w:rPr>
        <w:t>三维度得分处于中等水平，命名为 “中知信行型”。C3：有 62名护士（25.20%），</w:t>
      </w:r>
      <w:r>
        <w:t>KAP</w:t>
      </w:r>
      <w:r>
        <w:rPr>
          <w:rFonts w:hint="eastAsia"/>
        </w:rPr>
        <w:t>三维度得分在4个类别中均处于最高位，命名为“高知信行型”。C4：有52名（21.14%），知识维度条目均分处于较高水平，但态度维度和实践维度条目均分均处于较低水平，呈现出知识与态度、行为脱节的特征，命名为 “认知-行为脱节型”。</w:t>
      </w:r>
    </w:p>
    <w:p w14:paraId="62E71412"/>
    <w:tbl>
      <w:tblPr>
        <w:tblStyle w:val="18"/>
        <w:tblW w:w="10497" w:type="dxa"/>
        <w:jc w:val="center"/>
        <w:tblLayout w:type="autofit"/>
        <w:tblCellMar>
          <w:top w:w="0" w:type="dxa"/>
          <w:left w:w="108" w:type="dxa"/>
          <w:bottom w:w="0" w:type="dxa"/>
          <w:right w:w="108" w:type="dxa"/>
        </w:tblCellMar>
      </w:tblPr>
      <w:tblGrid>
        <w:gridCol w:w="993"/>
        <w:gridCol w:w="992"/>
        <w:gridCol w:w="992"/>
        <w:gridCol w:w="891"/>
        <w:gridCol w:w="810"/>
        <w:gridCol w:w="992"/>
        <w:gridCol w:w="1134"/>
        <w:gridCol w:w="3685"/>
        <w:gridCol w:w="8"/>
      </w:tblGrid>
      <w:tr w14:paraId="70E06FAD">
        <w:tblPrEx>
          <w:tblCellMar>
            <w:top w:w="0" w:type="dxa"/>
            <w:left w:w="108" w:type="dxa"/>
            <w:bottom w:w="0" w:type="dxa"/>
            <w:right w:w="108" w:type="dxa"/>
          </w:tblCellMar>
        </w:tblPrEx>
        <w:trPr>
          <w:trHeight w:val="285" w:hRule="atLeast"/>
          <w:jc w:val="center"/>
        </w:trPr>
        <w:tc>
          <w:tcPr>
            <w:tcW w:w="10497" w:type="dxa"/>
            <w:gridSpan w:val="9"/>
            <w:tcBorders>
              <w:top w:val="nil"/>
              <w:left w:val="nil"/>
              <w:bottom w:val="single" w:color="auto" w:sz="4" w:space="0"/>
              <w:right w:val="nil"/>
            </w:tcBorders>
            <w:noWrap/>
            <w:vAlign w:val="bottom"/>
          </w:tcPr>
          <w:p w14:paraId="55F9F2B2">
            <w:pPr>
              <w:widowControl/>
              <w:jc w:val="center"/>
              <w:rPr>
                <w:kern w:val="0"/>
                <w:sz w:val="18"/>
                <w:szCs w:val="18"/>
                <w14:ligatures w14:val="none"/>
              </w:rPr>
            </w:pPr>
            <w:r>
              <w:rPr>
                <w:kern w:val="0"/>
                <w:sz w:val="18"/>
                <w:szCs w:val="18"/>
                <w14:ligatures w14:val="none"/>
              </w:rPr>
              <w:t xml:space="preserve"> 2 </w:t>
            </w:r>
            <w:bookmarkStart w:id="15" w:name="_Hlk195879830"/>
            <w:r>
              <w:rPr>
                <w:kern w:val="0"/>
                <w:sz w:val="18"/>
                <w:szCs w:val="18"/>
                <w14:ligatures w14:val="none"/>
              </w:rPr>
              <w:t>ICU护士肠内喂养中断管理KAP特征</w:t>
            </w:r>
            <w:bookmarkEnd w:id="15"/>
            <w:r>
              <w:rPr>
                <w:kern w:val="0"/>
                <w:sz w:val="18"/>
                <w:szCs w:val="18"/>
                <w14:ligatures w14:val="none"/>
              </w:rPr>
              <w:t>潜在剖面分析拟合结果</w:t>
            </w:r>
          </w:p>
        </w:tc>
      </w:tr>
      <w:tr w14:paraId="397F7F83">
        <w:tblPrEx>
          <w:tblCellMar>
            <w:top w:w="0" w:type="dxa"/>
            <w:left w:w="108" w:type="dxa"/>
            <w:bottom w:w="0" w:type="dxa"/>
            <w:right w:w="108" w:type="dxa"/>
          </w:tblCellMar>
        </w:tblPrEx>
        <w:trPr>
          <w:gridAfter w:val="1"/>
          <w:wAfter w:w="8" w:type="dxa"/>
          <w:trHeight w:val="285" w:hRule="atLeast"/>
          <w:jc w:val="center"/>
        </w:trPr>
        <w:tc>
          <w:tcPr>
            <w:tcW w:w="993" w:type="dxa"/>
            <w:tcBorders>
              <w:top w:val="single" w:color="auto" w:sz="4" w:space="0"/>
              <w:left w:val="nil"/>
              <w:bottom w:val="single" w:color="auto" w:sz="4" w:space="0"/>
              <w:right w:val="nil"/>
            </w:tcBorders>
            <w:noWrap/>
            <w:vAlign w:val="bottom"/>
          </w:tcPr>
          <w:p w14:paraId="6D2937F5">
            <w:pPr>
              <w:widowControl/>
              <w:jc w:val="center"/>
              <w:rPr>
                <w:kern w:val="0"/>
                <w:sz w:val="18"/>
                <w:szCs w:val="18"/>
                <w14:ligatures w14:val="none"/>
              </w:rPr>
            </w:pPr>
            <w:r>
              <w:rPr>
                <w:kern w:val="0"/>
                <w:sz w:val="18"/>
                <w:szCs w:val="18"/>
                <w14:ligatures w14:val="none"/>
              </w:rPr>
              <w:t>模型数</w:t>
            </w:r>
          </w:p>
        </w:tc>
        <w:tc>
          <w:tcPr>
            <w:tcW w:w="992" w:type="dxa"/>
            <w:tcBorders>
              <w:top w:val="single" w:color="auto" w:sz="4" w:space="0"/>
              <w:left w:val="nil"/>
              <w:bottom w:val="single" w:color="auto" w:sz="4" w:space="0"/>
              <w:right w:val="nil"/>
            </w:tcBorders>
            <w:noWrap/>
            <w:vAlign w:val="bottom"/>
          </w:tcPr>
          <w:p w14:paraId="6154926F">
            <w:pPr>
              <w:widowControl/>
              <w:jc w:val="center"/>
              <w:rPr>
                <w:kern w:val="0"/>
                <w:sz w:val="18"/>
                <w:szCs w:val="18"/>
                <w14:ligatures w14:val="none"/>
              </w:rPr>
            </w:pPr>
            <w:r>
              <w:rPr>
                <w:kern w:val="0"/>
                <w:sz w:val="18"/>
                <w:szCs w:val="18"/>
                <w14:ligatures w14:val="none"/>
              </w:rPr>
              <w:t>AIC</w:t>
            </w:r>
          </w:p>
        </w:tc>
        <w:tc>
          <w:tcPr>
            <w:tcW w:w="992" w:type="dxa"/>
            <w:tcBorders>
              <w:top w:val="single" w:color="auto" w:sz="4" w:space="0"/>
              <w:left w:val="nil"/>
              <w:bottom w:val="single" w:color="auto" w:sz="4" w:space="0"/>
              <w:right w:val="nil"/>
            </w:tcBorders>
            <w:noWrap/>
            <w:vAlign w:val="bottom"/>
          </w:tcPr>
          <w:p w14:paraId="0482A3D7">
            <w:pPr>
              <w:widowControl/>
              <w:jc w:val="center"/>
              <w:rPr>
                <w:kern w:val="0"/>
                <w:sz w:val="18"/>
                <w:szCs w:val="18"/>
                <w14:ligatures w14:val="none"/>
              </w:rPr>
            </w:pPr>
            <w:r>
              <w:rPr>
                <w:kern w:val="0"/>
                <w:sz w:val="18"/>
                <w:szCs w:val="18"/>
                <w14:ligatures w14:val="none"/>
              </w:rPr>
              <w:t>BIC</w:t>
            </w:r>
          </w:p>
        </w:tc>
        <w:tc>
          <w:tcPr>
            <w:tcW w:w="891" w:type="dxa"/>
            <w:tcBorders>
              <w:top w:val="single" w:color="auto" w:sz="4" w:space="0"/>
              <w:left w:val="nil"/>
              <w:bottom w:val="single" w:color="auto" w:sz="4" w:space="0"/>
              <w:right w:val="nil"/>
            </w:tcBorders>
            <w:noWrap/>
            <w:vAlign w:val="bottom"/>
          </w:tcPr>
          <w:p w14:paraId="22D417B8">
            <w:pPr>
              <w:widowControl/>
              <w:jc w:val="center"/>
              <w:rPr>
                <w:kern w:val="0"/>
                <w:sz w:val="18"/>
                <w:szCs w:val="18"/>
                <w14:ligatures w14:val="none"/>
              </w:rPr>
            </w:pPr>
            <w:r>
              <w:rPr>
                <w:kern w:val="0"/>
                <w:sz w:val="18"/>
                <w:szCs w:val="18"/>
                <w14:ligatures w14:val="none"/>
              </w:rPr>
              <w:t>aBIC</w:t>
            </w:r>
          </w:p>
        </w:tc>
        <w:tc>
          <w:tcPr>
            <w:tcW w:w="810" w:type="dxa"/>
            <w:tcBorders>
              <w:top w:val="single" w:color="auto" w:sz="4" w:space="0"/>
              <w:left w:val="nil"/>
              <w:bottom w:val="single" w:color="auto" w:sz="4" w:space="0"/>
              <w:right w:val="nil"/>
            </w:tcBorders>
            <w:noWrap/>
            <w:vAlign w:val="bottom"/>
          </w:tcPr>
          <w:p w14:paraId="3D9EB28E">
            <w:pPr>
              <w:widowControl/>
              <w:jc w:val="center"/>
              <w:rPr>
                <w:kern w:val="0"/>
                <w:sz w:val="18"/>
                <w:szCs w:val="18"/>
                <w14:ligatures w14:val="none"/>
              </w:rPr>
            </w:pPr>
            <w:r>
              <w:rPr>
                <w:kern w:val="0"/>
                <w:sz w:val="18"/>
                <w:szCs w:val="18"/>
                <w14:ligatures w14:val="none"/>
              </w:rPr>
              <w:t>熵值</w:t>
            </w:r>
          </w:p>
        </w:tc>
        <w:tc>
          <w:tcPr>
            <w:tcW w:w="992" w:type="dxa"/>
            <w:tcBorders>
              <w:top w:val="single" w:color="auto" w:sz="4" w:space="0"/>
              <w:left w:val="nil"/>
              <w:bottom w:val="single" w:color="auto" w:sz="4" w:space="0"/>
              <w:right w:val="nil"/>
            </w:tcBorders>
            <w:noWrap/>
            <w:vAlign w:val="bottom"/>
          </w:tcPr>
          <w:p w14:paraId="0C34BAB8">
            <w:pPr>
              <w:widowControl/>
              <w:jc w:val="center"/>
              <w:rPr>
                <w:kern w:val="0"/>
                <w:sz w:val="18"/>
                <w:szCs w:val="18"/>
                <w14:ligatures w14:val="none"/>
              </w:rPr>
            </w:pPr>
            <w:r>
              <w:rPr>
                <w:kern w:val="0"/>
                <w:sz w:val="18"/>
                <w:szCs w:val="18"/>
                <w14:ligatures w14:val="none"/>
              </w:rPr>
              <w:t>LMRT (</w:t>
            </w:r>
            <w:r>
              <w:rPr>
                <w:i/>
                <w:iCs/>
                <w:kern w:val="0"/>
                <w:sz w:val="18"/>
                <w:szCs w:val="18"/>
                <w14:ligatures w14:val="none"/>
              </w:rPr>
              <w:t>P</w:t>
            </w:r>
            <w:r>
              <w:rPr>
                <w:kern w:val="0"/>
                <w:sz w:val="18"/>
                <w:szCs w:val="18"/>
                <w14:ligatures w14:val="none"/>
              </w:rPr>
              <w:t>)</w:t>
            </w:r>
          </w:p>
        </w:tc>
        <w:tc>
          <w:tcPr>
            <w:tcW w:w="1134" w:type="dxa"/>
            <w:tcBorders>
              <w:top w:val="single" w:color="auto" w:sz="4" w:space="0"/>
              <w:left w:val="nil"/>
              <w:bottom w:val="single" w:color="auto" w:sz="4" w:space="0"/>
              <w:right w:val="nil"/>
            </w:tcBorders>
            <w:noWrap/>
            <w:vAlign w:val="bottom"/>
          </w:tcPr>
          <w:p w14:paraId="5DEBE31C">
            <w:pPr>
              <w:widowControl/>
              <w:jc w:val="center"/>
              <w:rPr>
                <w:kern w:val="0"/>
                <w:sz w:val="18"/>
                <w:szCs w:val="18"/>
                <w14:ligatures w14:val="none"/>
              </w:rPr>
            </w:pPr>
            <w:r>
              <w:rPr>
                <w:kern w:val="0"/>
                <w:sz w:val="18"/>
                <w:szCs w:val="18"/>
                <w14:ligatures w14:val="none"/>
              </w:rPr>
              <w:t>BLRT (</w:t>
            </w:r>
            <w:r>
              <w:rPr>
                <w:i/>
                <w:iCs/>
                <w:kern w:val="0"/>
                <w:sz w:val="18"/>
                <w:szCs w:val="18"/>
                <w14:ligatures w14:val="none"/>
              </w:rPr>
              <w:t>P</w:t>
            </w:r>
            <w:r>
              <w:rPr>
                <w:kern w:val="0"/>
                <w:sz w:val="18"/>
                <w:szCs w:val="18"/>
                <w14:ligatures w14:val="none"/>
              </w:rPr>
              <w:t>)</w:t>
            </w:r>
          </w:p>
        </w:tc>
        <w:tc>
          <w:tcPr>
            <w:tcW w:w="3685" w:type="dxa"/>
            <w:tcBorders>
              <w:top w:val="single" w:color="auto" w:sz="4" w:space="0"/>
              <w:left w:val="nil"/>
              <w:bottom w:val="single" w:color="auto" w:sz="4" w:space="0"/>
              <w:right w:val="nil"/>
            </w:tcBorders>
            <w:noWrap/>
            <w:vAlign w:val="bottom"/>
          </w:tcPr>
          <w:p w14:paraId="3D7480D7">
            <w:pPr>
              <w:widowControl/>
              <w:jc w:val="center"/>
              <w:rPr>
                <w:kern w:val="0"/>
                <w:sz w:val="18"/>
                <w:szCs w:val="18"/>
                <w14:ligatures w14:val="none"/>
              </w:rPr>
            </w:pPr>
            <w:r>
              <w:rPr>
                <w:kern w:val="0"/>
                <w:sz w:val="18"/>
                <w:szCs w:val="18"/>
                <w14:ligatures w14:val="none"/>
              </w:rPr>
              <w:t>类别分布概率（%）</w:t>
            </w:r>
          </w:p>
        </w:tc>
      </w:tr>
      <w:tr w14:paraId="2620DB3F">
        <w:trPr>
          <w:gridAfter w:val="1"/>
          <w:wAfter w:w="8" w:type="dxa"/>
          <w:trHeight w:val="285" w:hRule="atLeast"/>
          <w:jc w:val="center"/>
        </w:trPr>
        <w:tc>
          <w:tcPr>
            <w:tcW w:w="993" w:type="dxa"/>
            <w:tcBorders>
              <w:top w:val="single" w:color="auto" w:sz="4" w:space="0"/>
              <w:left w:val="nil"/>
              <w:bottom w:val="nil"/>
              <w:right w:val="nil"/>
            </w:tcBorders>
            <w:noWrap/>
            <w:vAlign w:val="bottom"/>
          </w:tcPr>
          <w:p w14:paraId="6B4BA266">
            <w:pPr>
              <w:widowControl/>
              <w:jc w:val="center"/>
              <w:rPr>
                <w:kern w:val="0"/>
                <w:sz w:val="18"/>
                <w:szCs w:val="18"/>
                <w14:ligatures w14:val="none"/>
              </w:rPr>
            </w:pPr>
            <w:r>
              <w:rPr>
                <w:kern w:val="0"/>
                <w:sz w:val="18"/>
                <w:szCs w:val="18"/>
                <w14:ligatures w14:val="none"/>
              </w:rPr>
              <w:t>1</w:t>
            </w:r>
          </w:p>
        </w:tc>
        <w:tc>
          <w:tcPr>
            <w:tcW w:w="992" w:type="dxa"/>
            <w:tcBorders>
              <w:top w:val="single" w:color="auto" w:sz="4" w:space="0"/>
              <w:left w:val="nil"/>
              <w:bottom w:val="nil"/>
              <w:right w:val="nil"/>
            </w:tcBorders>
            <w:noWrap/>
          </w:tcPr>
          <w:p w14:paraId="4FA20CC7">
            <w:pPr>
              <w:widowControl/>
              <w:jc w:val="center"/>
              <w:rPr>
                <w:kern w:val="0"/>
                <w:sz w:val="18"/>
                <w:szCs w:val="18"/>
                <w14:ligatures w14:val="none"/>
              </w:rPr>
            </w:pPr>
            <w:r>
              <w:rPr>
                <w:sz w:val="18"/>
                <w:szCs w:val="18"/>
              </w:rPr>
              <w:t>12567.89</w:t>
            </w:r>
          </w:p>
        </w:tc>
        <w:tc>
          <w:tcPr>
            <w:tcW w:w="992" w:type="dxa"/>
            <w:tcBorders>
              <w:top w:val="single" w:color="auto" w:sz="4" w:space="0"/>
              <w:left w:val="nil"/>
              <w:bottom w:val="nil"/>
              <w:right w:val="nil"/>
            </w:tcBorders>
            <w:noWrap/>
          </w:tcPr>
          <w:p w14:paraId="16D11386">
            <w:pPr>
              <w:widowControl/>
              <w:jc w:val="center"/>
              <w:rPr>
                <w:kern w:val="0"/>
                <w:sz w:val="18"/>
                <w:szCs w:val="18"/>
                <w14:ligatures w14:val="none"/>
              </w:rPr>
            </w:pPr>
            <w:r>
              <w:rPr>
                <w:sz w:val="18"/>
                <w:szCs w:val="18"/>
              </w:rPr>
              <w:t>12656.78</w:t>
            </w:r>
          </w:p>
        </w:tc>
        <w:tc>
          <w:tcPr>
            <w:tcW w:w="891" w:type="dxa"/>
            <w:tcBorders>
              <w:top w:val="single" w:color="auto" w:sz="4" w:space="0"/>
              <w:left w:val="nil"/>
              <w:bottom w:val="nil"/>
              <w:right w:val="nil"/>
            </w:tcBorders>
            <w:noWrap/>
          </w:tcPr>
          <w:p w14:paraId="6DE6BE5D">
            <w:pPr>
              <w:widowControl/>
              <w:jc w:val="center"/>
              <w:rPr>
                <w:kern w:val="0"/>
                <w:sz w:val="18"/>
                <w:szCs w:val="18"/>
                <w14:ligatures w14:val="none"/>
              </w:rPr>
            </w:pPr>
            <w:r>
              <w:rPr>
                <w:sz w:val="18"/>
                <w:szCs w:val="18"/>
              </w:rPr>
              <w:t>12589.32</w:t>
            </w:r>
          </w:p>
        </w:tc>
        <w:tc>
          <w:tcPr>
            <w:tcW w:w="810" w:type="dxa"/>
            <w:tcBorders>
              <w:top w:val="single" w:color="auto" w:sz="4" w:space="0"/>
              <w:left w:val="nil"/>
              <w:bottom w:val="nil"/>
              <w:right w:val="nil"/>
            </w:tcBorders>
            <w:noWrap/>
          </w:tcPr>
          <w:p w14:paraId="4821E8F3">
            <w:pPr>
              <w:widowControl/>
              <w:jc w:val="center"/>
              <w:rPr>
                <w:kern w:val="0"/>
                <w:sz w:val="18"/>
                <w:szCs w:val="18"/>
                <w14:ligatures w14:val="none"/>
              </w:rPr>
            </w:pPr>
            <w:r>
              <w:rPr>
                <w:sz w:val="18"/>
                <w:szCs w:val="18"/>
              </w:rPr>
              <w:t>0.654</w:t>
            </w:r>
          </w:p>
        </w:tc>
        <w:tc>
          <w:tcPr>
            <w:tcW w:w="992" w:type="dxa"/>
            <w:tcBorders>
              <w:top w:val="single" w:color="auto" w:sz="4" w:space="0"/>
              <w:left w:val="nil"/>
              <w:bottom w:val="nil"/>
              <w:right w:val="nil"/>
            </w:tcBorders>
            <w:noWrap/>
          </w:tcPr>
          <w:p w14:paraId="57F29329">
            <w:pPr>
              <w:widowControl/>
              <w:jc w:val="center"/>
              <w:rPr>
                <w:kern w:val="0"/>
                <w:sz w:val="18"/>
                <w:szCs w:val="18"/>
                <w14:ligatures w14:val="none"/>
              </w:rPr>
            </w:pPr>
            <w:r>
              <w:rPr>
                <w:sz w:val="18"/>
                <w:szCs w:val="18"/>
              </w:rPr>
              <w:t>-</w:t>
            </w:r>
          </w:p>
        </w:tc>
        <w:tc>
          <w:tcPr>
            <w:tcW w:w="1134" w:type="dxa"/>
            <w:tcBorders>
              <w:top w:val="single" w:color="auto" w:sz="4" w:space="0"/>
              <w:left w:val="nil"/>
              <w:bottom w:val="nil"/>
              <w:right w:val="nil"/>
            </w:tcBorders>
            <w:noWrap/>
          </w:tcPr>
          <w:p w14:paraId="1004606B">
            <w:pPr>
              <w:widowControl/>
              <w:jc w:val="center"/>
              <w:rPr>
                <w:kern w:val="0"/>
                <w:sz w:val="18"/>
                <w:szCs w:val="18"/>
                <w14:ligatures w14:val="none"/>
              </w:rPr>
            </w:pPr>
            <w:r>
              <w:rPr>
                <w:sz w:val="18"/>
                <w:szCs w:val="18"/>
              </w:rPr>
              <w:t>-</w:t>
            </w:r>
          </w:p>
        </w:tc>
        <w:tc>
          <w:tcPr>
            <w:tcW w:w="3685" w:type="dxa"/>
            <w:tcBorders>
              <w:top w:val="single" w:color="auto" w:sz="4" w:space="0"/>
              <w:left w:val="nil"/>
              <w:bottom w:val="nil"/>
              <w:right w:val="nil"/>
            </w:tcBorders>
            <w:noWrap/>
          </w:tcPr>
          <w:p w14:paraId="12F39827">
            <w:pPr>
              <w:widowControl/>
              <w:jc w:val="center"/>
              <w:rPr>
                <w:sz w:val="18"/>
                <w:szCs w:val="18"/>
              </w:rPr>
            </w:pPr>
            <w:r>
              <w:rPr>
                <w:sz w:val="18"/>
                <w:szCs w:val="18"/>
              </w:rPr>
              <w:t>-</w:t>
            </w:r>
          </w:p>
        </w:tc>
      </w:tr>
      <w:tr w14:paraId="40936DFF">
        <w:tblPrEx>
          <w:tblCellMar>
            <w:top w:w="0" w:type="dxa"/>
            <w:left w:w="108" w:type="dxa"/>
            <w:bottom w:w="0" w:type="dxa"/>
            <w:right w:w="108" w:type="dxa"/>
          </w:tblCellMar>
        </w:tblPrEx>
        <w:trPr>
          <w:gridAfter w:val="1"/>
          <w:wAfter w:w="8" w:type="dxa"/>
          <w:trHeight w:val="285" w:hRule="atLeast"/>
          <w:jc w:val="center"/>
        </w:trPr>
        <w:tc>
          <w:tcPr>
            <w:tcW w:w="993" w:type="dxa"/>
            <w:tcBorders>
              <w:top w:val="nil"/>
              <w:left w:val="nil"/>
              <w:bottom w:val="nil"/>
              <w:right w:val="nil"/>
            </w:tcBorders>
            <w:noWrap/>
            <w:vAlign w:val="bottom"/>
          </w:tcPr>
          <w:p w14:paraId="5587D9E0">
            <w:pPr>
              <w:widowControl/>
              <w:jc w:val="center"/>
              <w:rPr>
                <w:kern w:val="0"/>
                <w:sz w:val="18"/>
                <w:szCs w:val="18"/>
                <w14:ligatures w14:val="none"/>
              </w:rPr>
            </w:pPr>
            <w:r>
              <w:rPr>
                <w:kern w:val="0"/>
                <w:sz w:val="18"/>
                <w:szCs w:val="18"/>
                <w14:ligatures w14:val="none"/>
              </w:rPr>
              <w:t>2</w:t>
            </w:r>
          </w:p>
        </w:tc>
        <w:tc>
          <w:tcPr>
            <w:tcW w:w="992" w:type="dxa"/>
            <w:tcBorders>
              <w:top w:val="nil"/>
              <w:left w:val="nil"/>
              <w:bottom w:val="nil"/>
              <w:right w:val="nil"/>
            </w:tcBorders>
            <w:noWrap/>
          </w:tcPr>
          <w:p w14:paraId="57BE45FB">
            <w:pPr>
              <w:widowControl/>
              <w:jc w:val="center"/>
              <w:rPr>
                <w:kern w:val="0"/>
                <w:sz w:val="18"/>
                <w:szCs w:val="18"/>
                <w14:ligatures w14:val="none"/>
              </w:rPr>
            </w:pPr>
            <w:r>
              <w:rPr>
                <w:sz w:val="18"/>
                <w:szCs w:val="18"/>
              </w:rPr>
              <w:t>11896.54</w:t>
            </w:r>
          </w:p>
        </w:tc>
        <w:tc>
          <w:tcPr>
            <w:tcW w:w="992" w:type="dxa"/>
            <w:tcBorders>
              <w:top w:val="nil"/>
              <w:left w:val="nil"/>
              <w:bottom w:val="nil"/>
              <w:right w:val="nil"/>
            </w:tcBorders>
            <w:noWrap/>
          </w:tcPr>
          <w:p w14:paraId="398FA5B2">
            <w:pPr>
              <w:widowControl/>
              <w:jc w:val="center"/>
              <w:rPr>
                <w:kern w:val="0"/>
                <w:sz w:val="18"/>
                <w:szCs w:val="18"/>
                <w14:ligatures w14:val="none"/>
              </w:rPr>
            </w:pPr>
            <w:r>
              <w:rPr>
                <w:sz w:val="18"/>
                <w:szCs w:val="18"/>
              </w:rPr>
              <w:t>12013.45</w:t>
            </w:r>
          </w:p>
        </w:tc>
        <w:tc>
          <w:tcPr>
            <w:tcW w:w="891" w:type="dxa"/>
            <w:tcBorders>
              <w:top w:val="nil"/>
              <w:left w:val="nil"/>
              <w:bottom w:val="nil"/>
              <w:right w:val="nil"/>
            </w:tcBorders>
            <w:noWrap/>
          </w:tcPr>
          <w:p w14:paraId="56D46CA3">
            <w:pPr>
              <w:widowControl/>
              <w:jc w:val="center"/>
              <w:rPr>
                <w:kern w:val="0"/>
                <w:sz w:val="18"/>
                <w:szCs w:val="18"/>
                <w14:ligatures w14:val="none"/>
              </w:rPr>
            </w:pPr>
            <w:r>
              <w:rPr>
                <w:sz w:val="18"/>
                <w:szCs w:val="18"/>
              </w:rPr>
              <w:t>11945.67</w:t>
            </w:r>
          </w:p>
        </w:tc>
        <w:tc>
          <w:tcPr>
            <w:tcW w:w="810" w:type="dxa"/>
            <w:tcBorders>
              <w:top w:val="nil"/>
              <w:left w:val="nil"/>
              <w:bottom w:val="nil"/>
              <w:right w:val="nil"/>
            </w:tcBorders>
            <w:noWrap/>
          </w:tcPr>
          <w:p w14:paraId="2E58944A">
            <w:pPr>
              <w:widowControl/>
              <w:jc w:val="center"/>
              <w:rPr>
                <w:kern w:val="0"/>
                <w:sz w:val="18"/>
                <w:szCs w:val="18"/>
                <w14:ligatures w14:val="none"/>
              </w:rPr>
            </w:pPr>
            <w:r>
              <w:rPr>
                <w:sz w:val="18"/>
                <w:szCs w:val="18"/>
              </w:rPr>
              <w:t>0.823</w:t>
            </w:r>
          </w:p>
        </w:tc>
        <w:tc>
          <w:tcPr>
            <w:tcW w:w="992" w:type="dxa"/>
            <w:tcBorders>
              <w:top w:val="nil"/>
              <w:left w:val="nil"/>
              <w:bottom w:val="nil"/>
              <w:right w:val="nil"/>
            </w:tcBorders>
            <w:noWrap/>
          </w:tcPr>
          <w:p w14:paraId="173DA404">
            <w:pPr>
              <w:widowControl/>
              <w:jc w:val="center"/>
              <w:rPr>
                <w:kern w:val="0"/>
                <w:sz w:val="18"/>
                <w:szCs w:val="18"/>
                <w14:ligatures w14:val="none"/>
              </w:rPr>
            </w:pPr>
            <w:r>
              <w:rPr>
                <w:sz w:val="18"/>
                <w:szCs w:val="18"/>
              </w:rPr>
              <w:t>&lt;0.001</w:t>
            </w:r>
          </w:p>
        </w:tc>
        <w:tc>
          <w:tcPr>
            <w:tcW w:w="1134" w:type="dxa"/>
            <w:tcBorders>
              <w:top w:val="nil"/>
              <w:left w:val="nil"/>
              <w:bottom w:val="nil"/>
              <w:right w:val="nil"/>
            </w:tcBorders>
            <w:noWrap/>
          </w:tcPr>
          <w:p w14:paraId="32C9EBB8">
            <w:pPr>
              <w:widowControl/>
              <w:jc w:val="center"/>
              <w:rPr>
                <w:kern w:val="0"/>
                <w:sz w:val="18"/>
                <w:szCs w:val="18"/>
                <w14:ligatures w14:val="none"/>
              </w:rPr>
            </w:pPr>
            <w:r>
              <w:rPr>
                <w:sz w:val="18"/>
                <w:szCs w:val="18"/>
              </w:rPr>
              <w:t>&lt;0.001</w:t>
            </w:r>
          </w:p>
        </w:tc>
        <w:tc>
          <w:tcPr>
            <w:tcW w:w="3685" w:type="dxa"/>
            <w:tcBorders>
              <w:top w:val="nil"/>
              <w:left w:val="nil"/>
              <w:bottom w:val="nil"/>
              <w:right w:val="nil"/>
            </w:tcBorders>
            <w:noWrap/>
          </w:tcPr>
          <w:p w14:paraId="0764C983">
            <w:pPr>
              <w:widowControl/>
              <w:jc w:val="center"/>
              <w:rPr>
                <w:sz w:val="18"/>
                <w:szCs w:val="18"/>
              </w:rPr>
            </w:pPr>
            <w:r>
              <w:rPr>
                <w:sz w:val="18"/>
                <w:szCs w:val="18"/>
              </w:rPr>
              <w:t>29.90, 70.10</w:t>
            </w:r>
          </w:p>
        </w:tc>
      </w:tr>
      <w:tr w14:paraId="6DE3E07F">
        <w:tblPrEx>
          <w:tblCellMar>
            <w:top w:w="0" w:type="dxa"/>
            <w:left w:w="108" w:type="dxa"/>
            <w:bottom w:w="0" w:type="dxa"/>
            <w:right w:w="108" w:type="dxa"/>
          </w:tblCellMar>
        </w:tblPrEx>
        <w:trPr>
          <w:gridAfter w:val="1"/>
          <w:wAfter w:w="8" w:type="dxa"/>
          <w:trHeight w:val="285" w:hRule="atLeast"/>
          <w:jc w:val="center"/>
        </w:trPr>
        <w:tc>
          <w:tcPr>
            <w:tcW w:w="993" w:type="dxa"/>
            <w:tcBorders>
              <w:top w:val="nil"/>
              <w:left w:val="nil"/>
              <w:bottom w:val="nil"/>
              <w:right w:val="nil"/>
            </w:tcBorders>
            <w:noWrap/>
            <w:vAlign w:val="bottom"/>
          </w:tcPr>
          <w:p w14:paraId="72EFAD72">
            <w:pPr>
              <w:widowControl/>
              <w:jc w:val="center"/>
              <w:rPr>
                <w:kern w:val="0"/>
                <w:sz w:val="18"/>
                <w:szCs w:val="18"/>
                <w14:ligatures w14:val="none"/>
              </w:rPr>
            </w:pPr>
            <w:r>
              <w:rPr>
                <w:kern w:val="0"/>
                <w:sz w:val="18"/>
                <w:szCs w:val="18"/>
                <w14:ligatures w14:val="none"/>
              </w:rPr>
              <w:t>3</w:t>
            </w:r>
          </w:p>
        </w:tc>
        <w:tc>
          <w:tcPr>
            <w:tcW w:w="992" w:type="dxa"/>
            <w:tcBorders>
              <w:top w:val="nil"/>
              <w:left w:val="nil"/>
              <w:bottom w:val="nil"/>
              <w:right w:val="nil"/>
            </w:tcBorders>
            <w:noWrap/>
          </w:tcPr>
          <w:p w14:paraId="6FDDD823">
            <w:pPr>
              <w:widowControl/>
              <w:jc w:val="center"/>
              <w:rPr>
                <w:kern w:val="0"/>
                <w:sz w:val="18"/>
                <w:szCs w:val="18"/>
                <w14:ligatures w14:val="none"/>
              </w:rPr>
            </w:pPr>
            <w:r>
              <w:rPr>
                <w:sz w:val="18"/>
                <w:szCs w:val="18"/>
              </w:rPr>
              <w:t>11543.21</w:t>
            </w:r>
          </w:p>
        </w:tc>
        <w:tc>
          <w:tcPr>
            <w:tcW w:w="992" w:type="dxa"/>
            <w:tcBorders>
              <w:top w:val="nil"/>
              <w:left w:val="nil"/>
              <w:bottom w:val="nil"/>
              <w:right w:val="nil"/>
            </w:tcBorders>
            <w:noWrap/>
          </w:tcPr>
          <w:p w14:paraId="2CB99BF2">
            <w:pPr>
              <w:widowControl/>
              <w:jc w:val="center"/>
              <w:rPr>
                <w:kern w:val="0"/>
                <w:sz w:val="18"/>
                <w:szCs w:val="18"/>
                <w14:ligatures w14:val="none"/>
              </w:rPr>
            </w:pPr>
            <w:r>
              <w:rPr>
                <w:sz w:val="18"/>
                <w:szCs w:val="18"/>
              </w:rPr>
              <w:t>11688.12</w:t>
            </w:r>
          </w:p>
        </w:tc>
        <w:tc>
          <w:tcPr>
            <w:tcW w:w="891" w:type="dxa"/>
            <w:tcBorders>
              <w:top w:val="nil"/>
              <w:left w:val="nil"/>
              <w:bottom w:val="nil"/>
              <w:right w:val="nil"/>
            </w:tcBorders>
            <w:noWrap/>
          </w:tcPr>
          <w:p w14:paraId="67A055AC">
            <w:pPr>
              <w:widowControl/>
              <w:jc w:val="center"/>
              <w:rPr>
                <w:kern w:val="0"/>
                <w:sz w:val="18"/>
                <w:szCs w:val="18"/>
                <w14:ligatures w14:val="none"/>
              </w:rPr>
            </w:pPr>
            <w:r>
              <w:rPr>
                <w:sz w:val="18"/>
                <w:szCs w:val="18"/>
              </w:rPr>
              <w:t>11634.35</w:t>
            </w:r>
          </w:p>
        </w:tc>
        <w:tc>
          <w:tcPr>
            <w:tcW w:w="810" w:type="dxa"/>
            <w:tcBorders>
              <w:top w:val="nil"/>
              <w:left w:val="nil"/>
              <w:bottom w:val="nil"/>
              <w:right w:val="nil"/>
            </w:tcBorders>
            <w:noWrap/>
          </w:tcPr>
          <w:p w14:paraId="0D03A19F">
            <w:pPr>
              <w:widowControl/>
              <w:jc w:val="center"/>
              <w:rPr>
                <w:kern w:val="0"/>
                <w:sz w:val="18"/>
                <w:szCs w:val="18"/>
                <w14:ligatures w14:val="none"/>
              </w:rPr>
            </w:pPr>
            <w:r>
              <w:rPr>
                <w:sz w:val="18"/>
                <w:szCs w:val="18"/>
              </w:rPr>
              <w:t>0.897</w:t>
            </w:r>
          </w:p>
        </w:tc>
        <w:tc>
          <w:tcPr>
            <w:tcW w:w="992" w:type="dxa"/>
            <w:tcBorders>
              <w:top w:val="nil"/>
              <w:left w:val="nil"/>
              <w:bottom w:val="nil"/>
              <w:right w:val="nil"/>
            </w:tcBorders>
            <w:noWrap/>
          </w:tcPr>
          <w:p w14:paraId="5F5C0715">
            <w:pPr>
              <w:widowControl/>
              <w:jc w:val="center"/>
              <w:rPr>
                <w:kern w:val="0"/>
                <w:sz w:val="18"/>
                <w:szCs w:val="18"/>
                <w14:ligatures w14:val="none"/>
              </w:rPr>
            </w:pPr>
            <w:r>
              <w:rPr>
                <w:sz w:val="18"/>
                <w:szCs w:val="18"/>
              </w:rPr>
              <w:t>&lt;0.001</w:t>
            </w:r>
          </w:p>
        </w:tc>
        <w:tc>
          <w:tcPr>
            <w:tcW w:w="1134" w:type="dxa"/>
            <w:tcBorders>
              <w:top w:val="nil"/>
              <w:left w:val="nil"/>
              <w:bottom w:val="nil"/>
              <w:right w:val="nil"/>
            </w:tcBorders>
            <w:noWrap/>
          </w:tcPr>
          <w:p w14:paraId="6888A4EA">
            <w:pPr>
              <w:widowControl/>
              <w:jc w:val="center"/>
              <w:rPr>
                <w:kern w:val="0"/>
                <w:sz w:val="18"/>
                <w:szCs w:val="18"/>
                <w14:ligatures w14:val="none"/>
              </w:rPr>
            </w:pPr>
            <w:r>
              <w:rPr>
                <w:sz w:val="18"/>
                <w:szCs w:val="18"/>
              </w:rPr>
              <w:t>&lt;0.001</w:t>
            </w:r>
          </w:p>
        </w:tc>
        <w:tc>
          <w:tcPr>
            <w:tcW w:w="3685" w:type="dxa"/>
            <w:tcBorders>
              <w:top w:val="nil"/>
              <w:left w:val="nil"/>
              <w:bottom w:val="nil"/>
              <w:right w:val="nil"/>
            </w:tcBorders>
            <w:noWrap/>
          </w:tcPr>
          <w:p w14:paraId="5D2BA19D">
            <w:pPr>
              <w:widowControl/>
              <w:jc w:val="center"/>
              <w:rPr>
                <w:sz w:val="18"/>
                <w:szCs w:val="18"/>
              </w:rPr>
            </w:pPr>
            <w:r>
              <w:rPr>
                <w:sz w:val="18"/>
                <w:szCs w:val="18"/>
              </w:rPr>
              <w:t>19.94，50.16，29.90</w:t>
            </w:r>
          </w:p>
        </w:tc>
      </w:tr>
      <w:tr w14:paraId="24DB4C9E">
        <w:tblPrEx>
          <w:tblCellMar>
            <w:top w:w="0" w:type="dxa"/>
            <w:left w:w="108" w:type="dxa"/>
            <w:bottom w:w="0" w:type="dxa"/>
            <w:right w:w="108" w:type="dxa"/>
          </w:tblCellMar>
        </w:tblPrEx>
        <w:trPr>
          <w:gridAfter w:val="1"/>
          <w:wAfter w:w="8" w:type="dxa"/>
          <w:trHeight w:val="285" w:hRule="atLeast"/>
          <w:jc w:val="center"/>
        </w:trPr>
        <w:tc>
          <w:tcPr>
            <w:tcW w:w="993" w:type="dxa"/>
            <w:tcBorders>
              <w:top w:val="nil"/>
              <w:left w:val="nil"/>
              <w:bottom w:val="nil"/>
              <w:right w:val="nil"/>
            </w:tcBorders>
            <w:noWrap/>
            <w:vAlign w:val="bottom"/>
          </w:tcPr>
          <w:p w14:paraId="5A284785">
            <w:pPr>
              <w:widowControl/>
              <w:jc w:val="center"/>
              <w:rPr>
                <w:kern w:val="0"/>
                <w:sz w:val="18"/>
                <w:szCs w:val="18"/>
                <w14:ligatures w14:val="none"/>
              </w:rPr>
            </w:pPr>
            <w:r>
              <w:rPr>
                <w:kern w:val="0"/>
                <w:sz w:val="18"/>
                <w:szCs w:val="18"/>
                <w14:ligatures w14:val="none"/>
              </w:rPr>
              <w:t>4</w:t>
            </w:r>
          </w:p>
        </w:tc>
        <w:tc>
          <w:tcPr>
            <w:tcW w:w="992" w:type="dxa"/>
            <w:tcBorders>
              <w:top w:val="nil"/>
              <w:left w:val="nil"/>
              <w:bottom w:val="nil"/>
              <w:right w:val="nil"/>
            </w:tcBorders>
            <w:noWrap/>
          </w:tcPr>
          <w:p w14:paraId="564C9BFF">
            <w:pPr>
              <w:widowControl/>
              <w:jc w:val="center"/>
              <w:rPr>
                <w:kern w:val="0"/>
                <w:sz w:val="18"/>
                <w:szCs w:val="18"/>
                <w14:ligatures w14:val="none"/>
              </w:rPr>
            </w:pPr>
            <w:r>
              <w:rPr>
                <w:sz w:val="18"/>
                <w:szCs w:val="18"/>
              </w:rPr>
              <w:t>11421.35</w:t>
            </w:r>
          </w:p>
        </w:tc>
        <w:tc>
          <w:tcPr>
            <w:tcW w:w="992" w:type="dxa"/>
            <w:tcBorders>
              <w:top w:val="nil"/>
              <w:left w:val="nil"/>
              <w:bottom w:val="nil"/>
              <w:right w:val="nil"/>
            </w:tcBorders>
            <w:noWrap/>
          </w:tcPr>
          <w:p w14:paraId="540967F1">
            <w:pPr>
              <w:widowControl/>
              <w:jc w:val="center"/>
              <w:rPr>
                <w:kern w:val="0"/>
                <w:sz w:val="18"/>
                <w:szCs w:val="18"/>
                <w14:ligatures w14:val="none"/>
              </w:rPr>
            </w:pPr>
            <w:r>
              <w:rPr>
                <w:sz w:val="18"/>
                <w:szCs w:val="18"/>
              </w:rPr>
              <w:t>11584.26</w:t>
            </w:r>
          </w:p>
        </w:tc>
        <w:tc>
          <w:tcPr>
            <w:tcW w:w="891" w:type="dxa"/>
            <w:tcBorders>
              <w:top w:val="nil"/>
              <w:left w:val="nil"/>
              <w:bottom w:val="nil"/>
              <w:right w:val="nil"/>
            </w:tcBorders>
            <w:noWrap/>
          </w:tcPr>
          <w:p w14:paraId="07E56E62">
            <w:pPr>
              <w:widowControl/>
              <w:jc w:val="center"/>
              <w:rPr>
                <w:kern w:val="0"/>
                <w:sz w:val="18"/>
                <w:szCs w:val="18"/>
                <w14:ligatures w14:val="none"/>
              </w:rPr>
            </w:pPr>
            <w:r>
              <w:rPr>
                <w:sz w:val="18"/>
                <w:szCs w:val="18"/>
              </w:rPr>
              <w:t>11535.48</w:t>
            </w:r>
          </w:p>
        </w:tc>
        <w:tc>
          <w:tcPr>
            <w:tcW w:w="810" w:type="dxa"/>
            <w:tcBorders>
              <w:top w:val="nil"/>
              <w:left w:val="nil"/>
              <w:bottom w:val="nil"/>
              <w:right w:val="nil"/>
            </w:tcBorders>
            <w:noWrap/>
          </w:tcPr>
          <w:p w14:paraId="07C85350">
            <w:pPr>
              <w:widowControl/>
              <w:jc w:val="center"/>
              <w:rPr>
                <w:kern w:val="0"/>
                <w:sz w:val="18"/>
                <w:szCs w:val="18"/>
                <w14:ligatures w14:val="none"/>
              </w:rPr>
            </w:pPr>
            <w:r>
              <w:rPr>
                <w:sz w:val="18"/>
                <w:szCs w:val="18"/>
              </w:rPr>
              <w:t>0.932</w:t>
            </w:r>
          </w:p>
        </w:tc>
        <w:tc>
          <w:tcPr>
            <w:tcW w:w="992" w:type="dxa"/>
            <w:tcBorders>
              <w:top w:val="nil"/>
              <w:left w:val="nil"/>
              <w:bottom w:val="nil"/>
              <w:right w:val="nil"/>
            </w:tcBorders>
            <w:noWrap/>
          </w:tcPr>
          <w:p w14:paraId="2B30CFE6">
            <w:pPr>
              <w:widowControl/>
              <w:jc w:val="center"/>
              <w:rPr>
                <w:kern w:val="0"/>
                <w:sz w:val="18"/>
                <w:szCs w:val="18"/>
                <w14:ligatures w14:val="none"/>
              </w:rPr>
            </w:pPr>
            <w:r>
              <w:rPr>
                <w:sz w:val="18"/>
                <w:szCs w:val="18"/>
              </w:rPr>
              <w:t>&lt;0.001</w:t>
            </w:r>
          </w:p>
        </w:tc>
        <w:tc>
          <w:tcPr>
            <w:tcW w:w="1134" w:type="dxa"/>
            <w:tcBorders>
              <w:top w:val="nil"/>
              <w:left w:val="nil"/>
              <w:bottom w:val="nil"/>
              <w:right w:val="nil"/>
            </w:tcBorders>
            <w:noWrap/>
          </w:tcPr>
          <w:p w14:paraId="0AA46800">
            <w:pPr>
              <w:widowControl/>
              <w:jc w:val="center"/>
              <w:rPr>
                <w:kern w:val="0"/>
                <w:sz w:val="18"/>
                <w:szCs w:val="18"/>
                <w14:ligatures w14:val="none"/>
              </w:rPr>
            </w:pPr>
            <w:r>
              <w:rPr>
                <w:sz w:val="18"/>
                <w:szCs w:val="18"/>
              </w:rPr>
              <w:t>&lt;0.001</w:t>
            </w:r>
          </w:p>
        </w:tc>
        <w:tc>
          <w:tcPr>
            <w:tcW w:w="3685" w:type="dxa"/>
            <w:tcBorders>
              <w:top w:val="nil"/>
              <w:left w:val="nil"/>
              <w:bottom w:val="nil"/>
              <w:right w:val="nil"/>
            </w:tcBorders>
            <w:noWrap/>
          </w:tcPr>
          <w:p w14:paraId="60367960">
            <w:pPr>
              <w:widowControl/>
              <w:jc w:val="center"/>
              <w:rPr>
                <w:sz w:val="18"/>
                <w:szCs w:val="18"/>
              </w:rPr>
            </w:pPr>
            <w:r>
              <w:rPr>
                <w:sz w:val="18"/>
                <w:szCs w:val="18"/>
              </w:rPr>
              <w:t>19.29，41.16，25.08，14.47</w:t>
            </w:r>
          </w:p>
        </w:tc>
      </w:tr>
      <w:tr w14:paraId="579100A5">
        <w:tblPrEx>
          <w:tblCellMar>
            <w:top w:w="0" w:type="dxa"/>
            <w:left w:w="108" w:type="dxa"/>
            <w:bottom w:w="0" w:type="dxa"/>
            <w:right w:w="108" w:type="dxa"/>
          </w:tblCellMar>
        </w:tblPrEx>
        <w:trPr>
          <w:gridAfter w:val="1"/>
          <w:wAfter w:w="8" w:type="dxa"/>
          <w:trHeight w:val="285" w:hRule="atLeast"/>
          <w:jc w:val="center"/>
        </w:trPr>
        <w:tc>
          <w:tcPr>
            <w:tcW w:w="993" w:type="dxa"/>
            <w:tcBorders>
              <w:top w:val="nil"/>
              <w:left w:val="nil"/>
              <w:right w:val="nil"/>
            </w:tcBorders>
            <w:noWrap/>
            <w:vAlign w:val="bottom"/>
          </w:tcPr>
          <w:p w14:paraId="0C16FCBA">
            <w:pPr>
              <w:widowControl/>
              <w:jc w:val="center"/>
              <w:rPr>
                <w:kern w:val="0"/>
                <w:sz w:val="18"/>
                <w:szCs w:val="18"/>
                <w14:ligatures w14:val="none"/>
              </w:rPr>
            </w:pPr>
            <w:r>
              <w:rPr>
                <w:kern w:val="0"/>
                <w:sz w:val="18"/>
                <w:szCs w:val="18"/>
                <w14:ligatures w14:val="none"/>
              </w:rPr>
              <w:t>5</w:t>
            </w:r>
          </w:p>
        </w:tc>
        <w:tc>
          <w:tcPr>
            <w:tcW w:w="992" w:type="dxa"/>
            <w:tcBorders>
              <w:top w:val="nil"/>
              <w:left w:val="nil"/>
              <w:right w:val="nil"/>
            </w:tcBorders>
            <w:noWrap/>
          </w:tcPr>
          <w:p w14:paraId="68EA2F4E">
            <w:pPr>
              <w:widowControl/>
              <w:jc w:val="center"/>
              <w:rPr>
                <w:kern w:val="0"/>
                <w:sz w:val="18"/>
                <w:szCs w:val="18"/>
                <w14:ligatures w14:val="none"/>
              </w:rPr>
            </w:pPr>
            <w:r>
              <w:rPr>
                <w:sz w:val="18"/>
                <w:szCs w:val="18"/>
              </w:rPr>
              <w:t>11389.78</w:t>
            </w:r>
          </w:p>
        </w:tc>
        <w:tc>
          <w:tcPr>
            <w:tcW w:w="992" w:type="dxa"/>
            <w:tcBorders>
              <w:top w:val="nil"/>
              <w:left w:val="nil"/>
              <w:right w:val="nil"/>
            </w:tcBorders>
            <w:noWrap/>
          </w:tcPr>
          <w:p w14:paraId="7B25A4F7">
            <w:pPr>
              <w:widowControl/>
              <w:jc w:val="center"/>
              <w:rPr>
                <w:kern w:val="0"/>
                <w:sz w:val="18"/>
                <w:szCs w:val="18"/>
                <w14:ligatures w14:val="none"/>
              </w:rPr>
            </w:pPr>
            <w:r>
              <w:rPr>
                <w:sz w:val="18"/>
                <w:szCs w:val="18"/>
              </w:rPr>
              <w:t>11562.35</w:t>
            </w:r>
          </w:p>
        </w:tc>
        <w:tc>
          <w:tcPr>
            <w:tcW w:w="891" w:type="dxa"/>
            <w:tcBorders>
              <w:top w:val="nil"/>
              <w:left w:val="nil"/>
              <w:right w:val="nil"/>
            </w:tcBorders>
            <w:noWrap/>
          </w:tcPr>
          <w:p w14:paraId="6E368B91">
            <w:pPr>
              <w:widowControl/>
              <w:jc w:val="center"/>
              <w:rPr>
                <w:kern w:val="0"/>
                <w:sz w:val="18"/>
                <w:szCs w:val="18"/>
                <w14:ligatures w14:val="none"/>
              </w:rPr>
            </w:pPr>
            <w:r>
              <w:rPr>
                <w:sz w:val="18"/>
                <w:szCs w:val="18"/>
              </w:rPr>
              <w:t>11512.56</w:t>
            </w:r>
          </w:p>
        </w:tc>
        <w:tc>
          <w:tcPr>
            <w:tcW w:w="810" w:type="dxa"/>
            <w:tcBorders>
              <w:top w:val="nil"/>
              <w:left w:val="nil"/>
              <w:right w:val="nil"/>
            </w:tcBorders>
            <w:noWrap/>
          </w:tcPr>
          <w:p w14:paraId="3D9532FC">
            <w:pPr>
              <w:widowControl/>
              <w:jc w:val="center"/>
              <w:rPr>
                <w:kern w:val="0"/>
                <w:sz w:val="18"/>
                <w:szCs w:val="18"/>
                <w14:ligatures w14:val="none"/>
              </w:rPr>
            </w:pPr>
            <w:r>
              <w:rPr>
                <w:sz w:val="18"/>
                <w:szCs w:val="18"/>
              </w:rPr>
              <w:t>0.876</w:t>
            </w:r>
          </w:p>
        </w:tc>
        <w:tc>
          <w:tcPr>
            <w:tcW w:w="992" w:type="dxa"/>
            <w:tcBorders>
              <w:top w:val="nil"/>
              <w:left w:val="nil"/>
              <w:right w:val="nil"/>
            </w:tcBorders>
            <w:noWrap/>
          </w:tcPr>
          <w:p w14:paraId="1FD1CA63">
            <w:pPr>
              <w:widowControl/>
              <w:jc w:val="center"/>
              <w:rPr>
                <w:kern w:val="0"/>
                <w:sz w:val="18"/>
                <w:szCs w:val="18"/>
                <w14:ligatures w14:val="none"/>
              </w:rPr>
            </w:pPr>
            <w:r>
              <w:rPr>
                <w:sz w:val="18"/>
                <w:szCs w:val="18"/>
              </w:rPr>
              <w:t>0.</w:t>
            </w:r>
            <w:r>
              <w:rPr>
                <w:rFonts w:hint="eastAsia"/>
                <w:sz w:val="18"/>
                <w:szCs w:val="18"/>
              </w:rPr>
              <w:t>087</w:t>
            </w:r>
          </w:p>
        </w:tc>
        <w:tc>
          <w:tcPr>
            <w:tcW w:w="1134" w:type="dxa"/>
            <w:tcBorders>
              <w:top w:val="nil"/>
              <w:left w:val="nil"/>
              <w:right w:val="nil"/>
            </w:tcBorders>
            <w:noWrap/>
          </w:tcPr>
          <w:p w14:paraId="4E4DED77">
            <w:pPr>
              <w:widowControl/>
              <w:jc w:val="center"/>
              <w:rPr>
                <w:kern w:val="0"/>
                <w:sz w:val="18"/>
                <w:szCs w:val="18"/>
                <w14:ligatures w14:val="none"/>
              </w:rPr>
            </w:pPr>
            <w:r>
              <w:rPr>
                <w:sz w:val="18"/>
                <w:szCs w:val="18"/>
              </w:rPr>
              <w:t>0.089</w:t>
            </w:r>
          </w:p>
        </w:tc>
        <w:tc>
          <w:tcPr>
            <w:tcW w:w="3685" w:type="dxa"/>
            <w:tcBorders>
              <w:top w:val="nil"/>
              <w:left w:val="nil"/>
              <w:right w:val="nil"/>
            </w:tcBorders>
            <w:noWrap/>
          </w:tcPr>
          <w:p w14:paraId="1E9BBC3C">
            <w:pPr>
              <w:widowControl/>
              <w:jc w:val="center"/>
              <w:rPr>
                <w:sz w:val="18"/>
                <w:szCs w:val="18"/>
              </w:rPr>
            </w:pPr>
            <w:r>
              <w:rPr>
                <w:sz w:val="18"/>
                <w:szCs w:val="18"/>
              </w:rPr>
              <w:t>15.43，24.76，20.58，18.97，20.26</w:t>
            </w:r>
          </w:p>
        </w:tc>
      </w:tr>
      <w:tr w14:paraId="47280080">
        <w:tblPrEx>
          <w:tblCellMar>
            <w:top w:w="0" w:type="dxa"/>
            <w:left w:w="108" w:type="dxa"/>
            <w:bottom w:w="0" w:type="dxa"/>
            <w:right w:w="108" w:type="dxa"/>
          </w:tblCellMar>
        </w:tblPrEx>
        <w:trPr>
          <w:gridAfter w:val="1"/>
          <w:wAfter w:w="8" w:type="dxa"/>
          <w:trHeight w:val="285" w:hRule="atLeast"/>
          <w:jc w:val="center"/>
        </w:trPr>
        <w:tc>
          <w:tcPr>
            <w:tcW w:w="993" w:type="dxa"/>
            <w:tcBorders>
              <w:top w:val="nil"/>
              <w:left w:val="nil"/>
              <w:bottom w:val="single" w:color="auto" w:sz="4" w:space="0"/>
              <w:right w:val="nil"/>
            </w:tcBorders>
            <w:noWrap/>
            <w:vAlign w:val="bottom"/>
          </w:tcPr>
          <w:p w14:paraId="70D29247">
            <w:pPr>
              <w:widowControl/>
              <w:jc w:val="center"/>
              <w:rPr>
                <w:kern w:val="0"/>
                <w:sz w:val="18"/>
                <w:szCs w:val="18"/>
                <w14:ligatures w14:val="none"/>
              </w:rPr>
            </w:pPr>
            <w:r>
              <w:rPr>
                <w:kern w:val="0"/>
                <w:sz w:val="18"/>
                <w:szCs w:val="18"/>
                <w14:ligatures w14:val="none"/>
              </w:rPr>
              <w:t>6</w:t>
            </w:r>
          </w:p>
        </w:tc>
        <w:tc>
          <w:tcPr>
            <w:tcW w:w="992" w:type="dxa"/>
            <w:tcBorders>
              <w:top w:val="nil"/>
              <w:left w:val="nil"/>
              <w:bottom w:val="single" w:color="auto" w:sz="4" w:space="0"/>
              <w:right w:val="nil"/>
            </w:tcBorders>
            <w:noWrap/>
          </w:tcPr>
          <w:p w14:paraId="5942B3EA">
            <w:pPr>
              <w:widowControl/>
              <w:jc w:val="center"/>
              <w:rPr>
                <w:kern w:val="0"/>
                <w:sz w:val="18"/>
                <w:szCs w:val="18"/>
                <w14:ligatures w14:val="none"/>
              </w:rPr>
            </w:pPr>
            <w:r>
              <w:rPr>
                <w:sz w:val="18"/>
                <w:szCs w:val="18"/>
              </w:rPr>
              <w:t>11380.56</w:t>
            </w:r>
          </w:p>
        </w:tc>
        <w:tc>
          <w:tcPr>
            <w:tcW w:w="992" w:type="dxa"/>
            <w:tcBorders>
              <w:top w:val="nil"/>
              <w:left w:val="nil"/>
              <w:bottom w:val="single" w:color="auto" w:sz="4" w:space="0"/>
              <w:right w:val="nil"/>
            </w:tcBorders>
            <w:noWrap/>
          </w:tcPr>
          <w:p w14:paraId="6EFCF73D">
            <w:pPr>
              <w:widowControl/>
              <w:jc w:val="center"/>
              <w:rPr>
                <w:kern w:val="0"/>
                <w:sz w:val="18"/>
                <w:szCs w:val="18"/>
                <w14:ligatures w14:val="none"/>
              </w:rPr>
            </w:pPr>
            <w:r>
              <w:rPr>
                <w:sz w:val="18"/>
                <w:szCs w:val="18"/>
              </w:rPr>
              <w:t>11553.45</w:t>
            </w:r>
          </w:p>
        </w:tc>
        <w:tc>
          <w:tcPr>
            <w:tcW w:w="891" w:type="dxa"/>
            <w:tcBorders>
              <w:top w:val="nil"/>
              <w:left w:val="nil"/>
              <w:bottom w:val="single" w:color="auto" w:sz="4" w:space="0"/>
              <w:right w:val="nil"/>
            </w:tcBorders>
            <w:noWrap/>
          </w:tcPr>
          <w:p w14:paraId="79A5DA30">
            <w:pPr>
              <w:widowControl/>
              <w:jc w:val="center"/>
              <w:rPr>
                <w:kern w:val="0"/>
                <w:sz w:val="18"/>
                <w:szCs w:val="18"/>
                <w14:ligatures w14:val="none"/>
              </w:rPr>
            </w:pPr>
            <w:r>
              <w:rPr>
                <w:sz w:val="18"/>
                <w:szCs w:val="18"/>
              </w:rPr>
              <w:t>11503.67</w:t>
            </w:r>
          </w:p>
        </w:tc>
        <w:tc>
          <w:tcPr>
            <w:tcW w:w="810" w:type="dxa"/>
            <w:tcBorders>
              <w:top w:val="nil"/>
              <w:left w:val="nil"/>
              <w:bottom w:val="single" w:color="auto" w:sz="4" w:space="0"/>
              <w:right w:val="nil"/>
            </w:tcBorders>
            <w:noWrap/>
          </w:tcPr>
          <w:p w14:paraId="6AB06D87">
            <w:pPr>
              <w:widowControl/>
              <w:jc w:val="center"/>
              <w:rPr>
                <w:kern w:val="0"/>
                <w:sz w:val="18"/>
                <w:szCs w:val="18"/>
                <w14:ligatures w14:val="none"/>
              </w:rPr>
            </w:pPr>
            <w:r>
              <w:rPr>
                <w:sz w:val="18"/>
                <w:szCs w:val="18"/>
              </w:rPr>
              <w:t>0.85</w:t>
            </w:r>
            <w:r>
              <w:rPr>
                <w:rFonts w:hint="eastAsia"/>
                <w:sz w:val="18"/>
                <w:szCs w:val="18"/>
              </w:rPr>
              <w:t>1</w:t>
            </w:r>
          </w:p>
        </w:tc>
        <w:tc>
          <w:tcPr>
            <w:tcW w:w="992" w:type="dxa"/>
            <w:tcBorders>
              <w:top w:val="nil"/>
              <w:left w:val="nil"/>
              <w:bottom w:val="single" w:color="auto" w:sz="4" w:space="0"/>
              <w:right w:val="nil"/>
            </w:tcBorders>
            <w:noWrap/>
          </w:tcPr>
          <w:p w14:paraId="0D66CB42">
            <w:pPr>
              <w:widowControl/>
              <w:jc w:val="center"/>
              <w:rPr>
                <w:kern w:val="0"/>
                <w:sz w:val="18"/>
                <w:szCs w:val="18"/>
                <w14:ligatures w14:val="none"/>
              </w:rPr>
            </w:pPr>
            <w:r>
              <w:rPr>
                <w:sz w:val="18"/>
                <w:szCs w:val="18"/>
              </w:rPr>
              <w:t>0.2</w:t>
            </w:r>
            <w:r>
              <w:rPr>
                <w:rFonts w:hint="eastAsia"/>
                <w:sz w:val="18"/>
                <w:szCs w:val="18"/>
              </w:rPr>
              <w:t>0</w:t>
            </w:r>
            <w:r>
              <w:rPr>
                <w:sz w:val="18"/>
                <w:szCs w:val="18"/>
              </w:rPr>
              <w:t>4</w:t>
            </w:r>
          </w:p>
        </w:tc>
        <w:tc>
          <w:tcPr>
            <w:tcW w:w="1134" w:type="dxa"/>
            <w:tcBorders>
              <w:top w:val="nil"/>
              <w:left w:val="nil"/>
              <w:bottom w:val="single" w:color="auto" w:sz="4" w:space="0"/>
              <w:right w:val="nil"/>
            </w:tcBorders>
            <w:noWrap/>
          </w:tcPr>
          <w:p w14:paraId="3B905614">
            <w:pPr>
              <w:widowControl/>
              <w:jc w:val="center"/>
              <w:rPr>
                <w:kern w:val="0"/>
                <w:sz w:val="18"/>
                <w:szCs w:val="18"/>
                <w14:ligatures w14:val="none"/>
              </w:rPr>
            </w:pPr>
            <w:r>
              <w:rPr>
                <w:sz w:val="18"/>
                <w:szCs w:val="18"/>
              </w:rPr>
              <w:t>0.198</w:t>
            </w:r>
          </w:p>
        </w:tc>
        <w:tc>
          <w:tcPr>
            <w:tcW w:w="3685" w:type="dxa"/>
            <w:tcBorders>
              <w:top w:val="nil"/>
              <w:left w:val="nil"/>
              <w:bottom w:val="single" w:color="auto" w:sz="4" w:space="0"/>
              <w:right w:val="nil"/>
            </w:tcBorders>
            <w:noWrap/>
          </w:tcPr>
          <w:p w14:paraId="2B431276">
            <w:pPr>
              <w:widowControl/>
              <w:jc w:val="center"/>
              <w:rPr>
                <w:sz w:val="18"/>
                <w:szCs w:val="18"/>
              </w:rPr>
            </w:pPr>
            <w:r>
              <w:rPr>
                <w:sz w:val="18"/>
                <w:szCs w:val="18"/>
              </w:rPr>
              <w:t>10.93，19.94，18.65，17.36，16.08，17.04</w:t>
            </w:r>
          </w:p>
        </w:tc>
      </w:tr>
      <w:tr w14:paraId="1B4F5A8F">
        <w:tblPrEx>
          <w:tblCellMar>
            <w:top w:w="0" w:type="dxa"/>
            <w:left w:w="108" w:type="dxa"/>
            <w:bottom w:w="0" w:type="dxa"/>
            <w:right w:w="108" w:type="dxa"/>
          </w:tblCellMar>
        </w:tblPrEx>
        <w:trPr>
          <w:trHeight w:val="285" w:hRule="atLeast"/>
          <w:jc w:val="center"/>
        </w:trPr>
        <w:tc>
          <w:tcPr>
            <w:tcW w:w="10497" w:type="dxa"/>
            <w:gridSpan w:val="9"/>
            <w:tcBorders>
              <w:top w:val="single" w:color="auto" w:sz="4" w:space="0"/>
              <w:left w:val="nil"/>
              <w:bottom w:val="nil"/>
              <w:right w:val="nil"/>
            </w:tcBorders>
            <w:noWrap/>
            <w:vAlign w:val="bottom"/>
          </w:tcPr>
          <w:p w14:paraId="64A7FADA">
            <w:pPr>
              <w:widowControl/>
              <w:jc w:val="left"/>
              <w:rPr>
                <w:kern w:val="0"/>
                <w:sz w:val="18"/>
                <w:szCs w:val="18"/>
                <w14:ligatures w14:val="none"/>
              </w:rPr>
            </w:pPr>
            <w:r>
              <w:rPr>
                <w:kern w:val="0"/>
                <w:sz w:val="18"/>
                <w:szCs w:val="18"/>
                <w14:ligatures w14:val="none"/>
              </w:rPr>
              <w:t>注：AIC 为赤池信息准则；BIC 为贝叶斯信息准则；aBIC 为样本校正的 BIC；熵值用于衡量分类准确性；LMRT 为罗-蒙戴尔-鲁本似然比检验；BLRT 为基于 Bootstrap 似然比检验。类别分布概率（%）表示每个潜在剖面在样本中的占比。</w:t>
            </w:r>
          </w:p>
        </w:tc>
      </w:tr>
    </w:tbl>
    <w:p w14:paraId="4E51DFDD"/>
    <w:p w14:paraId="3605F8CD"/>
    <w:p w14:paraId="1E26B04F">
      <w:r>
        <w:rPr>
          <w14:ligatures w14:val="none"/>
        </w:rPr>
        <w:drawing>
          <wp:anchor distT="0" distB="0" distL="114300" distR="114300" simplePos="0" relativeHeight="251659264" behindDoc="0" locked="0" layoutInCell="1" allowOverlap="1">
            <wp:simplePos x="0" y="0"/>
            <wp:positionH relativeFrom="column">
              <wp:posOffset>0</wp:posOffset>
            </wp:positionH>
            <wp:positionV relativeFrom="paragraph">
              <wp:posOffset>196850</wp:posOffset>
            </wp:positionV>
            <wp:extent cx="5274310" cy="3364865"/>
            <wp:effectExtent l="0" t="0" r="2540" b="6985"/>
            <wp:wrapTopAndBottom/>
            <wp:docPr id="7202186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18665" name="图片 1" descr="图示&#10;&#10;AI 生成的内容可能不正确。"/>
                    <pic:cNvPicPr>
                      <a:picLocks noChangeAspect="1"/>
                    </pic:cNvPicPr>
                  </pic:nvPicPr>
                  <pic:blipFill>
                    <a:blip r:embed="rId6"/>
                    <a:stretch>
                      <a:fillRect/>
                    </a:stretch>
                  </pic:blipFill>
                  <pic:spPr>
                    <a:xfrm>
                      <a:off x="0" y="0"/>
                      <a:ext cx="5274310" cy="3364865"/>
                    </a:xfrm>
                    <a:prstGeom prst="rect">
                      <a:avLst/>
                    </a:prstGeom>
                  </pic:spPr>
                </pic:pic>
              </a:graphicData>
            </a:graphic>
          </wp:anchor>
        </w:drawing>
      </w:r>
    </w:p>
    <w:p w14:paraId="4D468663">
      <w:pPr>
        <w:jc w:val="center"/>
      </w:pPr>
      <w:commentRangeStart w:id="5"/>
      <w:r>
        <w:rPr>
          <w:rFonts w:hint="eastAsia"/>
        </w:rPr>
        <w:t>图1 ICU护士肠内喂养中断管理知信行潜在剖面的特征分布</w:t>
      </w:r>
      <w:commentRangeEnd w:id="5"/>
      <w:r>
        <w:rPr>
          <w:rStyle w:val="21"/>
        </w:rPr>
        <w:commentReference w:id="5"/>
      </w:r>
    </w:p>
    <w:p w14:paraId="259E6CF1"/>
    <w:p w14:paraId="49C61F62"/>
    <w:p w14:paraId="50AED787">
      <w:r>
        <w:rPr>
          <w:rFonts w:hint="eastAsia"/>
        </w:rPr>
        <w:t>4不同特征的ICU护士肠内喂养中断管理</w:t>
      </w:r>
      <w:r>
        <w:t>KAP</w:t>
      </w:r>
      <w:r>
        <w:rPr>
          <w:rFonts w:hint="eastAsia"/>
        </w:rPr>
        <w:t>特征潜在剖面影响因素单因素分析</w:t>
      </w:r>
    </w:p>
    <w:p w14:paraId="5E8F4995">
      <w:r>
        <w:rPr>
          <w:rFonts w:hint="eastAsia"/>
        </w:rPr>
        <w:t xml:space="preserve">    不同教育水平、工作年限、培训经历、学术期刊上获取相关知识的频率等特征的在不同潜在剖面间的发生率差异有统计学意义（</w:t>
      </w:r>
      <w:r>
        <w:rPr>
          <w:rFonts w:hint="eastAsia"/>
          <w:i/>
          <w:iCs/>
        </w:rPr>
        <w:t>P</w:t>
      </w:r>
      <w:r>
        <w:rPr>
          <w:rFonts w:hint="eastAsia"/>
        </w:rPr>
        <w:t>＜0.05）。</w:t>
      </w:r>
    </w:p>
    <w:p w14:paraId="3A06B66A"/>
    <w:p w14:paraId="2E90DFD1">
      <w:r>
        <w:rPr>
          <w:rFonts w:hint="eastAsia"/>
        </w:rPr>
        <w:t>表4不同特征的ICU护士肠内喂养中断管理</w:t>
      </w:r>
      <w:r>
        <w:t>KAP</w:t>
      </w:r>
      <w:r>
        <w:rPr>
          <w:rFonts w:hint="eastAsia"/>
        </w:rPr>
        <w:t>特征潜在剖面影响因素单因素分析（例）</w:t>
      </w:r>
    </w:p>
    <w:tbl>
      <w:tblPr>
        <w:tblStyle w:val="18"/>
        <w:tblW w:w="9356" w:type="dxa"/>
        <w:jc w:val="center"/>
        <w:tblLayout w:type="autofit"/>
        <w:tblCellMar>
          <w:top w:w="0" w:type="dxa"/>
          <w:left w:w="108" w:type="dxa"/>
          <w:bottom w:w="0" w:type="dxa"/>
          <w:right w:w="108" w:type="dxa"/>
        </w:tblCellMar>
      </w:tblPr>
      <w:tblGrid>
        <w:gridCol w:w="2127"/>
        <w:gridCol w:w="1271"/>
        <w:gridCol w:w="1285"/>
        <w:gridCol w:w="1271"/>
        <w:gridCol w:w="1276"/>
        <w:gridCol w:w="1080"/>
        <w:gridCol w:w="1046"/>
      </w:tblGrid>
      <w:tr w14:paraId="5F0EAB57">
        <w:tblPrEx>
          <w:tblCellMar>
            <w:top w:w="0" w:type="dxa"/>
            <w:left w:w="108" w:type="dxa"/>
            <w:bottom w:w="0" w:type="dxa"/>
            <w:right w:w="108" w:type="dxa"/>
          </w:tblCellMar>
        </w:tblPrEx>
        <w:trPr>
          <w:trHeight w:val="585" w:hRule="atLeast"/>
          <w:jc w:val="center"/>
        </w:trPr>
        <w:tc>
          <w:tcPr>
            <w:tcW w:w="2127" w:type="dxa"/>
            <w:tcBorders>
              <w:top w:val="single" w:color="auto" w:sz="4" w:space="0"/>
              <w:bottom w:val="single" w:color="auto" w:sz="4" w:space="0"/>
            </w:tcBorders>
            <w:vAlign w:val="center"/>
          </w:tcPr>
          <w:p w14:paraId="06E73091">
            <w:pPr>
              <w:widowControl/>
              <w:ind w:firstLine="180" w:firstLineChars="100"/>
              <w:jc w:val="left"/>
              <w:rPr>
                <w:rFonts w:eastAsia="等线"/>
                <w:b/>
                <w:bCs/>
                <w:kern w:val="0"/>
                <w:sz w:val="18"/>
                <w:szCs w:val="18"/>
                <w14:ligatures w14:val="none"/>
              </w:rPr>
            </w:pPr>
            <w:r>
              <w:rPr>
                <w:rFonts w:hint="eastAsia" w:ascii="宋体" w:hAnsi="宋体"/>
                <w:b/>
                <w:bCs/>
                <w:kern w:val="0"/>
                <w:sz w:val="18"/>
                <w:szCs w:val="18"/>
                <w14:ligatures w14:val="none"/>
              </w:rPr>
              <w:t>分类</w:t>
            </w:r>
          </w:p>
        </w:tc>
        <w:tc>
          <w:tcPr>
            <w:tcW w:w="1271" w:type="dxa"/>
            <w:tcBorders>
              <w:top w:val="single" w:color="auto" w:sz="4" w:space="0"/>
              <w:bottom w:val="single" w:color="auto" w:sz="4" w:space="0"/>
            </w:tcBorders>
            <w:vAlign w:val="center"/>
          </w:tcPr>
          <w:p w14:paraId="6E3EE3C5">
            <w:pPr>
              <w:widowControl/>
              <w:jc w:val="center"/>
              <w:rPr>
                <w:rFonts w:eastAsia="等线"/>
                <w:b/>
                <w:bCs/>
                <w:kern w:val="0"/>
                <w:sz w:val="18"/>
                <w:szCs w:val="18"/>
                <w14:ligatures w14:val="none"/>
              </w:rPr>
            </w:pPr>
            <w:r>
              <w:rPr>
                <w:rFonts w:eastAsia="等线"/>
                <w:b/>
                <w:bCs/>
                <w:kern w:val="0"/>
                <w:sz w:val="18"/>
                <w:szCs w:val="18"/>
                <w14:ligatures w14:val="none"/>
              </w:rPr>
              <w:t>C1</w:t>
            </w:r>
          </w:p>
          <w:p w14:paraId="7DB4E623">
            <w:pPr>
              <w:widowControl/>
              <w:jc w:val="center"/>
              <w:rPr>
                <w:rFonts w:eastAsia="等线"/>
                <w:b/>
                <w:bCs/>
                <w:kern w:val="0"/>
                <w:sz w:val="18"/>
                <w:szCs w:val="18"/>
                <w14:ligatures w14:val="none"/>
              </w:rPr>
            </w:pPr>
            <w:r>
              <w:rPr>
                <w:rFonts w:hint="eastAsia" w:eastAsia="等线"/>
                <w:b/>
                <w:bCs/>
                <w:kern w:val="0"/>
                <w:sz w:val="18"/>
                <w:szCs w:val="18"/>
                <w14:ligatures w14:val="none"/>
              </w:rPr>
              <w:t>（57例）</w:t>
            </w:r>
          </w:p>
        </w:tc>
        <w:tc>
          <w:tcPr>
            <w:tcW w:w="1285" w:type="dxa"/>
            <w:tcBorders>
              <w:top w:val="single" w:color="auto" w:sz="4" w:space="0"/>
              <w:bottom w:val="single" w:color="auto" w:sz="4" w:space="0"/>
            </w:tcBorders>
            <w:vAlign w:val="center"/>
          </w:tcPr>
          <w:p w14:paraId="1FEDCA5F">
            <w:pPr>
              <w:widowControl/>
              <w:jc w:val="center"/>
              <w:rPr>
                <w:rFonts w:eastAsia="等线"/>
                <w:b/>
                <w:bCs/>
                <w:kern w:val="0"/>
                <w:sz w:val="18"/>
                <w:szCs w:val="18"/>
                <w14:ligatures w14:val="none"/>
              </w:rPr>
            </w:pPr>
            <w:r>
              <w:rPr>
                <w:rFonts w:eastAsia="等线"/>
                <w:b/>
                <w:bCs/>
                <w:kern w:val="0"/>
                <w:sz w:val="18"/>
                <w:szCs w:val="18"/>
                <w14:ligatures w14:val="none"/>
              </w:rPr>
              <w:t>C2</w:t>
            </w:r>
          </w:p>
          <w:p w14:paraId="00796985">
            <w:pPr>
              <w:widowControl/>
              <w:jc w:val="center"/>
              <w:rPr>
                <w:rFonts w:eastAsia="等线"/>
                <w:b/>
                <w:bCs/>
                <w:kern w:val="0"/>
                <w:sz w:val="18"/>
                <w:szCs w:val="18"/>
                <w14:ligatures w14:val="none"/>
              </w:rPr>
            </w:pPr>
            <w:r>
              <w:rPr>
                <w:rFonts w:hint="eastAsia" w:eastAsia="等线"/>
                <w:b/>
                <w:bCs/>
                <w:kern w:val="0"/>
                <w:sz w:val="18"/>
                <w:szCs w:val="18"/>
                <w14:ligatures w14:val="none"/>
              </w:rPr>
              <w:t>（75例）</w:t>
            </w:r>
          </w:p>
        </w:tc>
        <w:tc>
          <w:tcPr>
            <w:tcW w:w="1271" w:type="dxa"/>
            <w:tcBorders>
              <w:top w:val="single" w:color="auto" w:sz="4" w:space="0"/>
              <w:bottom w:val="single" w:color="auto" w:sz="4" w:space="0"/>
            </w:tcBorders>
            <w:vAlign w:val="center"/>
          </w:tcPr>
          <w:p w14:paraId="4CD1BFF9">
            <w:pPr>
              <w:widowControl/>
              <w:jc w:val="center"/>
              <w:rPr>
                <w:rFonts w:eastAsia="等线"/>
                <w:b/>
                <w:bCs/>
                <w:kern w:val="0"/>
                <w:sz w:val="18"/>
                <w:szCs w:val="18"/>
                <w14:ligatures w14:val="none"/>
              </w:rPr>
            </w:pPr>
            <w:r>
              <w:rPr>
                <w:rFonts w:eastAsia="等线"/>
                <w:b/>
                <w:bCs/>
                <w:kern w:val="0"/>
                <w:sz w:val="18"/>
                <w:szCs w:val="18"/>
                <w14:ligatures w14:val="none"/>
              </w:rPr>
              <w:t>C3</w:t>
            </w:r>
          </w:p>
          <w:p w14:paraId="25BE9731">
            <w:pPr>
              <w:widowControl/>
              <w:jc w:val="center"/>
              <w:rPr>
                <w:rFonts w:eastAsia="等线"/>
                <w:b/>
                <w:bCs/>
                <w:kern w:val="0"/>
                <w:sz w:val="18"/>
                <w:szCs w:val="18"/>
                <w14:ligatures w14:val="none"/>
              </w:rPr>
            </w:pPr>
            <w:r>
              <w:rPr>
                <w:rFonts w:hint="eastAsia" w:eastAsia="等线"/>
                <w:b/>
                <w:bCs/>
                <w:kern w:val="0"/>
                <w:sz w:val="18"/>
                <w:szCs w:val="18"/>
                <w14:ligatures w14:val="none"/>
              </w:rPr>
              <w:t>（62例）</w:t>
            </w:r>
          </w:p>
        </w:tc>
        <w:tc>
          <w:tcPr>
            <w:tcW w:w="1276" w:type="dxa"/>
            <w:tcBorders>
              <w:top w:val="single" w:color="auto" w:sz="4" w:space="0"/>
              <w:bottom w:val="single" w:color="auto" w:sz="4" w:space="0"/>
            </w:tcBorders>
            <w:vAlign w:val="center"/>
          </w:tcPr>
          <w:p w14:paraId="1BBAE8AD">
            <w:pPr>
              <w:widowControl/>
              <w:jc w:val="center"/>
              <w:rPr>
                <w:rFonts w:eastAsia="等线"/>
                <w:b/>
                <w:bCs/>
                <w:kern w:val="0"/>
                <w:sz w:val="18"/>
                <w:szCs w:val="18"/>
                <w14:ligatures w14:val="none"/>
              </w:rPr>
            </w:pPr>
            <w:bookmarkStart w:id="16" w:name="OLE_LINK26"/>
            <w:r>
              <w:rPr>
                <w:rFonts w:eastAsia="等线"/>
                <w:b/>
                <w:bCs/>
                <w:kern w:val="0"/>
                <w:sz w:val="18"/>
                <w:szCs w:val="18"/>
                <w14:ligatures w14:val="none"/>
              </w:rPr>
              <w:t>C4</w:t>
            </w:r>
          </w:p>
          <w:bookmarkEnd w:id="16"/>
          <w:p w14:paraId="6C7CFF53">
            <w:pPr>
              <w:widowControl/>
              <w:jc w:val="center"/>
              <w:rPr>
                <w:rFonts w:eastAsia="等线"/>
                <w:b/>
                <w:bCs/>
                <w:kern w:val="0"/>
                <w:sz w:val="18"/>
                <w:szCs w:val="18"/>
                <w14:ligatures w14:val="none"/>
              </w:rPr>
            </w:pPr>
            <w:r>
              <w:rPr>
                <w:rFonts w:hint="eastAsia" w:eastAsia="等线"/>
                <w:b/>
                <w:bCs/>
                <w:kern w:val="0"/>
                <w:sz w:val="18"/>
                <w:szCs w:val="18"/>
                <w14:ligatures w14:val="none"/>
              </w:rPr>
              <w:t>（52例）</w:t>
            </w:r>
          </w:p>
        </w:tc>
        <w:tc>
          <w:tcPr>
            <w:tcW w:w="1080" w:type="dxa"/>
            <w:tcBorders>
              <w:top w:val="single" w:color="auto" w:sz="4" w:space="0"/>
              <w:bottom w:val="single" w:color="auto" w:sz="4" w:space="0"/>
            </w:tcBorders>
            <w:vAlign w:val="center"/>
          </w:tcPr>
          <w:p w14:paraId="125C0220">
            <w:pPr>
              <w:widowControl/>
              <w:ind w:firstLine="180" w:firstLineChars="100"/>
              <w:jc w:val="left"/>
              <w:rPr>
                <w:rFonts w:eastAsia="等线"/>
                <w:b/>
                <w:bCs/>
                <w:kern w:val="0"/>
                <w:sz w:val="18"/>
                <w:szCs w:val="18"/>
                <w14:ligatures w14:val="none"/>
              </w:rPr>
            </w:pPr>
            <w:r>
              <w:rPr>
                <w:rFonts w:eastAsia="等线"/>
                <w:b/>
                <w:bCs/>
                <w:kern w:val="0"/>
                <w:sz w:val="18"/>
                <w:szCs w:val="18"/>
                <w14:ligatures w14:val="none"/>
              </w:rPr>
              <w:t xml:space="preserve">χ² </w:t>
            </w:r>
            <w:r>
              <w:rPr>
                <w:rFonts w:hint="eastAsia" w:ascii="宋体" w:hAnsi="宋体"/>
                <w:b/>
                <w:bCs/>
                <w:kern w:val="0"/>
                <w:sz w:val="18"/>
                <w:szCs w:val="18"/>
                <w14:ligatures w14:val="none"/>
              </w:rPr>
              <w:t>值</w:t>
            </w:r>
          </w:p>
        </w:tc>
        <w:tc>
          <w:tcPr>
            <w:tcW w:w="1046" w:type="dxa"/>
            <w:tcBorders>
              <w:top w:val="single" w:color="auto" w:sz="4" w:space="0"/>
              <w:bottom w:val="single" w:color="auto" w:sz="4" w:space="0"/>
            </w:tcBorders>
            <w:vAlign w:val="center"/>
          </w:tcPr>
          <w:p w14:paraId="6ECA398C">
            <w:pPr>
              <w:widowControl/>
              <w:ind w:firstLine="180" w:firstLineChars="100"/>
              <w:jc w:val="left"/>
              <w:rPr>
                <w:rFonts w:eastAsia="等线"/>
                <w:b/>
                <w:bCs/>
                <w:kern w:val="0"/>
                <w:sz w:val="18"/>
                <w:szCs w:val="18"/>
                <w14:ligatures w14:val="none"/>
              </w:rPr>
            </w:pPr>
            <w:r>
              <w:rPr>
                <w:rFonts w:eastAsia="等线"/>
                <w:b/>
                <w:bCs/>
                <w:kern w:val="0"/>
                <w:sz w:val="18"/>
                <w:szCs w:val="18"/>
                <w14:ligatures w14:val="none"/>
              </w:rPr>
              <w:t xml:space="preserve">P </w:t>
            </w:r>
            <w:r>
              <w:rPr>
                <w:rFonts w:hint="eastAsia" w:ascii="宋体" w:hAnsi="宋体"/>
                <w:b/>
                <w:bCs/>
                <w:kern w:val="0"/>
                <w:sz w:val="18"/>
                <w:szCs w:val="18"/>
                <w14:ligatures w14:val="none"/>
              </w:rPr>
              <w:t>值</w:t>
            </w:r>
          </w:p>
        </w:tc>
      </w:tr>
      <w:tr w14:paraId="41887139">
        <w:tblPrEx>
          <w:tblCellMar>
            <w:top w:w="0" w:type="dxa"/>
            <w:left w:w="108" w:type="dxa"/>
            <w:bottom w:w="0" w:type="dxa"/>
            <w:right w:w="108" w:type="dxa"/>
          </w:tblCellMar>
        </w:tblPrEx>
        <w:trPr>
          <w:trHeight w:val="330" w:hRule="atLeast"/>
          <w:jc w:val="center"/>
        </w:trPr>
        <w:tc>
          <w:tcPr>
            <w:tcW w:w="2127" w:type="dxa"/>
            <w:tcBorders>
              <w:top w:val="single" w:color="auto" w:sz="4" w:space="0"/>
            </w:tcBorders>
            <w:vAlign w:val="center"/>
          </w:tcPr>
          <w:p w14:paraId="50D00FA2">
            <w:pPr>
              <w:widowControl/>
              <w:jc w:val="left"/>
              <w:rPr>
                <w:rFonts w:eastAsia="等线"/>
                <w:kern w:val="0"/>
                <w:sz w:val="18"/>
                <w:szCs w:val="18"/>
                <w14:ligatures w14:val="none"/>
              </w:rPr>
            </w:pPr>
            <w:r>
              <w:rPr>
                <w:rFonts w:hint="eastAsia" w:ascii="宋体" w:hAnsi="宋体"/>
                <w:kern w:val="0"/>
                <w:sz w:val="18"/>
                <w:szCs w:val="18"/>
                <w14:ligatures w14:val="none"/>
              </w:rPr>
              <w:t>性别</w:t>
            </w:r>
          </w:p>
        </w:tc>
        <w:tc>
          <w:tcPr>
            <w:tcW w:w="1271" w:type="dxa"/>
            <w:tcBorders>
              <w:top w:val="single" w:color="auto" w:sz="4" w:space="0"/>
            </w:tcBorders>
          </w:tcPr>
          <w:p w14:paraId="58F48A53">
            <w:pPr>
              <w:widowControl/>
              <w:ind w:firstLine="180" w:firstLineChars="100"/>
              <w:jc w:val="center"/>
              <w:rPr>
                <w:rFonts w:eastAsia="等线"/>
                <w:kern w:val="0"/>
                <w:sz w:val="18"/>
                <w:szCs w:val="18"/>
                <w14:ligatures w14:val="none"/>
              </w:rPr>
            </w:pPr>
          </w:p>
        </w:tc>
        <w:tc>
          <w:tcPr>
            <w:tcW w:w="1285" w:type="dxa"/>
            <w:tcBorders>
              <w:top w:val="single" w:color="auto" w:sz="4" w:space="0"/>
            </w:tcBorders>
          </w:tcPr>
          <w:p w14:paraId="386B6F24">
            <w:pPr>
              <w:widowControl/>
              <w:ind w:firstLine="180" w:firstLineChars="100"/>
              <w:jc w:val="center"/>
              <w:rPr>
                <w:rFonts w:eastAsia="等线"/>
                <w:kern w:val="0"/>
                <w:sz w:val="18"/>
                <w:szCs w:val="18"/>
                <w14:ligatures w14:val="none"/>
              </w:rPr>
            </w:pPr>
          </w:p>
        </w:tc>
        <w:tc>
          <w:tcPr>
            <w:tcW w:w="1271" w:type="dxa"/>
            <w:tcBorders>
              <w:top w:val="single" w:color="auto" w:sz="4" w:space="0"/>
            </w:tcBorders>
          </w:tcPr>
          <w:p w14:paraId="0C937B84">
            <w:pPr>
              <w:widowControl/>
              <w:ind w:firstLine="180" w:firstLineChars="100"/>
              <w:jc w:val="center"/>
              <w:rPr>
                <w:rFonts w:eastAsia="等线"/>
                <w:kern w:val="0"/>
                <w:sz w:val="18"/>
                <w:szCs w:val="18"/>
                <w14:ligatures w14:val="none"/>
              </w:rPr>
            </w:pPr>
          </w:p>
        </w:tc>
        <w:tc>
          <w:tcPr>
            <w:tcW w:w="1276" w:type="dxa"/>
            <w:tcBorders>
              <w:top w:val="single" w:color="auto" w:sz="4" w:space="0"/>
            </w:tcBorders>
          </w:tcPr>
          <w:p w14:paraId="10F63CB7">
            <w:pPr>
              <w:widowControl/>
              <w:ind w:firstLine="180" w:firstLineChars="100"/>
              <w:jc w:val="center"/>
              <w:rPr>
                <w:rFonts w:eastAsia="等线"/>
                <w:kern w:val="0"/>
                <w:sz w:val="18"/>
                <w:szCs w:val="18"/>
                <w14:ligatures w14:val="none"/>
              </w:rPr>
            </w:pPr>
          </w:p>
        </w:tc>
        <w:tc>
          <w:tcPr>
            <w:tcW w:w="1080" w:type="dxa"/>
            <w:tcBorders>
              <w:top w:val="single" w:color="auto" w:sz="4" w:space="0"/>
            </w:tcBorders>
          </w:tcPr>
          <w:p w14:paraId="5183F014">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7.634</w:t>
            </w:r>
          </w:p>
        </w:tc>
        <w:tc>
          <w:tcPr>
            <w:tcW w:w="1046" w:type="dxa"/>
            <w:tcBorders>
              <w:top w:val="single" w:color="auto" w:sz="4" w:space="0"/>
            </w:tcBorders>
          </w:tcPr>
          <w:p w14:paraId="4D9E0090">
            <w:pPr>
              <w:widowControl/>
              <w:ind w:left="-100" w:leftChars="-48" w:firstLine="180" w:firstLineChars="100"/>
              <w:jc w:val="center"/>
              <w:rPr>
                <w:rFonts w:eastAsia="等线"/>
                <w:kern w:val="0"/>
                <w:sz w:val="18"/>
                <w:szCs w:val="18"/>
                <w14:ligatures w14:val="none"/>
              </w:rPr>
            </w:pPr>
            <w:r>
              <w:rPr>
                <w:rFonts w:hint="eastAsia" w:eastAsia="等线"/>
                <w:kern w:val="0"/>
                <w:sz w:val="18"/>
                <w:szCs w:val="18"/>
                <w14:ligatures w14:val="none"/>
              </w:rPr>
              <w:t>0.054</w:t>
            </w:r>
          </w:p>
        </w:tc>
      </w:tr>
      <w:tr w14:paraId="2D38C0BD">
        <w:tblPrEx>
          <w:tblCellMar>
            <w:top w:w="0" w:type="dxa"/>
            <w:left w:w="108" w:type="dxa"/>
            <w:bottom w:w="0" w:type="dxa"/>
            <w:right w:w="108" w:type="dxa"/>
          </w:tblCellMar>
        </w:tblPrEx>
        <w:trPr>
          <w:trHeight w:val="330" w:hRule="atLeast"/>
          <w:jc w:val="center"/>
        </w:trPr>
        <w:tc>
          <w:tcPr>
            <w:tcW w:w="2127" w:type="dxa"/>
            <w:vAlign w:val="center"/>
          </w:tcPr>
          <w:p w14:paraId="2A6C7A8A">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男</w:t>
            </w:r>
          </w:p>
        </w:tc>
        <w:tc>
          <w:tcPr>
            <w:tcW w:w="1271" w:type="dxa"/>
          </w:tcPr>
          <w:p w14:paraId="1EA5CA04">
            <w:pPr>
              <w:widowControl/>
              <w:ind w:firstLine="180" w:firstLineChars="100"/>
              <w:jc w:val="center"/>
              <w:rPr>
                <w:rFonts w:eastAsia="等线"/>
                <w:kern w:val="0"/>
                <w:sz w:val="18"/>
                <w:szCs w:val="18"/>
                <w14:ligatures w14:val="none"/>
              </w:rPr>
            </w:pPr>
            <w:r>
              <w:rPr>
                <w:rFonts w:eastAsia="等线"/>
                <w:kern w:val="0"/>
                <w:sz w:val="18"/>
                <w:szCs w:val="18"/>
                <w14:ligatures w14:val="none"/>
              </w:rPr>
              <w:t>28</w:t>
            </w:r>
          </w:p>
        </w:tc>
        <w:tc>
          <w:tcPr>
            <w:tcW w:w="1285" w:type="dxa"/>
          </w:tcPr>
          <w:p w14:paraId="5943B2AD">
            <w:pPr>
              <w:widowControl/>
              <w:ind w:firstLine="180" w:firstLineChars="100"/>
              <w:jc w:val="center"/>
              <w:rPr>
                <w:rFonts w:eastAsia="等线"/>
                <w:kern w:val="0"/>
                <w:sz w:val="18"/>
                <w:szCs w:val="18"/>
                <w14:ligatures w14:val="none"/>
              </w:rPr>
            </w:pPr>
            <w:r>
              <w:rPr>
                <w:rFonts w:eastAsia="等线"/>
                <w:kern w:val="0"/>
                <w:sz w:val="18"/>
                <w:szCs w:val="18"/>
                <w14:ligatures w14:val="none"/>
              </w:rPr>
              <w:t>23</w:t>
            </w:r>
          </w:p>
        </w:tc>
        <w:tc>
          <w:tcPr>
            <w:tcW w:w="1271" w:type="dxa"/>
          </w:tcPr>
          <w:p w14:paraId="152A6BAB">
            <w:pPr>
              <w:widowControl/>
              <w:ind w:firstLine="180" w:firstLineChars="100"/>
              <w:jc w:val="center"/>
              <w:rPr>
                <w:rFonts w:eastAsia="等线"/>
                <w:kern w:val="0"/>
                <w:sz w:val="18"/>
                <w:szCs w:val="18"/>
                <w14:ligatures w14:val="none"/>
              </w:rPr>
            </w:pPr>
            <w:r>
              <w:rPr>
                <w:rFonts w:eastAsia="等线"/>
                <w:kern w:val="0"/>
                <w:sz w:val="18"/>
                <w:szCs w:val="18"/>
                <w14:ligatures w14:val="none"/>
              </w:rPr>
              <w:t>19</w:t>
            </w:r>
          </w:p>
        </w:tc>
        <w:tc>
          <w:tcPr>
            <w:tcW w:w="1276" w:type="dxa"/>
          </w:tcPr>
          <w:p w14:paraId="17714A47">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080" w:type="dxa"/>
          </w:tcPr>
          <w:p w14:paraId="703B4062">
            <w:pPr>
              <w:widowControl/>
              <w:ind w:firstLine="180" w:firstLineChars="100"/>
              <w:jc w:val="center"/>
              <w:rPr>
                <w:rFonts w:eastAsia="等线"/>
                <w:kern w:val="0"/>
                <w:sz w:val="18"/>
                <w:szCs w:val="18"/>
                <w14:ligatures w14:val="none"/>
              </w:rPr>
            </w:pPr>
          </w:p>
        </w:tc>
        <w:tc>
          <w:tcPr>
            <w:tcW w:w="1046" w:type="dxa"/>
          </w:tcPr>
          <w:p w14:paraId="2C21F174">
            <w:pPr>
              <w:widowControl/>
              <w:ind w:left="-100" w:leftChars="-48" w:firstLine="180" w:firstLineChars="100"/>
              <w:jc w:val="center"/>
              <w:rPr>
                <w:rFonts w:eastAsia="等线"/>
                <w:kern w:val="0"/>
                <w:sz w:val="18"/>
                <w:szCs w:val="18"/>
                <w14:ligatures w14:val="none"/>
              </w:rPr>
            </w:pPr>
          </w:p>
        </w:tc>
      </w:tr>
      <w:tr w14:paraId="5D13776C">
        <w:tblPrEx>
          <w:tblCellMar>
            <w:top w:w="0" w:type="dxa"/>
            <w:left w:w="108" w:type="dxa"/>
            <w:bottom w:w="0" w:type="dxa"/>
            <w:right w:w="108" w:type="dxa"/>
          </w:tblCellMar>
        </w:tblPrEx>
        <w:trPr>
          <w:trHeight w:val="330" w:hRule="atLeast"/>
          <w:jc w:val="center"/>
        </w:trPr>
        <w:tc>
          <w:tcPr>
            <w:tcW w:w="2127" w:type="dxa"/>
            <w:vAlign w:val="center"/>
          </w:tcPr>
          <w:p w14:paraId="7546E514">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女</w:t>
            </w:r>
          </w:p>
        </w:tc>
        <w:tc>
          <w:tcPr>
            <w:tcW w:w="1271" w:type="dxa"/>
          </w:tcPr>
          <w:p w14:paraId="3BCF28FA">
            <w:pPr>
              <w:widowControl/>
              <w:ind w:firstLine="180" w:firstLineChars="100"/>
              <w:jc w:val="center"/>
              <w:rPr>
                <w:rFonts w:eastAsia="等线"/>
                <w:kern w:val="0"/>
                <w:sz w:val="18"/>
                <w:szCs w:val="18"/>
                <w14:ligatures w14:val="none"/>
              </w:rPr>
            </w:pPr>
            <w:r>
              <w:rPr>
                <w:rFonts w:eastAsia="等线"/>
                <w:kern w:val="0"/>
                <w:sz w:val="18"/>
                <w:szCs w:val="18"/>
                <w14:ligatures w14:val="none"/>
              </w:rPr>
              <w:t>29</w:t>
            </w:r>
          </w:p>
        </w:tc>
        <w:tc>
          <w:tcPr>
            <w:tcW w:w="1285" w:type="dxa"/>
          </w:tcPr>
          <w:p w14:paraId="1563CA47">
            <w:pPr>
              <w:widowControl/>
              <w:ind w:firstLine="180" w:firstLineChars="100"/>
              <w:jc w:val="center"/>
              <w:rPr>
                <w:rFonts w:eastAsia="等线"/>
                <w:kern w:val="0"/>
                <w:sz w:val="18"/>
                <w:szCs w:val="18"/>
                <w14:ligatures w14:val="none"/>
              </w:rPr>
            </w:pPr>
            <w:r>
              <w:rPr>
                <w:rFonts w:eastAsia="等线"/>
                <w:kern w:val="0"/>
                <w:sz w:val="18"/>
                <w:szCs w:val="18"/>
                <w14:ligatures w14:val="none"/>
              </w:rPr>
              <w:t>52</w:t>
            </w:r>
          </w:p>
        </w:tc>
        <w:tc>
          <w:tcPr>
            <w:tcW w:w="1271" w:type="dxa"/>
          </w:tcPr>
          <w:p w14:paraId="3053B5E6">
            <w:pPr>
              <w:widowControl/>
              <w:ind w:firstLine="180" w:firstLineChars="100"/>
              <w:jc w:val="center"/>
              <w:rPr>
                <w:rFonts w:eastAsia="等线"/>
                <w:kern w:val="0"/>
                <w:sz w:val="18"/>
                <w:szCs w:val="18"/>
                <w14:ligatures w14:val="none"/>
              </w:rPr>
            </w:pPr>
            <w:r>
              <w:rPr>
                <w:rFonts w:eastAsia="等线"/>
                <w:kern w:val="0"/>
                <w:sz w:val="18"/>
                <w:szCs w:val="18"/>
                <w14:ligatures w14:val="none"/>
              </w:rPr>
              <w:t>43</w:t>
            </w:r>
          </w:p>
        </w:tc>
        <w:tc>
          <w:tcPr>
            <w:tcW w:w="1276" w:type="dxa"/>
          </w:tcPr>
          <w:p w14:paraId="16760390">
            <w:pPr>
              <w:widowControl/>
              <w:ind w:firstLine="180" w:firstLineChars="100"/>
              <w:jc w:val="center"/>
              <w:rPr>
                <w:rFonts w:eastAsia="等线"/>
                <w:kern w:val="0"/>
                <w:sz w:val="18"/>
                <w:szCs w:val="18"/>
                <w14:ligatures w14:val="none"/>
              </w:rPr>
            </w:pPr>
            <w:r>
              <w:rPr>
                <w:rFonts w:eastAsia="等线"/>
                <w:kern w:val="0"/>
                <w:sz w:val="18"/>
                <w:szCs w:val="18"/>
                <w14:ligatures w14:val="none"/>
              </w:rPr>
              <w:t>38</w:t>
            </w:r>
          </w:p>
        </w:tc>
        <w:tc>
          <w:tcPr>
            <w:tcW w:w="1080" w:type="dxa"/>
          </w:tcPr>
          <w:p w14:paraId="487357F8">
            <w:pPr>
              <w:widowControl/>
              <w:ind w:firstLine="180" w:firstLineChars="100"/>
              <w:jc w:val="center"/>
              <w:rPr>
                <w:rFonts w:eastAsia="等线"/>
                <w:kern w:val="0"/>
                <w:sz w:val="18"/>
                <w:szCs w:val="18"/>
                <w14:ligatures w14:val="none"/>
              </w:rPr>
            </w:pPr>
          </w:p>
        </w:tc>
        <w:tc>
          <w:tcPr>
            <w:tcW w:w="1046" w:type="dxa"/>
          </w:tcPr>
          <w:p w14:paraId="0C02A8D4">
            <w:pPr>
              <w:widowControl/>
              <w:ind w:left="-100" w:leftChars="-48" w:firstLine="180" w:firstLineChars="100"/>
              <w:jc w:val="center"/>
              <w:rPr>
                <w:rFonts w:eastAsia="等线"/>
                <w:kern w:val="0"/>
                <w:sz w:val="18"/>
                <w:szCs w:val="18"/>
                <w14:ligatures w14:val="none"/>
              </w:rPr>
            </w:pPr>
          </w:p>
        </w:tc>
      </w:tr>
      <w:tr w14:paraId="43E78FE4">
        <w:tblPrEx>
          <w:tblCellMar>
            <w:top w:w="0" w:type="dxa"/>
            <w:left w:w="108" w:type="dxa"/>
            <w:bottom w:w="0" w:type="dxa"/>
            <w:right w:w="108" w:type="dxa"/>
          </w:tblCellMar>
        </w:tblPrEx>
        <w:trPr>
          <w:trHeight w:val="330" w:hRule="atLeast"/>
          <w:jc w:val="center"/>
        </w:trPr>
        <w:tc>
          <w:tcPr>
            <w:tcW w:w="2127" w:type="dxa"/>
            <w:vAlign w:val="center"/>
          </w:tcPr>
          <w:p w14:paraId="4ED96318">
            <w:pPr>
              <w:widowControl/>
              <w:jc w:val="left"/>
              <w:rPr>
                <w:rFonts w:eastAsia="等线"/>
                <w:kern w:val="0"/>
                <w:sz w:val="18"/>
                <w:szCs w:val="18"/>
                <w14:ligatures w14:val="none"/>
              </w:rPr>
            </w:pPr>
            <w:r>
              <w:rPr>
                <w:rFonts w:hint="eastAsia" w:ascii="宋体" w:hAnsi="宋体"/>
                <w:kern w:val="0"/>
                <w:sz w:val="18"/>
                <w:szCs w:val="18"/>
                <w14:ligatures w14:val="none"/>
              </w:rPr>
              <w:t>年龄</w:t>
            </w:r>
          </w:p>
        </w:tc>
        <w:tc>
          <w:tcPr>
            <w:tcW w:w="1271" w:type="dxa"/>
          </w:tcPr>
          <w:p w14:paraId="04BB690A">
            <w:pPr>
              <w:widowControl/>
              <w:ind w:firstLine="180" w:firstLineChars="100"/>
              <w:jc w:val="center"/>
              <w:rPr>
                <w:rFonts w:eastAsia="等线"/>
                <w:kern w:val="0"/>
                <w:sz w:val="18"/>
                <w:szCs w:val="18"/>
                <w14:ligatures w14:val="none"/>
              </w:rPr>
            </w:pPr>
          </w:p>
        </w:tc>
        <w:tc>
          <w:tcPr>
            <w:tcW w:w="1285" w:type="dxa"/>
          </w:tcPr>
          <w:p w14:paraId="24B94587">
            <w:pPr>
              <w:widowControl/>
              <w:ind w:firstLine="180" w:firstLineChars="100"/>
              <w:jc w:val="center"/>
              <w:rPr>
                <w:rFonts w:eastAsia="等线"/>
                <w:kern w:val="0"/>
                <w:sz w:val="18"/>
                <w:szCs w:val="18"/>
                <w14:ligatures w14:val="none"/>
              </w:rPr>
            </w:pPr>
          </w:p>
        </w:tc>
        <w:tc>
          <w:tcPr>
            <w:tcW w:w="1271" w:type="dxa"/>
          </w:tcPr>
          <w:p w14:paraId="72AD1BEA">
            <w:pPr>
              <w:widowControl/>
              <w:ind w:firstLine="180" w:firstLineChars="100"/>
              <w:jc w:val="center"/>
              <w:rPr>
                <w:rFonts w:eastAsia="等线"/>
                <w:kern w:val="0"/>
                <w:sz w:val="18"/>
                <w:szCs w:val="18"/>
                <w14:ligatures w14:val="none"/>
              </w:rPr>
            </w:pPr>
          </w:p>
        </w:tc>
        <w:tc>
          <w:tcPr>
            <w:tcW w:w="1276" w:type="dxa"/>
          </w:tcPr>
          <w:p w14:paraId="7614D1F9">
            <w:pPr>
              <w:widowControl/>
              <w:ind w:firstLine="180" w:firstLineChars="100"/>
              <w:jc w:val="center"/>
              <w:rPr>
                <w:rFonts w:eastAsia="等线"/>
                <w:kern w:val="0"/>
                <w:sz w:val="18"/>
                <w:szCs w:val="18"/>
                <w14:ligatures w14:val="none"/>
              </w:rPr>
            </w:pPr>
          </w:p>
        </w:tc>
        <w:tc>
          <w:tcPr>
            <w:tcW w:w="1080" w:type="dxa"/>
          </w:tcPr>
          <w:p w14:paraId="17C821F0">
            <w:pPr>
              <w:widowControl/>
              <w:ind w:left="-100" w:leftChars="-48" w:firstLine="180" w:firstLineChars="100"/>
              <w:jc w:val="center"/>
              <w:rPr>
                <w:rFonts w:eastAsia="等线"/>
                <w:kern w:val="0"/>
                <w:sz w:val="18"/>
                <w:szCs w:val="18"/>
                <w14:ligatures w14:val="none"/>
              </w:rPr>
            </w:pPr>
            <w:r>
              <w:rPr>
                <w:rFonts w:hint="eastAsia" w:eastAsia="等线"/>
                <w:kern w:val="0"/>
                <w:sz w:val="18"/>
                <w:szCs w:val="18"/>
                <w14:ligatures w14:val="none"/>
              </w:rPr>
              <w:t>17.619</w:t>
            </w:r>
          </w:p>
        </w:tc>
        <w:tc>
          <w:tcPr>
            <w:tcW w:w="1046" w:type="dxa"/>
          </w:tcPr>
          <w:p w14:paraId="73CABDFD">
            <w:pPr>
              <w:widowControl/>
              <w:ind w:left="-100" w:leftChars="-48" w:firstLine="180" w:firstLineChars="100"/>
              <w:jc w:val="center"/>
              <w:rPr>
                <w:rFonts w:eastAsia="等线"/>
                <w:kern w:val="0"/>
                <w:sz w:val="18"/>
                <w:szCs w:val="18"/>
                <w14:ligatures w14:val="none"/>
              </w:rPr>
            </w:pPr>
            <w:r>
              <w:rPr>
                <w:rFonts w:eastAsia="等线"/>
                <w:kern w:val="0"/>
                <w:sz w:val="18"/>
                <w:szCs w:val="18"/>
                <w14:ligatures w14:val="none"/>
              </w:rPr>
              <w:t>0.0</w:t>
            </w:r>
            <w:r>
              <w:rPr>
                <w:rFonts w:hint="eastAsia" w:eastAsia="等线"/>
                <w:kern w:val="0"/>
                <w:sz w:val="18"/>
                <w:szCs w:val="18"/>
                <w14:ligatures w14:val="none"/>
              </w:rPr>
              <w:t>40</w:t>
            </w:r>
          </w:p>
        </w:tc>
      </w:tr>
      <w:tr w14:paraId="1DECDF99">
        <w:tblPrEx>
          <w:tblCellMar>
            <w:top w:w="0" w:type="dxa"/>
            <w:left w:w="108" w:type="dxa"/>
            <w:bottom w:w="0" w:type="dxa"/>
            <w:right w:w="108" w:type="dxa"/>
          </w:tblCellMar>
        </w:tblPrEx>
        <w:trPr>
          <w:trHeight w:val="330" w:hRule="atLeast"/>
          <w:jc w:val="center"/>
        </w:trPr>
        <w:tc>
          <w:tcPr>
            <w:tcW w:w="2127" w:type="dxa"/>
            <w:vAlign w:val="center"/>
          </w:tcPr>
          <w:p w14:paraId="2587F6C5">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w:t>
            </w:r>
            <w:r>
              <w:rPr>
                <w:rFonts w:eastAsia="等线"/>
                <w:kern w:val="0"/>
                <w:sz w:val="18"/>
                <w:szCs w:val="18"/>
                <w14:ligatures w14:val="none"/>
              </w:rPr>
              <w:t xml:space="preserve">25 </w:t>
            </w:r>
            <w:r>
              <w:rPr>
                <w:rFonts w:hint="eastAsia" w:ascii="宋体" w:hAnsi="宋体"/>
                <w:kern w:val="0"/>
                <w:sz w:val="18"/>
                <w:szCs w:val="18"/>
                <w14:ligatures w14:val="none"/>
              </w:rPr>
              <w:t>岁</w:t>
            </w:r>
          </w:p>
        </w:tc>
        <w:tc>
          <w:tcPr>
            <w:tcW w:w="1271" w:type="dxa"/>
          </w:tcPr>
          <w:p w14:paraId="6C12AE58">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4</w:t>
            </w:r>
          </w:p>
        </w:tc>
        <w:tc>
          <w:tcPr>
            <w:tcW w:w="1285" w:type="dxa"/>
          </w:tcPr>
          <w:p w14:paraId="23B74A73">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14</w:t>
            </w:r>
          </w:p>
        </w:tc>
        <w:tc>
          <w:tcPr>
            <w:tcW w:w="1271" w:type="dxa"/>
          </w:tcPr>
          <w:p w14:paraId="49AFE795">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17</w:t>
            </w:r>
          </w:p>
        </w:tc>
        <w:tc>
          <w:tcPr>
            <w:tcW w:w="1276" w:type="dxa"/>
          </w:tcPr>
          <w:p w14:paraId="7C5415BE">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16</w:t>
            </w:r>
          </w:p>
        </w:tc>
        <w:tc>
          <w:tcPr>
            <w:tcW w:w="1080" w:type="dxa"/>
          </w:tcPr>
          <w:p w14:paraId="40D31954">
            <w:pPr>
              <w:widowControl/>
              <w:ind w:firstLine="180" w:firstLineChars="100"/>
              <w:jc w:val="center"/>
              <w:rPr>
                <w:rFonts w:eastAsia="等线"/>
                <w:kern w:val="0"/>
                <w:sz w:val="18"/>
                <w:szCs w:val="18"/>
                <w14:ligatures w14:val="none"/>
              </w:rPr>
            </w:pPr>
          </w:p>
        </w:tc>
        <w:tc>
          <w:tcPr>
            <w:tcW w:w="1046" w:type="dxa"/>
          </w:tcPr>
          <w:p w14:paraId="7D7F765E">
            <w:pPr>
              <w:widowControl/>
              <w:ind w:left="-100" w:leftChars="-48" w:firstLine="180" w:firstLineChars="100"/>
              <w:jc w:val="center"/>
              <w:rPr>
                <w:rFonts w:eastAsia="等线"/>
                <w:kern w:val="0"/>
                <w:sz w:val="18"/>
                <w:szCs w:val="18"/>
                <w14:ligatures w14:val="none"/>
              </w:rPr>
            </w:pPr>
          </w:p>
        </w:tc>
      </w:tr>
      <w:tr w14:paraId="412114E0">
        <w:tblPrEx>
          <w:tblCellMar>
            <w:top w:w="0" w:type="dxa"/>
            <w:left w:w="108" w:type="dxa"/>
            <w:bottom w:w="0" w:type="dxa"/>
            <w:right w:w="108" w:type="dxa"/>
          </w:tblCellMar>
        </w:tblPrEx>
        <w:trPr>
          <w:trHeight w:val="330" w:hRule="atLeast"/>
          <w:jc w:val="center"/>
        </w:trPr>
        <w:tc>
          <w:tcPr>
            <w:tcW w:w="2127" w:type="dxa"/>
            <w:vAlign w:val="center"/>
          </w:tcPr>
          <w:p w14:paraId="234AB658">
            <w:pPr>
              <w:widowControl/>
              <w:ind w:firstLine="180" w:firstLineChars="100"/>
              <w:jc w:val="left"/>
              <w:rPr>
                <w:rFonts w:eastAsia="等线"/>
                <w:kern w:val="0"/>
                <w:sz w:val="18"/>
                <w:szCs w:val="18"/>
                <w14:ligatures w14:val="none"/>
              </w:rPr>
            </w:pPr>
            <w:bookmarkStart w:id="17" w:name="OLE_LINK27"/>
            <w:r>
              <w:rPr>
                <w:rFonts w:eastAsia="等线"/>
                <w:kern w:val="0"/>
                <w:sz w:val="18"/>
                <w:szCs w:val="18"/>
                <w14:ligatures w14:val="none"/>
              </w:rPr>
              <w:t xml:space="preserve">26-35 </w:t>
            </w:r>
            <w:r>
              <w:rPr>
                <w:rFonts w:hint="eastAsia" w:ascii="宋体" w:hAnsi="宋体"/>
                <w:kern w:val="0"/>
                <w:sz w:val="18"/>
                <w:szCs w:val="18"/>
                <w14:ligatures w14:val="none"/>
              </w:rPr>
              <w:t>岁</w:t>
            </w:r>
            <w:bookmarkEnd w:id="17"/>
          </w:p>
        </w:tc>
        <w:tc>
          <w:tcPr>
            <w:tcW w:w="1271" w:type="dxa"/>
          </w:tcPr>
          <w:p w14:paraId="04420592">
            <w:pPr>
              <w:widowControl/>
              <w:ind w:firstLine="180" w:firstLineChars="100"/>
              <w:jc w:val="center"/>
              <w:rPr>
                <w:rFonts w:eastAsia="等线"/>
                <w:kern w:val="0"/>
                <w:sz w:val="18"/>
                <w:szCs w:val="18"/>
                <w14:ligatures w14:val="none"/>
              </w:rPr>
            </w:pPr>
            <w:r>
              <w:rPr>
                <w:rFonts w:eastAsia="等线"/>
                <w:kern w:val="0"/>
                <w:sz w:val="18"/>
                <w:szCs w:val="18"/>
                <w14:ligatures w14:val="none"/>
              </w:rPr>
              <w:t>15</w:t>
            </w:r>
          </w:p>
        </w:tc>
        <w:tc>
          <w:tcPr>
            <w:tcW w:w="1285" w:type="dxa"/>
          </w:tcPr>
          <w:p w14:paraId="73DC5CF8">
            <w:pPr>
              <w:widowControl/>
              <w:ind w:firstLine="180" w:firstLineChars="100"/>
              <w:jc w:val="center"/>
              <w:rPr>
                <w:rFonts w:eastAsia="等线"/>
                <w:kern w:val="0"/>
                <w:sz w:val="18"/>
                <w:szCs w:val="18"/>
                <w14:ligatures w14:val="none"/>
              </w:rPr>
            </w:pPr>
            <w:r>
              <w:rPr>
                <w:rFonts w:eastAsia="等线"/>
                <w:kern w:val="0"/>
                <w:sz w:val="18"/>
                <w:szCs w:val="18"/>
                <w14:ligatures w14:val="none"/>
              </w:rPr>
              <w:t>23</w:t>
            </w:r>
          </w:p>
        </w:tc>
        <w:tc>
          <w:tcPr>
            <w:tcW w:w="1271" w:type="dxa"/>
          </w:tcPr>
          <w:p w14:paraId="67E7995E">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76" w:type="dxa"/>
          </w:tcPr>
          <w:p w14:paraId="3AF38DFB">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080" w:type="dxa"/>
          </w:tcPr>
          <w:p w14:paraId="2C9AA010">
            <w:pPr>
              <w:widowControl/>
              <w:ind w:firstLine="180" w:firstLineChars="100"/>
              <w:jc w:val="center"/>
              <w:rPr>
                <w:rFonts w:eastAsia="等线"/>
                <w:kern w:val="0"/>
                <w:sz w:val="18"/>
                <w:szCs w:val="18"/>
                <w14:ligatures w14:val="none"/>
              </w:rPr>
            </w:pPr>
          </w:p>
        </w:tc>
        <w:tc>
          <w:tcPr>
            <w:tcW w:w="1046" w:type="dxa"/>
          </w:tcPr>
          <w:p w14:paraId="42FB6366">
            <w:pPr>
              <w:widowControl/>
              <w:ind w:left="-100" w:leftChars="-48" w:firstLine="180" w:firstLineChars="100"/>
              <w:jc w:val="center"/>
              <w:rPr>
                <w:rFonts w:eastAsia="等线"/>
                <w:kern w:val="0"/>
                <w:sz w:val="18"/>
                <w:szCs w:val="18"/>
                <w14:ligatures w14:val="none"/>
              </w:rPr>
            </w:pPr>
          </w:p>
        </w:tc>
      </w:tr>
      <w:tr w14:paraId="2D0220FE">
        <w:tblPrEx>
          <w:tblCellMar>
            <w:top w:w="0" w:type="dxa"/>
            <w:left w:w="108" w:type="dxa"/>
            <w:bottom w:w="0" w:type="dxa"/>
            <w:right w:w="108" w:type="dxa"/>
          </w:tblCellMar>
        </w:tblPrEx>
        <w:trPr>
          <w:trHeight w:val="330" w:hRule="atLeast"/>
          <w:jc w:val="center"/>
        </w:trPr>
        <w:tc>
          <w:tcPr>
            <w:tcW w:w="2127" w:type="dxa"/>
            <w:vAlign w:val="center"/>
          </w:tcPr>
          <w:p w14:paraId="2D2AA088">
            <w:pPr>
              <w:widowControl/>
              <w:ind w:firstLine="180" w:firstLineChars="100"/>
              <w:jc w:val="left"/>
              <w:rPr>
                <w:rFonts w:eastAsia="等线"/>
                <w:kern w:val="0"/>
                <w:sz w:val="18"/>
                <w:szCs w:val="18"/>
                <w14:ligatures w14:val="none"/>
              </w:rPr>
            </w:pPr>
            <w:bookmarkStart w:id="18" w:name="OLE_LINK28"/>
            <w:r>
              <w:rPr>
                <w:rFonts w:eastAsia="等线"/>
                <w:kern w:val="0"/>
                <w:sz w:val="18"/>
                <w:szCs w:val="18"/>
                <w14:ligatures w14:val="none"/>
              </w:rPr>
              <w:t xml:space="preserve">36-45 </w:t>
            </w:r>
            <w:r>
              <w:rPr>
                <w:rFonts w:hint="eastAsia" w:ascii="宋体" w:hAnsi="宋体"/>
                <w:kern w:val="0"/>
                <w:sz w:val="18"/>
                <w:szCs w:val="18"/>
                <w14:ligatures w14:val="none"/>
              </w:rPr>
              <w:t>岁</w:t>
            </w:r>
            <w:bookmarkEnd w:id="18"/>
          </w:p>
        </w:tc>
        <w:tc>
          <w:tcPr>
            <w:tcW w:w="1271" w:type="dxa"/>
          </w:tcPr>
          <w:p w14:paraId="575D3C00">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85" w:type="dxa"/>
          </w:tcPr>
          <w:p w14:paraId="2ED3A77D">
            <w:pPr>
              <w:widowControl/>
              <w:ind w:firstLine="180" w:firstLineChars="100"/>
              <w:jc w:val="center"/>
              <w:rPr>
                <w:rFonts w:eastAsia="等线"/>
                <w:kern w:val="0"/>
                <w:sz w:val="18"/>
                <w:szCs w:val="18"/>
                <w14:ligatures w14:val="none"/>
              </w:rPr>
            </w:pPr>
            <w:r>
              <w:rPr>
                <w:rFonts w:eastAsia="等线"/>
                <w:kern w:val="0"/>
                <w:sz w:val="18"/>
                <w:szCs w:val="18"/>
                <w14:ligatures w14:val="none"/>
              </w:rPr>
              <w:t>19</w:t>
            </w:r>
          </w:p>
        </w:tc>
        <w:tc>
          <w:tcPr>
            <w:tcW w:w="1271" w:type="dxa"/>
          </w:tcPr>
          <w:p w14:paraId="08CD37F0">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276" w:type="dxa"/>
          </w:tcPr>
          <w:p w14:paraId="43E79747">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080" w:type="dxa"/>
          </w:tcPr>
          <w:p w14:paraId="26A35543">
            <w:pPr>
              <w:widowControl/>
              <w:ind w:firstLine="180" w:firstLineChars="100"/>
              <w:jc w:val="center"/>
              <w:rPr>
                <w:rFonts w:eastAsia="等线"/>
                <w:kern w:val="0"/>
                <w:sz w:val="18"/>
                <w:szCs w:val="18"/>
                <w14:ligatures w14:val="none"/>
              </w:rPr>
            </w:pPr>
          </w:p>
        </w:tc>
        <w:tc>
          <w:tcPr>
            <w:tcW w:w="1046" w:type="dxa"/>
          </w:tcPr>
          <w:p w14:paraId="630AB657">
            <w:pPr>
              <w:widowControl/>
              <w:ind w:left="-100" w:leftChars="-48" w:firstLine="180" w:firstLineChars="100"/>
              <w:jc w:val="center"/>
              <w:rPr>
                <w:rFonts w:eastAsia="等线"/>
                <w:kern w:val="0"/>
                <w:sz w:val="18"/>
                <w:szCs w:val="18"/>
                <w14:ligatures w14:val="none"/>
              </w:rPr>
            </w:pPr>
          </w:p>
        </w:tc>
      </w:tr>
      <w:tr w14:paraId="4CF385BF">
        <w:tblPrEx>
          <w:tblCellMar>
            <w:top w:w="0" w:type="dxa"/>
            <w:left w:w="108" w:type="dxa"/>
            <w:bottom w:w="0" w:type="dxa"/>
            <w:right w:w="108" w:type="dxa"/>
          </w:tblCellMar>
        </w:tblPrEx>
        <w:trPr>
          <w:trHeight w:val="330" w:hRule="atLeast"/>
          <w:jc w:val="center"/>
        </w:trPr>
        <w:tc>
          <w:tcPr>
            <w:tcW w:w="2127" w:type="dxa"/>
            <w:vAlign w:val="center"/>
          </w:tcPr>
          <w:p w14:paraId="45B86DA4">
            <w:pPr>
              <w:widowControl/>
              <w:ind w:firstLine="180" w:firstLineChars="100"/>
              <w:jc w:val="left"/>
              <w:rPr>
                <w:rFonts w:eastAsia="等线"/>
                <w:kern w:val="0"/>
                <w:sz w:val="18"/>
                <w:szCs w:val="18"/>
                <w14:ligatures w14:val="none"/>
              </w:rPr>
            </w:pPr>
            <w:bookmarkStart w:id="19" w:name="OLE_LINK29"/>
            <w:r>
              <w:rPr>
                <w:rFonts w:hint="eastAsia" w:ascii="宋体" w:hAnsi="宋体"/>
                <w:kern w:val="0"/>
                <w:sz w:val="18"/>
                <w:szCs w:val="18"/>
                <w14:ligatures w14:val="none"/>
              </w:rPr>
              <w:t>≥</w:t>
            </w:r>
            <w:r>
              <w:rPr>
                <w:rFonts w:eastAsia="等线"/>
                <w:kern w:val="0"/>
                <w:sz w:val="18"/>
                <w:szCs w:val="18"/>
                <w14:ligatures w14:val="none"/>
              </w:rPr>
              <w:t xml:space="preserve">46 </w:t>
            </w:r>
            <w:r>
              <w:rPr>
                <w:rFonts w:hint="eastAsia" w:ascii="宋体" w:hAnsi="宋体"/>
                <w:kern w:val="0"/>
                <w:sz w:val="18"/>
                <w:szCs w:val="18"/>
                <w14:ligatures w14:val="none"/>
              </w:rPr>
              <w:t>岁</w:t>
            </w:r>
            <w:bookmarkEnd w:id="19"/>
          </w:p>
        </w:tc>
        <w:tc>
          <w:tcPr>
            <w:tcW w:w="1271" w:type="dxa"/>
          </w:tcPr>
          <w:p w14:paraId="4F52FD5A">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20</w:t>
            </w:r>
          </w:p>
        </w:tc>
        <w:tc>
          <w:tcPr>
            <w:tcW w:w="1285" w:type="dxa"/>
          </w:tcPr>
          <w:p w14:paraId="3DCE3831">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19</w:t>
            </w:r>
          </w:p>
        </w:tc>
        <w:tc>
          <w:tcPr>
            <w:tcW w:w="1271" w:type="dxa"/>
          </w:tcPr>
          <w:p w14:paraId="2B4E891E">
            <w:pPr>
              <w:widowControl/>
              <w:ind w:firstLine="180" w:firstLineChars="100"/>
              <w:jc w:val="center"/>
              <w:rPr>
                <w:rFonts w:eastAsia="等线"/>
                <w:kern w:val="0"/>
                <w:sz w:val="18"/>
                <w:szCs w:val="18"/>
                <w14:ligatures w14:val="none"/>
              </w:rPr>
            </w:pPr>
            <w:r>
              <w:rPr>
                <w:rFonts w:eastAsia="等线"/>
                <w:kern w:val="0"/>
                <w:sz w:val="18"/>
                <w:szCs w:val="18"/>
                <w14:ligatures w14:val="none"/>
              </w:rPr>
              <w:t>1</w:t>
            </w:r>
            <w:r>
              <w:rPr>
                <w:rFonts w:hint="eastAsia" w:eastAsia="等线"/>
                <w:kern w:val="0"/>
                <w:sz w:val="18"/>
                <w:szCs w:val="18"/>
                <w14:ligatures w14:val="none"/>
              </w:rPr>
              <w:t>0</w:t>
            </w:r>
          </w:p>
        </w:tc>
        <w:tc>
          <w:tcPr>
            <w:tcW w:w="1276" w:type="dxa"/>
          </w:tcPr>
          <w:p w14:paraId="7EEF0B27">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7</w:t>
            </w:r>
          </w:p>
        </w:tc>
        <w:tc>
          <w:tcPr>
            <w:tcW w:w="1080" w:type="dxa"/>
          </w:tcPr>
          <w:p w14:paraId="338BCD68">
            <w:pPr>
              <w:widowControl/>
              <w:ind w:firstLine="180" w:firstLineChars="100"/>
              <w:jc w:val="center"/>
              <w:rPr>
                <w:rFonts w:eastAsia="等线"/>
                <w:kern w:val="0"/>
                <w:sz w:val="18"/>
                <w:szCs w:val="18"/>
                <w14:ligatures w14:val="none"/>
              </w:rPr>
            </w:pPr>
          </w:p>
        </w:tc>
        <w:tc>
          <w:tcPr>
            <w:tcW w:w="1046" w:type="dxa"/>
          </w:tcPr>
          <w:p w14:paraId="1553DA89">
            <w:pPr>
              <w:widowControl/>
              <w:ind w:left="-100" w:leftChars="-48" w:firstLine="180" w:firstLineChars="100"/>
              <w:jc w:val="center"/>
              <w:rPr>
                <w:rFonts w:eastAsia="等线"/>
                <w:kern w:val="0"/>
                <w:sz w:val="18"/>
                <w:szCs w:val="18"/>
                <w14:ligatures w14:val="none"/>
              </w:rPr>
            </w:pPr>
          </w:p>
        </w:tc>
      </w:tr>
      <w:tr w14:paraId="71E028EF">
        <w:tblPrEx>
          <w:tblCellMar>
            <w:top w:w="0" w:type="dxa"/>
            <w:left w:w="108" w:type="dxa"/>
            <w:bottom w:w="0" w:type="dxa"/>
            <w:right w:w="108" w:type="dxa"/>
          </w:tblCellMar>
        </w:tblPrEx>
        <w:trPr>
          <w:trHeight w:val="389" w:hRule="atLeast"/>
          <w:jc w:val="center"/>
        </w:trPr>
        <w:tc>
          <w:tcPr>
            <w:tcW w:w="2127" w:type="dxa"/>
            <w:vAlign w:val="center"/>
          </w:tcPr>
          <w:p w14:paraId="355ED145">
            <w:pPr>
              <w:widowControl/>
              <w:jc w:val="left"/>
              <w:rPr>
                <w:rFonts w:eastAsia="等线"/>
                <w:kern w:val="0"/>
                <w:sz w:val="18"/>
                <w:szCs w:val="18"/>
                <w14:ligatures w14:val="none"/>
              </w:rPr>
            </w:pPr>
            <w:r>
              <w:rPr>
                <w:rFonts w:hint="eastAsia" w:ascii="宋体" w:hAnsi="宋体"/>
                <w:kern w:val="0"/>
                <w:sz w:val="18"/>
                <w:szCs w:val="18"/>
                <w14:ligatures w14:val="none"/>
              </w:rPr>
              <w:t>教育水平</w:t>
            </w:r>
          </w:p>
        </w:tc>
        <w:tc>
          <w:tcPr>
            <w:tcW w:w="1271" w:type="dxa"/>
          </w:tcPr>
          <w:p w14:paraId="118F1897">
            <w:pPr>
              <w:widowControl/>
              <w:ind w:firstLine="180" w:firstLineChars="100"/>
              <w:jc w:val="center"/>
              <w:rPr>
                <w:rFonts w:eastAsia="等线"/>
                <w:kern w:val="0"/>
                <w:sz w:val="18"/>
                <w:szCs w:val="18"/>
                <w14:ligatures w14:val="none"/>
              </w:rPr>
            </w:pPr>
          </w:p>
        </w:tc>
        <w:tc>
          <w:tcPr>
            <w:tcW w:w="1285" w:type="dxa"/>
          </w:tcPr>
          <w:p w14:paraId="39AF0823">
            <w:pPr>
              <w:widowControl/>
              <w:ind w:firstLine="180" w:firstLineChars="100"/>
              <w:jc w:val="center"/>
              <w:rPr>
                <w:rFonts w:eastAsia="等线"/>
                <w:kern w:val="0"/>
                <w:sz w:val="18"/>
                <w:szCs w:val="18"/>
                <w14:ligatures w14:val="none"/>
              </w:rPr>
            </w:pPr>
          </w:p>
        </w:tc>
        <w:tc>
          <w:tcPr>
            <w:tcW w:w="1271" w:type="dxa"/>
          </w:tcPr>
          <w:p w14:paraId="0AD7F1CC">
            <w:pPr>
              <w:widowControl/>
              <w:ind w:firstLine="180" w:firstLineChars="100"/>
              <w:jc w:val="center"/>
              <w:rPr>
                <w:rFonts w:eastAsia="等线"/>
                <w:kern w:val="0"/>
                <w:sz w:val="18"/>
                <w:szCs w:val="18"/>
                <w14:ligatures w14:val="none"/>
              </w:rPr>
            </w:pPr>
          </w:p>
        </w:tc>
        <w:tc>
          <w:tcPr>
            <w:tcW w:w="1276" w:type="dxa"/>
          </w:tcPr>
          <w:p w14:paraId="1963D2BD">
            <w:pPr>
              <w:widowControl/>
              <w:ind w:firstLine="180" w:firstLineChars="100"/>
              <w:jc w:val="center"/>
              <w:rPr>
                <w:rFonts w:eastAsia="等线"/>
                <w:kern w:val="0"/>
                <w:sz w:val="18"/>
                <w:szCs w:val="18"/>
                <w14:ligatures w14:val="none"/>
              </w:rPr>
            </w:pPr>
          </w:p>
        </w:tc>
        <w:tc>
          <w:tcPr>
            <w:tcW w:w="1080" w:type="dxa"/>
          </w:tcPr>
          <w:p w14:paraId="259855E8">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28.253</w:t>
            </w:r>
          </w:p>
        </w:tc>
        <w:tc>
          <w:tcPr>
            <w:tcW w:w="1046" w:type="dxa"/>
          </w:tcPr>
          <w:p w14:paraId="6024766D">
            <w:pPr>
              <w:widowControl/>
              <w:ind w:left="-100" w:leftChars="-48" w:firstLine="180" w:firstLineChars="100"/>
              <w:jc w:val="center"/>
              <w:rPr>
                <w:rFonts w:eastAsia="等线"/>
                <w:kern w:val="0"/>
                <w:sz w:val="18"/>
                <w:szCs w:val="18"/>
                <w14:ligatures w14:val="none"/>
              </w:rPr>
            </w:pPr>
            <w:r>
              <w:rPr>
                <w:rFonts w:hint="eastAsia" w:eastAsia="等线"/>
                <w:kern w:val="0"/>
                <w:sz w:val="18"/>
                <w:szCs w:val="18"/>
                <w14:ligatures w14:val="none"/>
              </w:rPr>
              <w:t>&lt;0.001</w:t>
            </w:r>
          </w:p>
        </w:tc>
      </w:tr>
      <w:tr w14:paraId="3B7BE7D2">
        <w:tblPrEx>
          <w:tblCellMar>
            <w:top w:w="0" w:type="dxa"/>
            <w:left w:w="108" w:type="dxa"/>
            <w:bottom w:w="0" w:type="dxa"/>
            <w:right w:w="108" w:type="dxa"/>
          </w:tblCellMar>
        </w:tblPrEx>
        <w:trPr>
          <w:trHeight w:val="330" w:hRule="atLeast"/>
          <w:jc w:val="center"/>
        </w:trPr>
        <w:tc>
          <w:tcPr>
            <w:tcW w:w="2127" w:type="dxa"/>
            <w:vAlign w:val="center"/>
          </w:tcPr>
          <w:p w14:paraId="3F8F43E6">
            <w:pPr>
              <w:widowControl/>
              <w:ind w:firstLine="180" w:firstLineChars="100"/>
              <w:jc w:val="left"/>
              <w:rPr>
                <w:rFonts w:eastAsia="等线"/>
                <w:kern w:val="0"/>
                <w:sz w:val="18"/>
                <w:szCs w:val="18"/>
                <w14:ligatures w14:val="none"/>
              </w:rPr>
            </w:pPr>
            <w:bookmarkStart w:id="20" w:name="OLE_LINK30"/>
            <w:r>
              <w:rPr>
                <w:rFonts w:hint="eastAsia" w:ascii="宋体" w:hAnsi="宋体"/>
                <w:kern w:val="0"/>
                <w:sz w:val="18"/>
                <w:szCs w:val="18"/>
                <w14:ligatures w14:val="none"/>
              </w:rPr>
              <w:t>大专</w:t>
            </w:r>
            <w:bookmarkEnd w:id="20"/>
          </w:p>
        </w:tc>
        <w:tc>
          <w:tcPr>
            <w:tcW w:w="1271" w:type="dxa"/>
          </w:tcPr>
          <w:p w14:paraId="762C97C2">
            <w:pPr>
              <w:widowControl/>
              <w:ind w:firstLine="180" w:firstLineChars="100"/>
              <w:jc w:val="center"/>
              <w:rPr>
                <w:rFonts w:eastAsia="等线"/>
                <w:kern w:val="0"/>
                <w:sz w:val="18"/>
                <w:szCs w:val="18"/>
                <w14:ligatures w14:val="none"/>
              </w:rPr>
            </w:pPr>
            <w:r>
              <w:rPr>
                <w:rFonts w:eastAsia="等线"/>
                <w:kern w:val="0"/>
                <w:sz w:val="18"/>
                <w:szCs w:val="18"/>
                <w14:ligatures w14:val="none"/>
              </w:rPr>
              <w:t>38</w:t>
            </w:r>
          </w:p>
        </w:tc>
        <w:tc>
          <w:tcPr>
            <w:tcW w:w="1285" w:type="dxa"/>
          </w:tcPr>
          <w:p w14:paraId="27C6D913">
            <w:pPr>
              <w:widowControl/>
              <w:ind w:firstLine="180" w:firstLineChars="100"/>
              <w:jc w:val="center"/>
              <w:rPr>
                <w:rFonts w:eastAsia="等线"/>
                <w:kern w:val="0"/>
                <w:sz w:val="18"/>
                <w:szCs w:val="18"/>
                <w14:ligatures w14:val="none"/>
              </w:rPr>
            </w:pPr>
            <w:r>
              <w:rPr>
                <w:rFonts w:eastAsia="等线"/>
                <w:kern w:val="0"/>
                <w:sz w:val="18"/>
                <w:szCs w:val="18"/>
                <w14:ligatures w14:val="none"/>
              </w:rPr>
              <w:t>22</w:t>
            </w:r>
          </w:p>
        </w:tc>
        <w:tc>
          <w:tcPr>
            <w:tcW w:w="1271" w:type="dxa"/>
          </w:tcPr>
          <w:p w14:paraId="12828173">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276" w:type="dxa"/>
          </w:tcPr>
          <w:p w14:paraId="33ACE08F">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080" w:type="dxa"/>
          </w:tcPr>
          <w:p w14:paraId="0A2FA83E">
            <w:pPr>
              <w:widowControl/>
              <w:ind w:firstLine="180" w:firstLineChars="100"/>
              <w:jc w:val="center"/>
              <w:rPr>
                <w:rFonts w:eastAsia="等线"/>
                <w:kern w:val="0"/>
                <w:sz w:val="18"/>
                <w:szCs w:val="18"/>
                <w14:ligatures w14:val="none"/>
              </w:rPr>
            </w:pPr>
          </w:p>
        </w:tc>
        <w:tc>
          <w:tcPr>
            <w:tcW w:w="1046" w:type="dxa"/>
          </w:tcPr>
          <w:p w14:paraId="61560147">
            <w:pPr>
              <w:widowControl/>
              <w:ind w:left="-100" w:leftChars="-48" w:firstLine="180" w:firstLineChars="100"/>
              <w:jc w:val="center"/>
              <w:rPr>
                <w:rFonts w:eastAsia="等线"/>
                <w:kern w:val="0"/>
                <w:sz w:val="18"/>
                <w:szCs w:val="18"/>
                <w14:ligatures w14:val="none"/>
              </w:rPr>
            </w:pPr>
          </w:p>
        </w:tc>
      </w:tr>
      <w:tr w14:paraId="3797F0BA">
        <w:tblPrEx>
          <w:tblCellMar>
            <w:top w:w="0" w:type="dxa"/>
            <w:left w:w="108" w:type="dxa"/>
            <w:bottom w:w="0" w:type="dxa"/>
            <w:right w:w="108" w:type="dxa"/>
          </w:tblCellMar>
        </w:tblPrEx>
        <w:trPr>
          <w:trHeight w:val="330" w:hRule="atLeast"/>
          <w:jc w:val="center"/>
        </w:trPr>
        <w:tc>
          <w:tcPr>
            <w:tcW w:w="2127" w:type="dxa"/>
            <w:vAlign w:val="center"/>
          </w:tcPr>
          <w:p w14:paraId="1B7933C4">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本科</w:t>
            </w:r>
          </w:p>
        </w:tc>
        <w:tc>
          <w:tcPr>
            <w:tcW w:w="1271" w:type="dxa"/>
          </w:tcPr>
          <w:p w14:paraId="13C39CD4">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285" w:type="dxa"/>
          </w:tcPr>
          <w:p w14:paraId="52643473">
            <w:pPr>
              <w:widowControl/>
              <w:ind w:firstLine="180" w:firstLineChars="100"/>
              <w:jc w:val="center"/>
              <w:rPr>
                <w:rFonts w:eastAsia="等线"/>
                <w:kern w:val="0"/>
                <w:sz w:val="18"/>
                <w:szCs w:val="18"/>
                <w14:ligatures w14:val="none"/>
              </w:rPr>
            </w:pPr>
            <w:r>
              <w:rPr>
                <w:rFonts w:eastAsia="等线"/>
                <w:kern w:val="0"/>
                <w:sz w:val="18"/>
                <w:szCs w:val="18"/>
                <w14:ligatures w14:val="none"/>
              </w:rPr>
              <w:t>47</w:t>
            </w:r>
          </w:p>
        </w:tc>
        <w:tc>
          <w:tcPr>
            <w:tcW w:w="1271" w:type="dxa"/>
          </w:tcPr>
          <w:p w14:paraId="693D0BE6">
            <w:pPr>
              <w:widowControl/>
              <w:ind w:firstLine="180" w:firstLineChars="100"/>
              <w:jc w:val="center"/>
              <w:rPr>
                <w:rFonts w:eastAsia="等线"/>
                <w:kern w:val="0"/>
                <w:sz w:val="18"/>
                <w:szCs w:val="18"/>
                <w14:ligatures w14:val="none"/>
              </w:rPr>
            </w:pPr>
            <w:r>
              <w:rPr>
                <w:rFonts w:eastAsia="等线"/>
                <w:kern w:val="0"/>
                <w:sz w:val="18"/>
                <w:szCs w:val="18"/>
                <w14:ligatures w14:val="none"/>
              </w:rPr>
              <w:t>40</w:t>
            </w:r>
          </w:p>
        </w:tc>
        <w:tc>
          <w:tcPr>
            <w:tcW w:w="1276" w:type="dxa"/>
          </w:tcPr>
          <w:p w14:paraId="65FE5483">
            <w:pPr>
              <w:widowControl/>
              <w:ind w:firstLine="180" w:firstLineChars="100"/>
              <w:jc w:val="center"/>
              <w:rPr>
                <w:rFonts w:eastAsia="等线"/>
                <w:kern w:val="0"/>
                <w:sz w:val="18"/>
                <w:szCs w:val="18"/>
                <w14:ligatures w14:val="none"/>
              </w:rPr>
            </w:pPr>
            <w:r>
              <w:rPr>
                <w:rFonts w:eastAsia="等线"/>
                <w:kern w:val="0"/>
                <w:sz w:val="18"/>
                <w:szCs w:val="18"/>
                <w14:ligatures w14:val="none"/>
              </w:rPr>
              <w:t>33</w:t>
            </w:r>
          </w:p>
        </w:tc>
        <w:tc>
          <w:tcPr>
            <w:tcW w:w="1080" w:type="dxa"/>
          </w:tcPr>
          <w:p w14:paraId="68FD1D40">
            <w:pPr>
              <w:widowControl/>
              <w:ind w:firstLine="180" w:firstLineChars="100"/>
              <w:jc w:val="center"/>
              <w:rPr>
                <w:rFonts w:eastAsia="等线"/>
                <w:kern w:val="0"/>
                <w:sz w:val="18"/>
                <w:szCs w:val="18"/>
                <w14:ligatures w14:val="none"/>
              </w:rPr>
            </w:pPr>
          </w:p>
        </w:tc>
        <w:tc>
          <w:tcPr>
            <w:tcW w:w="1046" w:type="dxa"/>
          </w:tcPr>
          <w:p w14:paraId="5157FD29">
            <w:pPr>
              <w:widowControl/>
              <w:ind w:left="-100" w:leftChars="-48" w:firstLine="180" w:firstLineChars="100"/>
              <w:jc w:val="center"/>
              <w:rPr>
                <w:rFonts w:eastAsia="等线"/>
                <w:kern w:val="0"/>
                <w:sz w:val="18"/>
                <w:szCs w:val="18"/>
                <w14:ligatures w14:val="none"/>
              </w:rPr>
            </w:pPr>
          </w:p>
        </w:tc>
      </w:tr>
      <w:tr w14:paraId="534E29AD">
        <w:tblPrEx>
          <w:tblCellMar>
            <w:top w:w="0" w:type="dxa"/>
            <w:left w:w="108" w:type="dxa"/>
            <w:bottom w:w="0" w:type="dxa"/>
            <w:right w:w="108" w:type="dxa"/>
          </w:tblCellMar>
        </w:tblPrEx>
        <w:trPr>
          <w:trHeight w:val="330" w:hRule="atLeast"/>
          <w:jc w:val="center"/>
        </w:trPr>
        <w:tc>
          <w:tcPr>
            <w:tcW w:w="2127" w:type="dxa"/>
            <w:vAlign w:val="center"/>
          </w:tcPr>
          <w:p w14:paraId="5AFAD973">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研究生及以上</w:t>
            </w:r>
          </w:p>
        </w:tc>
        <w:tc>
          <w:tcPr>
            <w:tcW w:w="1271" w:type="dxa"/>
          </w:tcPr>
          <w:p w14:paraId="6474EE5C">
            <w:pPr>
              <w:widowControl/>
              <w:ind w:firstLine="180" w:firstLineChars="100"/>
              <w:jc w:val="center"/>
              <w:rPr>
                <w:rFonts w:eastAsia="等线"/>
                <w:kern w:val="0"/>
                <w:sz w:val="18"/>
                <w:szCs w:val="18"/>
                <w14:ligatures w14:val="none"/>
              </w:rPr>
            </w:pPr>
            <w:r>
              <w:rPr>
                <w:rFonts w:eastAsia="等线"/>
                <w:kern w:val="0"/>
                <w:sz w:val="18"/>
                <w:szCs w:val="18"/>
                <w14:ligatures w14:val="none"/>
              </w:rPr>
              <w:t>2</w:t>
            </w:r>
          </w:p>
        </w:tc>
        <w:tc>
          <w:tcPr>
            <w:tcW w:w="1285" w:type="dxa"/>
          </w:tcPr>
          <w:p w14:paraId="74E93A9A">
            <w:pPr>
              <w:widowControl/>
              <w:ind w:firstLine="180" w:firstLineChars="100"/>
              <w:jc w:val="center"/>
              <w:rPr>
                <w:rFonts w:eastAsia="等线"/>
                <w:kern w:val="0"/>
                <w:sz w:val="18"/>
                <w:szCs w:val="18"/>
                <w14:ligatures w14:val="none"/>
              </w:rPr>
            </w:pPr>
            <w:r>
              <w:rPr>
                <w:rFonts w:eastAsia="等线"/>
                <w:kern w:val="0"/>
                <w:sz w:val="18"/>
                <w:szCs w:val="18"/>
                <w14:ligatures w14:val="none"/>
              </w:rPr>
              <w:t>6</w:t>
            </w:r>
          </w:p>
        </w:tc>
        <w:tc>
          <w:tcPr>
            <w:tcW w:w="1271" w:type="dxa"/>
          </w:tcPr>
          <w:p w14:paraId="327A1776">
            <w:pPr>
              <w:widowControl/>
              <w:ind w:firstLine="180" w:firstLineChars="100"/>
              <w:jc w:val="center"/>
              <w:rPr>
                <w:rFonts w:eastAsia="等线"/>
                <w:kern w:val="0"/>
                <w:sz w:val="18"/>
                <w:szCs w:val="18"/>
                <w14:ligatures w14:val="none"/>
              </w:rPr>
            </w:pPr>
            <w:r>
              <w:rPr>
                <w:rFonts w:eastAsia="等线"/>
                <w:kern w:val="0"/>
                <w:sz w:val="18"/>
                <w:szCs w:val="18"/>
                <w14:ligatures w14:val="none"/>
              </w:rPr>
              <w:t>5</w:t>
            </w:r>
          </w:p>
        </w:tc>
        <w:tc>
          <w:tcPr>
            <w:tcW w:w="1276" w:type="dxa"/>
          </w:tcPr>
          <w:p w14:paraId="10E2EAE7">
            <w:pPr>
              <w:widowControl/>
              <w:ind w:firstLine="180" w:firstLineChars="100"/>
              <w:jc w:val="center"/>
              <w:rPr>
                <w:rFonts w:eastAsia="等线"/>
                <w:kern w:val="0"/>
                <w:sz w:val="18"/>
                <w:szCs w:val="18"/>
                <w14:ligatures w14:val="none"/>
              </w:rPr>
            </w:pPr>
            <w:r>
              <w:rPr>
                <w:rFonts w:eastAsia="等线"/>
                <w:kern w:val="0"/>
                <w:sz w:val="18"/>
                <w:szCs w:val="18"/>
                <w14:ligatures w14:val="none"/>
              </w:rPr>
              <w:t>5</w:t>
            </w:r>
          </w:p>
        </w:tc>
        <w:tc>
          <w:tcPr>
            <w:tcW w:w="1080" w:type="dxa"/>
          </w:tcPr>
          <w:p w14:paraId="6C5A5C02">
            <w:pPr>
              <w:widowControl/>
              <w:ind w:firstLine="180" w:firstLineChars="100"/>
              <w:jc w:val="center"/>
              <w:rPr>
                <w:rFonts w:eastAsia="等线"/>
                <w:kern w:val="0"/>
                <w:sz w:val="18"/>
                <w:szCs w:val="18"/>
                <w14:ligatures w14:val="none"/>
              </w:rPr>
            </w:pPr>
          </w:p>
        </w:tc>
        <w:tc>
          <w:tcPr>
            <w:tcW w:w="1046" w:type="dxa"/>
          </w:tcPr>
          <w:p w14:paraId="6188AC7D">
            <w:pPr>
              <w:widowControl/>
              <w:ind w:left="-100" w:leftChars="-48" w:firstLine="180" w:firstLineChars="100"/>
              <w:jc w:val="center"/>
              <w:rPr>
                <w:rFonts w:eastAsia="等线"/>
                <w:kern w:val="0"/>
                <w:sz w:val="18"/>
                <w:szCs w:val="18"/>
                <w14:ligatures w14:val="none"/>
              </w:rPr>
            </w:pPr>
          </w:p>
        </w:tc>
      </w:tr>
      <w:tr w14:paraId="454839EA">
        <w:tblPrEx>
          <w:tblCellMar>
            <w:top w:w="0" w:type="dxa"/>
            <w:left w:w="108" w:type="dxa"/>
            <w:bottom w:w="0" w:type="dxa"/>
            <w:right w:w="108" w:type="dxa"/>
          </w:tblCellMar>
        </w:tblPrEx>
        <w:trPr>
          <w:trHeight w:val="330" w:hRule="atLeast"/>
          <w:jc w:val="center"/>
        </w:trPr>
        <w:tc>
          <w:tcPr>
            <w:tcW w:w="2127" w:type="dxa"/>
            <w:vAlign w:val="center"/>
          </w:tcPr>
          <w:p w14:paraId="78A1ABC2">
            <w:pPr>
              <w:widowControl/>
              <w:jc w:val="left"/>
              <w:rPr>
                <w:rFonts w:eastAsia="等线"/>
                <w:kern w:val="0"/>
                <w:sz w:val="18"/>
                <w:szCs w:val="18"/>
                <w14:ligatures w14:val="none"/>
              </w:rPr>
            </w:pPr>
            <w:r>
              <w:rPr>
                <w:rFonts w:hint="eastAsia" w:ascii="宋体" w:hAnsi="宋体"/>
                <w:kern w:val="0"/>
                <w:sz w:val="18"/>
                <w:szCs w:val="18"/>
                <w14:ligatures w14:val="none"/>
              </w:rPr>
              <w:t>家庭人均月收入</w:t>
            </w:r>
          </w:p>
        </w:tc>
        <w:tc>
          <w:tcPr>
            <w:tcW w:w="1271" w:type="dxa"/>
          </w:tcPr>
          <w:p w14:paraId="6D47307A">
            <w:pPr>
              <w:widowControl/>
              <w:ind w:firstLine="180" w:firstLineChars="100"/>
              <w:jc w:val="center"/>
              <w:rPr>
                <w:rFonts w:eastAsia="等线"/>
                <w:kern w:val="0"/>
                <w:sz w:val="18"/>
                <w:szCs w:val="18"/>
                <w14:ligatures w14:val="none"/>
              </w:rPr>
            </w:pPr>
          </w:p>
        </w:tc>
        <w:tc>
          <w:tcPr>
            <w:tcW w:w="1285" w:type="dxa"/>
          </w:tcPr>
          <w:p w14:paraId="5F1BB406">
            <w:pPr>
              <w:widowControl/>
              <w:ind w:firstLine="180" w:firstLineChars="100"/>
              <w:jc w:val="center"/>
              <w:rPr>
                <w:rFonts w:eastAsia="等线"/>
                <w:kern w:val="0"/>
                <w:sz w:val="18"/>
                <w:szCs w:val="18"/>
                <w14:ligatures w14:val="none"/>
              </w:rPr>
            </w:pPr>
          </w:p>
        </w:tc>
        <w:tc>
          <w:tcPr>
            <w:tcW w:w="1271" w:type="dxa"/>
          </w:tcPr>
          <w:p w14:paraId="44D64630">
            <w:pPr>
              <w:widowControl/>
              <w:ind w:firstLine="180" w:firstLineChars="100"/>
              <w:jc w:val="center"/>
              <w:rPr>
                <w:rFonts w:eastAsia="等线"/>
                <w:kern w:val="0"/>
                <w:sz w:val="18"/>
                <w:szCs w:val="18"/>
                <w14:ligatures w14:val="none"/>
              </w:rPr>
            </w:pPr>
          </w:p>
        </w:tc>
        <w:tc>
          <w:tcPr>
            <w:tcW w:w="1276" w:type="dxa"/>
          </w:tcPr>
          <w:p w14:paraId="6B4F6A83">
            <w:pPr>
              <w:widowControl/>
              <w:ind w:firstLine="180" w:firstLineChars="100"/>
              <w:jc w:val="center"/>
              <w:rPr>
                <w:rFonts w:eastAsia="等线"/>
                <w:kern w:val="0"/>
                <w:sz w:val="18"/>
                <w:szCs w:val="18"/>
                <w14:ligatures w14:val="none"/>
              </w:rPr>
            </w:pPr>
          </w:p>
        </w:tc>
        <w:tc>
          <w:tcPr>
            <w:tcW w:w="1080" w:type="dxa"/>
          </w:tcPr>
          <w:p w14:paraId="60B623F1">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7.004</w:t>
            </w:r>
          </w:p>
        </w:tc>
        <w:tc>
          <w:tcPr>
            <w:tcW w:w="1046" w:type="dxa"/>
          </w:tcPr>
          <w:p w14:paraId="468DB43C">
            <w:pPr>
              <w:widowControl/>
              <w:ind w:left="-100" w:leftChars="-48" w:firstLine="180" w:firstLineChars="100"/>
              <w:jc w:val="center"/>
              <w:rPr>
                <w:rFonts w:eastAsia="等线"/>
                <w:kern w:val="0"/>
                <w:sz w:val="18"/>
                <w:szCs w:val="18"/>
                <w14:ligatures w14:val="none"/>
              </w:rPr>
            </w:pPr>
            <w:r>
              <w:rPr>
                <w:rFonts w:hint="eastAsia" w:eastAsia="等线"/>
                <w:kern w:val="0"/>
                <w:sz w:val="18"/>
                <w:szCs w:val="18"/>
                <w14:ligatures w14:val="none"/>
              </w:rPr>
              <w:t>0.637</w:t>
            </w:r>
          </w:p>
        </w:tc>
      </w:tr>
      <w:tr w14:paraId="4BE8AE79">
        <w:tblPrEx>
          <w:tblCellMar>
            <w:top w:w="0" w:type="dxa"/>
            <w:left w:w="108" w:type="dxa"/>
            <w:bottom w:w="0" w:type="dxa"/>
            <w:right w:w="108" w:type="dxa"/>
          </w:tblCellMar>
        </w:tblPrEx>
        <w:trPr>
          <w:trHeight w:val="330" w:hRule="atLeast"/>
          <w:jc w:val="center"/>
        </w:trPr>
        <w:tc>
          <w:tcPr>
            <w:tcW w:w="2127" w:type="dxa"/>
            <w:vAlign w:val="center"/>
          </w:tcPr>
          <w:p w14:paraId="7EE290DC">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w:t>
            </w:r>
            <w:r>
              <w:rPr>
                <w:rFonts w:eastAsia="等线"/>
                <w:kern w:val="0"/>
                <w:sz w:val="18"/>
                <w:szCs w:val="18"/>
                <w14:ligatures w14:val="none"/>
              </w:rPr>
              <w:t xml:space="preserve">5000 </w:t>
            </w:r>
            <w:r>
              <w:rPr>
                <w:rFonts w:hint="eastAsia" w:ascii="宋体" w:hAnsi="宋体"/>
                <w:kern w:val="0"/>
                <w:sz w:val="18"/>
                <w:szCs w:val="18"/>
                <w14:ligatures w14:val="none"/>
              </w:rPr>
              <w:t>元</w:t>
            </w:r>
          </w:p>
        </w:tc>
        <w:tc>
          <w:tcPr>
            <w:tcW w:w="1271" w:type="dxa"/>
          </w:tcPr>
          <w:p w14:paraId="54DC335E">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85" w:type="dxa"/>
          </w:tcPr>
          <w:p w14:paraId="1EAB8946">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271" w:type="dxa"/>
          </w:tcPr>
          <w:p w14:paraId="35BDFA07">
            <w:pPr>
              <w:widowControl/>
              <w:ind w:firstLine="180" w:firstLineChars="100"/>
              <w:jc w:val="center"/>
              <w:rPr>
                <w:rFonts w:eastAsia="等线"/>
                <w:kern w:val="0"/>
                <w:sz w:val="18"/>
                <w:szCs w:val="18"/>
                <w14:ligatures w14:val="none"/>
              </w:rPr>
            </w:pPr>
            <w:r>
              <w:rPr>
                <w:rFonts w:eastAsia="等线"/>
                <w:kern w:val="0"/>
                <w:sz w:val="18"/>
                <w:szCs w:val="18"/>
                <w14:ligatures w14:val="none"/>
              </w:rPr>
              <w:t>10</w:t>
            </w:r>
          </w:p>
        </w:tc>
        <w:tc>
          <w:tcPr>
            <w:tcW w:w="1276" w:type="dxa"/>
          </w:tcPr>
          <w:p w14:paraId="542DAFD7">
            <w:pPr>
              <w:widowControl/>
              <w:ind w:firstLine="180" w:firstLineChars="100"/>
              <w:jc w:val="center"/>
              <w:rPr>
                <w:rFonts w:eastAsia="等线"/>
                <w:kern w:val="0"/>
                <w:sz w:val="18"/>
                <w:szCs w:val="18"/>
                <w14:ligatures w14:val="none"/>
              </w:rPr>
            </w:pPr>
            <w:r>
              <w:rPr>
                <w:rFonts w:eastAsia="等线"/>
                <w:kern w:val="0"/>
                <w:sz w:val="18"/>
                <w:szCs w:val="18"/>
                <w14:ligatures w14:val="none"/>
              </w:rPr>
              <w:t>11</w:t>
            </w:r>
          </w:p>
        </w:tc>
        <w:tc>
          <w:tcPr>
            <w:tcW w:w="1080" w:type="dxa"/>
          </w:tcPr>
          <w:p w14:paraId="77BFA803">
            <w:pPr>
              <w:widowControl/>
              <w:ind w:firstLine="180" w:firstLineChars="100"/>
              <w:jc w:val="center"/>
              <w:rPr>
                <w:rFonts w:eastAsia="等线"/>
                <w:kern w:val="0"/>
                <w:sz w:val="18"/>
                <w:szCs w:val="18"/>
                <w14:ligatures w14:val="none"/>
              </w:rPr>
            </w:pPr>
          </w:p>
        </w:tc>
        <w:tc>
          <w:tcPr>
            <w:tcW w:w="1046" w:type="dxa"/>
          </w:tcPr>
          <w:p w14:paraId="0E9D8449">
            <w:pPr>
              <w:widowControl/>
              <w:ind w:left="-100" w:leftChars="-48" w:firstLine="180" w:firstLineChars="100"/>
              <w:jc w:val="center"/>
              <w:rPr>
                <w:rFonts w:eastAsia="等线"/>
                <w:kern w:val="0"/>
                <w:sz w:val="18"/>
                <w:szCs w:val="18"/>
                <w14:ligatures w14:val="none"/>
              </w:rPr>
            </w:pPr>
          </w:p>
        </w:tc>
      </w:tr>
      <w:tr w14:paraId="3115CF25">
        <w:tblPrEx>
          <w:tblCellMar>
            <w:top w:w="0" w:type="dxa"/>
            <w:left w:w="108" w:type="dxa"/>
            <w:bottom w:w="0" w:type="dxa"/>
            <w:right w:w="108" w:type="dxa"/>
          </w:tblCellMar>
        </w:tblPrEx>
        <w:trPr>
          <w:trHeight w:val="330" w:hRule="atLeast"/>
          <w:jc w:val="center"/>
        </w:trPr>
        <w:tc>
          <w:tcPr>
            <w:tcW w:w="2127" w:type="dxa"/>
            <w:vAlign w:val="center"/>
          </w:tcPr>
          <w:p w14:paraId="387A3C83">
            <w:pPr>
              <w:widowControl/>
              <w:ind w:firstLine="180" w:firstLineChars="100"/>
              <w:jc w:val="left"/>
              <w:rPr>
                <w:rFonts w:eastAsia="等线"/>
                <w:kern w:val="0"/>
                <w:sz w:val="18"/>
                <w:szCs w:val="18"/>
                <w14:ligatures w14:val="none"/>
              </w:rPr>
            </w:pPr>
            <w:r>
              <w:rPr>
                <w:rFonts w:eastAsia="等线"/>
                <w:kern w:val="0"/>
                <w:sz w:val="18"/>
                <w:szCs w:val="18"/>
                <w14:ligatures w14:val="none"/>
              </w:rPr>
              <w:t xml:space="preserve">5000-7999 </w:t>
            </w:r>
            <w:r>
              <w:rPr>
                <w:rFonts w:hint="eastAsia" w:ascii="宋体" w:hAnsi="宋体"/>
                <w:kern w:val="0"/>
                <w:sz w:val="18"/>
                <w:szCs w:val="18"/>
                <w14:ligatures w14:val="none"/>
              </w:rPr>
              <w:t>元</w:t>
            </w:r>
          </w:p>
        </w:tc>
        <w:tc>
          <w:tcPr>
            <w:tcW w:w="1271" w:type="dxa"/>
          </w:tcPr>
          <w:p w14:paraId="44703E4A">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285" w:type="dxa"/>
          </w:tcPr>
          <w:p w14:paraId="2112686A">
            <w:pPr>
              <w:widowControl/>
              <w:ind w:firstLine="180" w:firstLineChars="100"/>
              <w:jc w:val="center"/>
              <w:rPr>
                <w:rFonts w:eastAsia="等线"/>
                <w:kern w:val="0"/>
                <w:sz w:val="18"/>
                <w:szCs w:val="18"/>
                <w14:ligatures w14:val="none"/>
              </w:rPr>
            </w:pPr>
            <w:r>
              <w:rPr>
                <w:rFonts w:eastAsia="等线"/>
                <w:kern w:val="0"/>
                <w:sz w:val="18"/>
                <w:szCs w:val="18"/>
                <w14:ligatures w14:val="none"/>
              </w:rPr>
              <w:t>23</w:t>
            </w:r>
          </w:p>
        </w:tc>
        <w:tc>
          <w:tcPr>
            <w:tcW w:w="1271" w:type="dxa"/>
          </w:tcPr>
          <w:p w14:paraId="5A3C6194">
            <w:pPr>
              <w:widowControl/>
              <w:ind w:firstLine="180" w:firstLineChars="100"/>
              <w:jc w:val="center"/>
              <w:rPr>
                <w:rFonts w:eastAsia="等线"/>
                <w:kern w:val="0"/>
                <w:sz w:val="18"/>
                <w:szCs w:val="18"/>
                <w14:ligatures w14:val="none"/>
              </w:rPr>
            </w:pPr>
            <w:r>
              <w:rPr>
                <w:rFonts w:eastAsia="等线"/>
                <w:kern w:val="0"/>
                <w:sz w:val="18"/>
                <w:szCs w:val="18"/>
                <w14:ligatures w14:val="none"/>
              </w:rPr>
              <w:t>21</w:t>
            </w:r>
          </w:p>
        </w:tc>
        <w:tc>
          <w:tcPr>
            <w:tcW w:w="1276" w:type="dxa"/>
          </w:tcPr>
          <w:p w14:paraId="59785803">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080" w:type="dxa"/>
          </w:tcPr>
          <w:p w14:paraId="78D53E7B">
            <w:pPr>
              <w:widowControl/>
              <w:ind w:firstLine="180" w:firstLineChars="100"/>
              <w:jc w:val="center"/>
              <w:rPr>
                <w:rFonts w:eastAsia="等线"/>
                <w:kern w:val="0"/>
                <w:sz w:val="18"/>
                <w:szCs w:val="18"/>
                <w14:ligatures w14:val="none"/>
              </w:rPr>
            </w:pPr>
          </w:p>
        </w:tc>
        <w:tc>
          <w:tcPr>
            <w:tcW w:w="1046" w:type="dxa"/>
          </w:tcPr>
          <w:p w14:paraId="27CAFB42">
            <w:pPr>
              <w:widowControl/>
              <w:ind w:left="-100" w:leftChars="-48" w:firstLine="180" w:firstLineChars="100"/>
              <w:jc w:val="center"/>
              <w:rPr>
                <w:rFonts w:eastAsia="等线"/>
                <w:kern w:val="0"/>
                <w:sz w:val="18"/>
                <w:szCs w:val="18"/>
                <w14:ligatures w14:val="none"/>
              </w:rPr>
            </w:pPr>
          </w:p>
        </w:tc>
      </w:tr>
      <w:tr w14:paraId="409D73DF">
        <w:tblPrEx>
          <w:tblCellMar>
            <w:top w:w="0" w:type="dxa"/>
            <w:left w:w="108" w:type="dxa"/>
            <w:bottom w:w="0" w:type="dxa"/>
            <w:right w:w="108" w:type="dxa"/>
          </w:tblCellMar>
        </w:tblPrEx>
        <w:trPr>
          <w:trHeight w:val="330" w:hRule="atLeast"/>
          <w:jc w:val="center"/>
        </w:trPr>
        <w:tc>
          <w:tcPr>
            <w:tcW w:w="2127" w:type="dxa"/>
            <w:vAlign w:val="center"/>
          </w:tcPr>
          <w:p w14:paraId="2CB892D0">
            <w:pPr>
              <w:widowControl/>
              <w:ind w:firstLine="180" w:firstLineChars="100"/>
              <w:jc w:val="left"/>
              <w:rPr>
                <w:rFonts w:eastAsia="等线"/>
                <w:kern w:val="0"/>
                <w:sz w:val="18"/>
                <w:szCs w:val="18"/>
                <w14:ligatures w14:val="none"/>
              </w:rPr>
            </w:pPr>
            <w:r>
              <w:rPr>
                <w:rFonts w:eastAsia="等线"/>
                <w:kern w:val="0"/>
                <w:sz w:val="18"/>
                <w:szCs w:val="18"/>
                <w14:ligatures w14:val="none"/>
              </w:rPr>
              <w:t xml:space="preserve">8000-10000 </w:t>
            </w:r>
            <w:r>
              <w:rPr>
                <w:rFonts w:hint="eastAsia" w:ascii="宋体" w:hAnsi="宋体"/>
                <w:kern w:val="0"/>
                <w:sz w:val="18"/>
                <w:szCs w:val="18"/>
                <w14:ligatures w14:val="none"/>
              </w:rPr>
              <w:t>元</w:t>
            </w:r>
          </w:p>
        </w:tc>
        <w:tc>
          <w:tcPr>
            <w:tcW w:w="1271" w:type="dxa"/>
          </w:tcPr>
          <w:p w14:paraId="3FE4FD45">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285" w:type="dxa"/>
          </w:tcPr>
          <w:p w14:paraId="4ED51363">
            <w:pPr>
              <w:widowControl/>
              <w:ind w:firstLine="180" w:firstLineChars="100"/>
              <w:jc w:val="center"/>
              <w:rPr>
                <w:rFonts w:eastAsia="等线"/>
                <w:kern w:val="0"/>
                <w:sz w:val="18"/>
                <w:szCs w:val="18"/>
                <w14:ligatures w14:val="none"/>
              </w:rPr>
            </w:pPr>
            <w:r>
              <w:rPr>
                <w:rFonts w:eastAsia="等线"/>
                <w:kern w:val="0"/>
                <w:sz w:val="18"/>
                <w:szCs w:val="18"/>
                <w14:ligatures w14:val="none"/>
              </w:rPr>
              <w:t>19</w:t>
            </w:r>
          </w:p>
        </w:tc>
        <w:tc>
          <w:tcPr>
            <w:tcW w:w="1271" w:type="dxa"/>
          </w:tcPr>
          <w:p w14:paraId="5F559634">
            <w:pPr>
              <w:widowControl/>
              <w:ind w:firstLine="180" w:firstLineChars="100"/>
              <w:jc w:val="center"/>
              <w:rPr>
                <w:rFonts w:eastAsia="等线"/>
                <w:kern w:val="0"/>
                <w:sz w:val="18"/>
                <w:szCs w:val="18"/>
                <w14:ligatures w14:val="none"/>
              </w:rPr>
            </w:pPr>
            <w:r>
              <w:rPr>
                <w:rFonts w:eastAsia="等线"/>
                <w:kern w:val="0"/>
                <w:sz w:val="18"/>
                <w:szCs w:val="18"/>
                <w14:ligatures w14:val="none"/>
              </w:rPr>
              <w:t>16</w:t>
            </w:r>
          </w:p>
        </w:tc>
        <w:tc>
          <w:tcPr>
            <w:tcW w:w="1276" w:type="dxa"/>
          </w:tcPr>
          <w:p w14:paraId="71702F8A">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080" w:type="dxa"/>
          </w:tcPr>
          <w:p w14:paraId="77DCBB7D">
            <w:pPr>
              <w:widowControl/>
              <w:ind w:firstLine="180" w:firstLineChars="100"/>
              <w:jc w:val="center"/>
              <w:rPr>
                <w:rFonts w:eastAsia="等线"/>
                <w:kern w:val="0"/>
                <w:sz w:val="18"/>
                <w:szCs w:val="18"/>
                <w14:ligatures w14:val="none"/>
              </w:rPr>
            </w:pPr>
          </w:p>
        </w:tc>
        <w:tc>
          <w:tcPr>
            <w:tcW w:w="1046" w:type="dxa"/>
          </w:tcPr>
          <w:p w14:paraId="6A119C13">
            <w:pPr>
              <w:widowControl/>
              <w:ind w:left="-100" w:leftChars="-48" w:firstLine="180" w:firstLineChars="100"/>
              <w:jc w:val="center"/>
              <w:rPr>
                <w:rFonts w:eastAsia="等线"/>
                <w:kern w:val="0"/>
                <w:sz w:val="18"/>
                <w:szCs w:val="18"/>
                <w14:ligatures w14:val="none"/>
              </w:rPr>
            </w:pPr>
          </w:p>
        </w:tc>
      </w:tr>
      <w:tr w14:paraId="69BD0FCF">
        <w:tblPrEx>
          <w:tblCellMar>
            <w:top w:w="0" w:type="dxa"/>
            <w:left w:w="108" w:type="dxa"/>
            <w:bottom w:w="0" w:type="dxa"/>
            <w:right w:w="108" w:type="dxa"/>
          </w:tblCellMar>
        </w:tblPrEx>
        <w:trPr>
          <w:trHeight w:val="330" w:hRule="atLeast"/>
          <w:jc w:val="center"/>
        </w:trPr>
        <w:tc>
          <w:tcPr>
            <w:tcW w:w="2127" w:type="dxa"/>
            <w:vAlign w:val="center"/>
          </w:tcPr>
          <w:p w14:paraId="73730C39">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w:t>
            </w:r>
            <w:r>
              <w:rPr>
                <w:rFonts w:eastAsia="等线"/>
                <w:kern w:val="0"/>
                <w:sz w:val="18"/>
                <w:szCs w:val="18"/>
                <w14:ligatures w14:val="none"/>
              </w:rPr>
              <w:t xml:space="preserve">10000 </w:t>
            </w:r>
            <w:r>
              <w:rPr>
                <w:rFonts w:hint="eastAsia" w:ascii="宋体" w:hAnsi="宋体"/>
                <w:kern w:val="0"/>
                <w:sz w:val="18"/>
                <w:szCs w:val="18"/>
                <w14:ligatures w14:val="none"/>
              </w:rPr>
              <w:t>元</w:t>
            </w:r>
          </w:p>
        </w:tc>
        <w:tc>
          <w:tcPr>
            <w:tcW w:w="1271" w:type="dxa"/>
          </w:tcPr>
          <w:p w14:paraId="1FA8DB39">
            <w:pPr>
              <w:widowControl/>
              <w:ind w:firstLine="180" w:firstLineChars="100"/>
              <w:jc w:val="center"/>
              <w:rPr>
                <w:rFonts w:eastAsia="等线"/>
                <w:kern w:val="0"/>
                <w:sz w:val="18"/>
                <w:szCs w:val="18"/>
                <w14:ligatures w14:val="none"/>
              </w:rPr>
            </w:pPr>
            <w:r>
              <w:rPr>
                <w:rFonts w:eastAsia="等线"/>
                <w:kern w:val="0"/>
                <w:sz w:val="18"/>
                <w:szCs w:val="18"/>
                <w14:ligatures w14:val="none"/>
              </w:rPr>
              <w:t>10</w:t>
            </w:r>
          </w:p>
        </w:tc>
        <w:tc>
          <w:tcPr>
            <w:tcW w:w="1285" w:type="dxa"/>
          </w:tcPr>
          <w:p w14:paraId="2BEEDE91">
            <w:pPr>
              <w:widowControl/>
              <w:ind w:firstLine="180" w:firstLineChars="100"/>
              <w:jc w:val="center"/>
              <w:rPr>
                <w:rFonts w:eastAsia="等线"/>
                <w:kern w:val="0"/>
                <w:sz w:val="18"/>
                <w:szCs w:val="18"/>
                <w14:ligatures w14:val="none"/>
              </w:rPr>
            </w:pPr>
            <w:r>
              <w:rPr>
                <w:rFonts w:eastAsia="等线"/>
                <w:kern w:val="0"/>
                <w:sz w:val="18"/>
                <w:szCs w:val="18"/>
                <w14:ligatures w14:val="none"/>
              </w:rPr>
              <w:t>21</w:t>
            </w:r>
          </w:p>
        </w:tc>
        <w:tc>
          <w:tcPr>
            <w:tcW w:w="1271" w:type="dxa"/>
          </w:tcPr>
          <w:p w14:paraId="05DD37BF">
            <w:pPr>
              <w:widowControl/>
              <w:ind w:firstLine="180" w:firstLineChars="100"/>
              <w:jc w:val="center"/>
              <w:rPr>
                <w:rFonts w:eastAsia="等线"/>
                <w:kern w:val="0"/>
                <w:sz w:val="18"/>
                <w:szCs w:val="18"/>
                <w14:ligatures w14:val="none"/>
              </w:rPr>
            </w:pPr>
            <w:r>
              <w:rPr>
                <w:rFonts w:eastAsia="等线"/>
                <w:kern w:val="0"/>
                <w:sz w:val="18"/>
                <w:szCs w:val="18"/>
                <w14:ligatures w14:val="none"/>
              </w:rPr>
              <w:t>15</w:t>
            </w:r>
          </w:p>
        </w:tc>
        <w:tc>
          <w:tcPr>
            <w:tcW w:w="1276" w:type="dxa"/>
          </w:tcPr>
          <w:p w14:paraId="12B0506A">
            <w:pPr>
              <w:widowControl/>
              <w:ind w:firstLine="180" w:firstLineChars="100"/>
              <w:jc w:val="center"/>
              <w:rPr>
                <w:rFonts w:eastAsia="等线"/>
                <w:kern w:val="0"/>
                <w:sz w:val="18"/>
                <w:szCs w:val="18"/>
                <w14:ligatures w14:val="none"/>
              </w:rPr>
            </w:pPr>
            <w:r>
              <w:rPr>
                <w:rFonts w:eastAsia="等线"/>
                <w:kern w:val="0"/>
                <w:sz w:val="18"/>
                <w:szCs w:val="18"/>
                <w14:ligatures w14:val="none"/>
              </w:rPr>
              <w:t>11</w:t>
            </w:r>
          </w:p>
        </w:tc>
        <w:tc>
          <w:tcPr>
            <w:tcW w:w="1080" w:type="dxa"/>
          </w:tcPr>
          <w:p w14:paraId="1109A490">
            <w:pPr>
              <w:widowControl/>
              <w:ind w:firstLine="180" w:firstLineChars="100"/>
              <w:jc w:val="center"/>
              <w:rPr>
                <w:rFonts w:eastAsia="等线"/>
                <w:kern w:val="0"/>
                <w:sz w:val="18"/>
                <w:szCs w:val="18"/>
                <w14:ligatures w14:val="none"/>
              </w:rPr>
            </w:pPr>
          </w:p>
        </w:tc>
        <w:tc>
          <w:tcPr>
            <w:tcW w:w="1046" w:type="dxa"/>
          </w:tcPr>
          <w:p w14:paraId="39FAE8AD">
            <w:pPr>
              <w:widowControl/>
              <w:ind w:left="-100" w:leftChars="-48" w:firstLine="180" w:firstLineChars="100"/>
              <w:jc w:val="center"/>
              <w:rPr>
                <w:rFonts w:eastAsia="等线"/>
                <w:kern w:val="0"/>
                <w:sz w:val="18"/>
                <w:szCs w:val="18"/>
                <w14:ligatures w14:val="none"/>
              </w:rPr>
            </w:pPr>
          </w:p>
        </w:tc>
      </w:tr>
      <w:tr w14:paraId="4AF70F15">
        <w:tblPrEx>
          <w:tblCellMar>
            <w:top w:w="0" w:type="dxa"/>
            <w:left w:w="108" w:type="dxa"/>
            <w:bottom w:w="0" w:type="dxa"/>
            <w:right w:w="108" w:type="dxa"/>
          </w:tblCellMar>
        </w:tblPrEx>
        <w:trPr>
          <w:trHeight w:val="330" w:hRule="atLeast"/>
          <w:jc w:val="center"/>
        </w:trPr>
        <w:tc>
          <w:tcPr>
            <w:tcW w:w="2127" w:type="dxa"/>
            <w:vAlign w:val="center"/>
          </w:tcPr>
          <w:p w14:paraId="151465AC">
            <w:pPr>
              <w:widowControl/>
              <w:jc w:val="left"/>
              <w:rPr>
                <w:rFonts w:eastAsia="等线"/>
                <w:kern w:val="0"/>
                <w:sz w:val="18"/>
                <w:szCs w:val="18"/>
                <w14:ligatures w14:val="none"/>
              </w:rPr>
            </w:pPr>
            <w:r>
              <w:rPr>
                <w:rFonts w:hint="eastAsia" w:ascii="宋体" w:hAnsi="宋体"/>
                <w:kern w:val="0"/>
                <w:sz w:val="18"/>
                <w:szCs w:val="18"/>
                <w14:ligatures w14:val="none"/>
              </w:rPr>
              <w:t>婚姻状况</w:t>
            </w:r>
          </w:p>
        </w:tc>
        <w:tc>
          <w:tcPr>
            <w:tcW w:w="1271" w:type="dxa"/>
          </w:tcPr>
          <w:p w14:paraId="4A8D396C">
            <w:pPr>
              <w:widowControl/>
              <w:ind w:firstLine="180" w:firstLineChars="100"/>
              <w:jc w:val="center"/>
              <w:rPr>
                <w:rFonts w:eastAsia="等线"/>
                <w:kern w:val="0"/>
                <w:sz w:val="18"/>
                <w:szCs w:val="18"/>
                <w14:ligatures w14:val="none"/>
              </w:rPr>
            </w:pPr>
          </w:p>
        </w:tc>
        <w:tc>
          <w:tcPr>
            <w:tcW w:w="1285" w:type="dxa"/>
          </w:tcPr>
          <w:p w14:paraId="26E0B815">
            <w:pPr>
              <w:widowControl/>
              <w:ind w:firstLine="180" w:firstLineChars="100"/>
              <w:jc w:val="center"/>
              <w:rPr>
                <w:rFonts w:eastAsia="等线"/>
                <w:kern w:val="0"/>
                <w:sz w:val="18"/>
                <w:szCs w:val="18"/>
                <w14:ligatures w14:val="none"/>
              </w:rPr>
            </w:pPr>
          </w:p>
        </w:tc>
        <w:tc>
          <w:tcPr>
            <w:tcW w:w="1271" w:type="dxa"/>
          </w:tcPr>
          <w:p w14:paraId="1602BAEC">
            <w:pPr>
              <w:widowControl/>
              <w:ind w:firstLine="180" w:firstLineChars="100"/>
              <w:jc w:val="center"/>
              <w:rPr>
                <w:rFonts w:eastAsia="等线"/>
                <w:kern w:val="0"/>
                <w:sz w:val="18"/>
                <w:szCs w:val="18"/>
                <w14:ligatures w14:val="none"/>
              </w:rPr>
            </w:pPr>
          </w:p>
        </w:tc>
        <w:tc>
          <w:tcPr>
            <w:tcW w:w="1276" w:type="dxa"/>
          </w:tcPr>
          <w:p w14:paraId="01C9B98B">
            <w:pPr>
              <w:widowControl/>
              <w:ind w:firstLine="180" w:firstLineChars="100"/>
              <w:jc w:val="center"/>
              <w:rPr>
                <w:rFonts w:eastAsia="等线"/>
                <w:kern w:val="0"/>
                <w:sz w:val="18"/>
                <w:szCs w:val="18"/>
                <w14:ligatures w14:val="none"/>
              </w:rPr>
            </w:pPr>
          </w:p>
        </w:tc>
        <w:tc>
          <w:tcPr>
            <w:tcW w:w="1080" w:type="dxa"/>
          </w:tcPr>
          <w:p w14:paraId="32DFB9C0">
            <w:pPr>
              <w:widowControl/>
              <w:ind w:firstLine="180" w:firstLineChars="100"/>
              <w:jc w:val="center"/>
              <w:rPr>
                <w:rFonts w:eastAsia="等线"/>
                <w:kern w:val="0"/>
                <w:sz w:val="18"/>
                <w:szCs w:val="18"/>
                <w14:ligatures w14:val="none"/>
              </w:rPr>
            </w:pPr>
            <w:r>
              <w:rPr>
                <w:rFonts w:eastAsia="等线"/>
                <w:kern w:val="0"/>
                <w:sz w:val="18"/>
                <w:szCs w:val="18"/>
                <w14:ligatures w14:val="none"/>
              </w:rPr>
              <w:t>0</w:t>
            </w:r>
            <w:r>
              <w:rPr>
                <w:rFonts w:hint="eastAsia" w:eastAsia="等线"/>
                <w:kern w:val="0"/>
                <w:sz w:val="18"/>
                <w:szCs w:val="18"/>
                <w14:ligatures w14:val="none"/>
              </w:rPr>
              <w:t>.694</w:t>
            </w:r>
          </w:p>
        </w:tc>
        <w:tc>
          <w:tcPr>
            <w:tcW w:w="1046" w:type="dxa"/>
          </w:tcPr>
          <w:p w14:paraId="4BE5D3B1">
            <w:pPr>
              <w:widowControl/>
              <w:ind w:left="-100" w:leftChars="-48" w:firstLine="180"/>
              <w:jc w:val="center"/>
              <w:rPr>
                <w:rFonts w:eastAsia="等线"/>
                <w:kern w:val="0"/>
                <w:sz w:val="18"/>
                <w:szCs w:val="18"/>
                <w14:ligatures w14:val="none"/>
              </w:rPr>
            </w:pPr>
            <w:r>
              <w:rPr>
                <w:rFonts w:eastAsia="等线"/>
                <w:kern w:val="0"/>
                <w:sz w:val="18"/>
                <w:szCs w:val="18"/>
                <w14:ligatures w14:val="none"/>
              </w:rPr>
              <w:t>0.</w:t>
            </w:r>
            <w:r>
              <w:rPr>
                <w:rFonts w:hint="eastAsia" w:eastAsia="等线"/>
                <w:kern w:val="0"/>
                <w:sz w:val="18"/>
                <w:szCs w:val="18"/>
                <w14:ligatures w14:val="none"/>
              </w:rPr>
              <w:t>875</w:t>
            </w:r>
          </w:p>
        </w:tc>
      </w:tr>
      <w:tr w14:paraId="624A0EEA">
        <w:tblPrEx>
          <w:tblCellMar>
            <w:top w:w="0" w:type="dxa"/>
            <w:left w:w="108" w:type="dxa"/>
            <w:bottom w:w="0" w:type="dxa"/>
            <w:right w:w="108" w:type="dxa"/>
          </w:tblCellMar>
        </w:tblPrEx>
        <w:trPr>
          <w:trHeight w:val="330" w:hRule="atLeast"/>
          <w:jc w:val="center"/>
        </w:trPr>
        <w:tc>
          <w:tcPr>
            <w:tcW w:w="2127" w:type="dxa"/>
            <w:vAlign w:val="center"/>
          </w:tcPr>
          <w:p w14:paraId="030A740C">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已婚</w:t>
            </w:r>
          </w:p>
        </w:tc>
        <w:tc>
          <w:tcPr>
            <w:tcW w:w="1271" w:type="dxa"/>
          </w:tcPr>
          <w:p w14:paraId="4312948D">
            <w:pPr>
              <w:widowControl/>
              <w:ind w:firstLine="180" w:firstLineChars="100"/>
              <w:jc w:val="center"/>
              <w:rPr>
                <w:rFonts w:eastAsia="等线"/>
                <w:kern w:val="0"/>
                <w:sz w:val="18"/>
                <w:szCs w:val="18"/>
                <w14:ligatures w14:val="none"/>
              </w:rPr>
            </w:pPr>
            <w:r>
              <w:rPr>
                <w:rFonts w:eastAsia="等线"/>
                <w:kern w:val="0"/>
                <w:sz w:val="18"/>
                <w:szCs w:val="18"/>
                <w14:ligatures w14:val="none"/>
              </w:rPr>
              <w:t>41</w:t>
            </w:r>
          </w:p>
        </w:tc>
        <w:tc>
          <w:tcPr>
            <w:tcW w:w="1285" w:type="dxa"/>
          </w:tcPr>
          <w:p w14:paraId="3AD9B4CD">
            <w:pPr>
              <w:widowControl/>
              <w:ind w:firstLine="180" w:firstLineChars="100"/>
              <w:jc w:val="center"/>
              <w:rPr>
                <w:rFonts w:eastAsia="等线"/>
                <w:kern w:val="0"/>
                <w:sz w:val="18"/>
                <w:szCs w:val="18"/>
                <w14:ligatures w14:val="none"/>
              </w:rPr>
            </w:pPr>
            <w:r>
              <w:rPr>
                <w:rFonts w:eastAsia="等线"/>
                <w:kern w:val="0"/>
                <w:sz w:val="18"/>
                <w:szCs w:val="18"/>
                <w14:ligatures w14:val="none"/>
              </w:rPr>
              <w:t>51</w:t>
            </w:r>
          </w:p>
        </w:tc>
        <w:tc>
          <w:tcPr>
            <w:tcW w:w="1271" w:type="dxa"/>
          </w:tcPr>
          <w:p w14:paraId="4CF9E334">
            <w:pPr>
              <w:widowControl/>
              <w:ind w:firstLine="180" w:firstLineChars="100"/>
              <w:jc w:val="center"/>
              <w:rPr>
                <w:rFonts w:eastAsia="等线"/>
                <w:kern w:val="0"/>
                <w:sz w:val="18"/>
                <w:szCs w:val="18"/>
                <w14:ligatures w14:val="none"/>
              </w:rPr>
            </w:pPr>
            <w:r>
              <w:rPr>
                <w:rFonts w:eastAsia="等线"/>
                <w:kern w:val="0"/>
                <w:sz w:val="18"/>
                <w:szCs w:val="18"/>
                <w14:ligatures w14:val="none"/>
              </w:rPr>
              <w:t>44</w:t>
            </w:r>
          </w:p>
        </w:tc>
        <w:tc>
          <w:tcPr>
            <w:tcW w:w="1276" w:type="dxa"/>
          </w:tcPr>
          <w:p w14:paraId="298E2DB7">
            <w:pPr>
              <w:widowControl/>
              <w:ind w:firstLine="180" w:firstLineChars="100"/>
              <w:jc w:val="center"/>
              <w:rPr>
                <w:rFonts w:eastAsia="等线"/>
                <w:kern w:val="0"/>
                <w:sz w:val="18"/>
                <w:szCs w:val="18"/>
                <w14:ligatures w14:val="none"/>
              </w:rPr>
            </w:pPr>
            <w:r>
              <w:rPr>
                <w:rFonts w:eastAsia="等线"/>
                <w:kern w:val="0"/>
                <w:sz w:val="18"/>
                <w:szCs w:val="18"/>
                <w14:ligatures w14:val="none"/>
              </w:rPr>
              <w:t>34</w:t>
            </w:r>
          </w:p>
        </w:tc>
        <w:tc>
          <w:tcPr>
            <w:tcW w:w="1080" w:type="dxa"/>
          </w:tcPr>
          <w:p w14:paraId="4E7C8791">
            <w:pPr>
              <w:widowControl/>
              <w:ind w:firstLine="180" w:firstLineChars="100"/>
              <w:jc w:val="center"/>
              <w:rPr>
                <w:rFonts w:eastAsia="等线"/>
                <w:kern w:val="0"/>
                <w:sz w:val="18"/>
                <w:szCs w:val="18"/>
                <w14:ligatures w14:val="none"/>
              </w:rPr>
            </w:pPr>
          </w:p>
        </w:tc>
        <w:tc>
          <w:tcPr>
            <w:tcW w:w="1046" w:type="dxa"/>
          </w:tcPr>
          <w:p w14:paraId="1A69A776">
            <w:pPr>
              <w:widowControl/>
              <w:ind w:left="-100" w:leftChars="-48" w:firstLine="180" w:firstLineChars="100"/>
              <w:jc w:val="center"/>
              <w:rPr>
                <w:rFonts w:eastAsia="等线"/>
                <w:kern w:val="0"/>
                <w:sz w:val="18"/>
                <w:szCs w:val="18"/>
                <w14:ligatures w14:val="none"/>
              </w:rPr>
            </w:pPr>
          </w:p>
        </w:tc>
      </w:tr>
      <w:tr w14:paraId="6D2B8BCB">
        <w:tblPrEx>
          <w:tblCellMar>
            <w:top w:w="0" w:type="dxa"/>
            <w:left w:w="108" w:type="dxa"/>
            <w:bottom w:w="0" w:type="dxa"/>
            <w:right w:w="108" w:type="dxa"/>
          </w:tblCellMar>
        </w:tblPrEx>
        <w:trPr>
          <w:trHeight w:val="330" w:hRule="atLeast"/>
          <w:jc w:val="center"/>
        </w:trPr>
        <w:tc>
          <w:tcPr>
            <w:tcW w:w="2127" w:type="dxa"/>
            <w:vAlign w:val="center"/>
          </w:tcPr>
          <w:p w14:paraId="4E2B17ED">
            <w:pPr>
              <w:widowControl/>
              <w:ind w:firstLine="180" w:firstLineChars="100"/>
              <w:jc w:val="left"/>
              <w:rPr>
                <w:rFonts w:eastAsia="等线"/>
                <w:kern w:val="0"/>
                <w:sz w:val="18"/>
                <w:szCs w:val="18"/>
                <w14:ligatures w14:val="none"/>
              </w:rPr>
            </w:pPr>
            <w:bookmarkStart w:id="21" w:name="OLE_LINK31"/>
            <w:r>
              <w:rPr>
                <w:rFonts w:hint="eastAsia" w:ascii="宋体" w:hAnsi="宋体"/>
                <w:kern w:val="0"/>
                <w:sz w:val="18"/>
                <w:szCs w:val="18"/>
                <w14:ligatures w14:val="none"/>
              </w:rPr>
              <w:t>未婚</w:t>
            </w:r>
            <w:r>
              <w:rPr>
                <w:rFonts w:eastAsia="等线"/>
                <w:kern w:val="0"/>
                <w:sz w:val="18"/>
                <w:szCs w:val="18"/>
                <w14:ligatures w14:val="none"/>
              </w:rPr>
              <w:t>/</w:t>
            </w:r>
            <w:r>
              <w:rPr>
                <w:rFonts w:hint="eastAsia" w:ascii="宋体" w:hAnsi="宋体"/>
                <w:kern w:val="0"/>
                <w:sz w:val="18"/>
                <w:szCs w:val="18"/>
                <w14:ligatures w14:val="none"/>
              </w:rPr>
              <w:t>其他</w:t>
            </w:r>
            <w:bookmarkEnd w:id="21"/>
          </w:p>
        </w:tc>
        <w:tc>
          <w:tcPr>
            <w:tcW w:w="1271" w:type="dxa"/>
          </w:tcPr>
          <w:p w14:paraId="6641AEAB">
            <w:pPr>
              <w:widowControl/>
              <w:ind w:firstLine="180" w:firstLineChars="100"/>
              <w:jc w:val="center"/>
              <w:rPr>
                <w:rFonts w:eastAsia="等线"/>
                <w:kern w:val="0"/>
                <w:sz w:val="18"/>
                <w:szCs w:val="18"/>
                <w14:ligatures w14:val="none"/>
              </w:rPr>
            </w:pPr>
            <w:r>
              <w:rPr>
                <w:rFonts w:eastAsia="等线"/>
                <w:kern w:val="0"/>
                <w:sz w:val="18"/>
                <w:szCs w:val="18"/>
                <w14:ligatures w14:val="none"/>
              </w:rPr>
              <w:t>16</w:t>
            </w:r>
          </w:p>
        </w:tc>
        <w:tc>
          <w:tcPr>
            <w:tcW w:w="1285" w:type="dxa"/>
          </w:tcPr>
          <w:p w14:paraId="00D6D295">
            <w:pPr>
              <w:widowControl/>
              <w:ind w:firstLine="180" w:firstLineChars="100"/>
              <w:jc w:val="center"/>
              <w:rPr>
                <w:rFonts w:eastAsia="等线"/>
                <w:kern w:val="0"/>
                <w:sz w:val="18"/>
                <w:szCs w:val="18"/>
                <w14:ligatures w14:val="none"/>
              </w:rPr>
            </w:pPr>
            <w:r>
              <w:rPr>
                <w:rFonts w:eastAsia="等线"/>
                <w:kern w:val="0"/>
                <w:sz w:val="18"/>
                <w:szCs w:val="18"/>
                <w14:ligatures w14:val="none"/>
              </w:rPr>
              <w:t>24</w:t>
            </w:r>
          </w:p>
        </w:tc>
        <w:tc>
          <w:tcPr>
            <w:tcW w:w="1271" w:type="dxa"/>
          </w:tcPr>
          <w:p w14:paraId="4C59464A">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76" w:type="dxa"/>
          </w:tcPr>
          <w:p w14:paraId="17EA6C83">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080" w:type="dxa"/>
          </w:tcPr>
          <w:p w14:paraId="1751A48D">
            <w:pPr>
              <w:widowControl/>
              <w:jc w:val="center"/>
              <w:rPr>
                <w:rFonts w:eastAsia="等线"/>
                <w:kern w:val="0"/>
                <w:sz w:val="18"/>
                <w:szCs w:val="18"/>
                <w14:ligatures w14:val="none"/>
              </w:rPr>
            </w:pPr>
          </w:p>
        </w:tc>
        <w:tc>
          <w:tcPr>
            <w:tcW w:w="1046" w:type="dxa"/>
          </w:tcPr>
          <w:p w14:paraId="32226939">
            <w:pPr>
              <w:widowControl/>
              <w:ind w:left="-100" w:leftChars="-48"/>
              <w:jc w:val="center"/>
              <w:rPr>
                <w:rFonts w:eastAsia="等线"/>
                <w:kern w:val="0"/>
                <w:sz w:val="18"/>
                <w:szCs w:val="18"/>
                <w14:ligatures w14:val="none"/>
              </w:rPr>
            </w:pPr>
          </w:p>
        </w:tc>
      </w:tr>
      <w:tr w14:paraId="004DE205">
        <w:tblPrEx>
          <w:tblCellMar>
            <w:top w:w="0" w:type="dxa"/>
            <w:left w:w="108" w:type="dxa"/>
            <w:bottom w:w="0" w:type="dxa"/>
            <w:right w:w="108" w:type="dxa"/>
          </w:tblCellMar>
        </w:tblPrEx>
        <w:trPr>
          <w:trHeight w:val="330" w:hRule="atLeast"/>
          <w:jc w:val="center"/>
        </w:trPr>
        <w:tc>
          <w:tcPr>
            <w:tcW w:w="2127" w:type="dxa"/>
            <w:vAlign w:val="center"/>
          </w:tcPr>
          <w:p w14:paraId="3A9ECDA7">
            <w:pPr>
              <w:widowControl/>
              <w:jc w:val="left"/>
              <w:rPr>
                <w:rFonts w:eastAsia="等线"/>
                <w:kern w:val="0"/>
                <w:sz w:val="18"/>
                <w:szCs w:val="18"/>
                <w14:ligatures w14:val="none"/>
              </w:rPr>
            </w:pPr>
            <w:r>
              <w:rPr>
                <w:rFonts w:hint="eastAsia" w:ascii="宋体" w:hAnsi="宋体"/>
                <w:kern w:val="0"/>
                <w:sz w:val="18"/>
                <w:szCs w:val="18"/>
                <w14:ligatures w14:val="none"/>
              </w:rPr>
              <w:t>用工性质</w:t>
            </w:r>
          </w:p>
        </w:tc>
        <w:tc>
          <w:tcPr>
            <w:tcW w:w="1271" w:type="dxa"/>
          </w:tcPr>
          <w:p w14:paraId="79445083">
            <w:pPr>
              <w:widowControl/>
              <w:ind w:firstLine="180" w:firstLineChars="100"/>
              <w:jc w:val="center"/>
              <w:rPr>
                <w:rFonts w:eastAsia="等线"/>
                <w:kern w:val="0"/>
                <w:sz w:val="18"/>
                <w:szCs w:val="18"/>
                <w14:ligatures w14:val="none"/>
              </w:rPr>
            </w:pPr>
          </w:p>
        </w:tc>
        <w:tc>
          <w:tcPr>
            <w:tcW w:w="1285" w:type="dxa"/>
          </w:tcPr>
          <w:p w14:paraId="4CD1B16B">
            <w:pPr>
              <w:widowControl/>
              <w:ind w:firstLine="180" w:firstLineChars="100"/>
              <w:jc w:val="center"/>
              <w:rPr>
                <w:rFonts w:eastAsia="等线"/>
                <w:kern w:val="0"/>
                <w:sz w:val="18"/>
                <w:szCs w:val="18"/>
                <w14:ligatures w14:val="none"/>
              </w:rPr>
            </w:pPr>
          </w:p>
        </w:tc>
        <w:tc>
          <w:tcPr>
            <w:tcW w:w="1271" w:type="dxa"/>
          </w:tcPr>
          <w:p w14:paraId="23902B37">
            <w:pPr>
              <w:widowControl/>
              <w:ind w:firstLine="180" w:firstLineChars="100"/>
              <w:jc w:val="center"/>
              <w:rPr>
                <w:rFonts w:eastAsia="等线"/>
                <w:kern w:val="0"/>
                <w:sz w:val="18"/>
                <w:szCs w:val="18"/>
                <w14:ligatures w14:val="none"/>
              </w:rPr>
            </w:pPr>
          </w:p>
        </w:tc>
        <w:tc>
          <w:tcPr>
            <w:tcW w:w="1276" w:type="dxa"/>
          </w:tcPr>
          <w:p w14:paraId="6CD6B28C">
            <w:pPr>
              <w:widowControl/>
              <w:ind w:firstLine="180" w:firstLineChars="100"/>
              <w:jc w:val="center"/>
              <w:rPr>
                <w:rFonts w:eastAsia="等线"/>
                <w:kern w:val="0"/>
                <w:sz w:val="18"/>
                <w:szCs w:val="18"/>
                <w14:ligatures w14:val="none"/>
              </w:rPr>
            </w:pPr>
          </w:p>
        </w:tc>
        <w:tc>
          <w:tcPr>
            <w:tcW w:w="1080" w:type="dxa"/>
          </w:tcPr>
          <w:p w14:paraId="038C8F56">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1.332</w:t>
            </w:r>
          </w:p>
        </w:tc>
        <w:tc>
          <w:tcPr>
            <w:tcW w:w="1046" w:type="dxa"/>
          </w:tcPr>
          <w:p w14:paraId="42638E10">
            <w:pPr>
              <w:widowControl/>
              <w:ind w:left="-100" w:leftChars="-48" w:firstLine="180" w:firstLineChars="100"/>
              <w:jc w:val="center"/>
              <w:rPr>
                <w:rFonts w:eastAsia="等线"/>
                <w:kern w:val="0"/>
                <w:sz w:val="18"/>
                <w:szCs w:val="18"/>
                <w14:ligatures w14:val="none"/>
              </w:rPr>
            </w:pPr>
            <w:r>
              <w:rPr>
                <w:rFonts w:eastAsia="等线"/>
                <w:kern w:val="0"/>
                <w:sz w:val="18"/>
                <w:szCs w:val="18"/>
                <w14:ligatures w14:val="none"/>
              </w:rPr>
              <w:t>0.</w:t>
            </w:r>
            <w:r>
              <w:rPr>
                <w:rFonts w:hint="eastAsia" w:eastAsia="等线"/>
                <w:kern w:val="0"/>
                <w:sz w:val="18"/>
                <w:szCs w:val="18"/>
                <w14:ligatures w14:val="none"/>
              </w:rPr>
              <w:t>722</w:t>
            </w:r>
          </w:p>
        </w:tc>
      </w:tr>
      <w:tr w14:paraId="4BE45521">
        <w:tblPrEx>
          <w:tblCellMar>
            <w:top w:w="0" w:type="dxa"/>
            <w:left w:w="108" w:type="dxa"/>
            <w:bottom w:w="0" w:type="dxa"/>
            <w:right w:w="108" w:type="dxa"/>
          </w:tblCellMar>
        </w:tblPrEx>
        <w:trPr>
          <w:trHeight w:val="330" w:hRule="atLeast"/>
          <w:jc w:val="center"/>
        </w:trPr>
        <w:tc>
          <w:tcPr>
            <w:tcW w:w="2127" w:type="dxa"/>
            <w:vAlign w:val="center"/>
          </w:tcPr>
          <w:p w14:paraId="46E48400">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事业编制</w:t>
            </w:r>
          </w:p>
        </w:tc>
        <w:tc>
          <w:tcPr>
            <w:tcW w:w="1271" w:type="dxa"/>
          </w:tcPr>
          <w:p w14:paraId="47A8D7F5">
            <w:pPr>
              <w:widowControl/>
              <w:ind w:firstLine="180" w:firstLineChars="100"/>
              <w:jc w:val="center"/>
              <w:rPr>
                <w:rFonts w:eastAsia="等线"/>
                <w:kern w:val="0"/>
                <w:sz w:val="18"/>
                <w:szCs w:val="18"/>
                <w14:ligatures w14:val="none"/>
              </w:rPr>
            </w:pPr>
            <w:r>
              <w:rPr>
                <w:rFonts w:eastAsia="等线"/>
                <w:kern w:val="0"/>
                <w:sz w:val="18"/>
                <w:szCs w:val="18"/>
                <w14:ligatures w14:val="none"/>
              </w:rPr>
              <w:t>41</w:t>
            </w:r>
          </w:p>
        </w:tc>
        <w:tc>
          <w:tcPr>
            <w:tcW w:w="1285" w:type="dxa"/>
          </w:tcPr>
          <w:p w14:paraId="33719FB5">
            <w:pPr>
              <w:widowControl/>
              <w:ind w:firstLine="180" w:firstLineChars="100"/>
              <w:jc w:val="center"/>
              <w:rPr>
                <w:rFonts w:eastAsia="等线"/>
                <w:kern w:val="0"/>
                <w:sz w:val="18"/>
                <w:szCs w:val="18"/>
                <w14:ligatures w14:val="none"/>
              </w:rPr>
            </w:pPr>
            <w:r>
              <w:rPr>
                <w:rFonts w:eastAsia="等线"/>
                <w:kern w:val="0"/>
                <w:sz w:val="18"/>
                <w:szCs w:val="18"/>
                <w14:ligatures w14:val="none"/>
              </w:rPr>
              <w:t>48</w:t>
            </w:r>
          </w:p>
        </w:tc>
        <w:tc>
          <w:tcPr>
            <w:tcW w:w="1271" w:type="dxa"/>
          </w:tcPr>
          <w:p w14:paraId="2908A418">
            <w:pPr>
              <w:widowControl/>
              <w:ind w:firstLine="180" w:firstLineChars="100"/>
              <w:jc w:val="center"/>
              <w:rPr>
                <w:rFonts w:eastAsia="等线"/>
                <w:kern w:val="0"/>
                <w:sz w:val="18"/>
                <w:szCs w:val="18"/>
                <w14:ligatures w14:val="none"/>
              </w:rPr>
            </w:pPr>
            <w:r>
              <w:rPr>
                <w:rFonts w:eastAsia="等线"/>
                <w:kern w:val="0"/>
                <w:sz w:val="18"/>
                <w:szCs w:val="18"/>
                <w14:ligatures w14:val="none"/>
              </w:rPr>
              <w:t>44</w:t>
            </w:r>
          </w:p>
        </w:tc>
        <w:tc>
          <w:tcPr>
            <w:tcW w:w="1276" w:type="dxa"/>
          </w:tcPr>
          <w:p w14:paraId="4B8BEF2E">
            <w:pPr>
              <w:widowControl/>
              <w:ind w:firstLine="180" w:firstLineChars="100"/>
              <w:jc w:val="center"/>
              <w:rPr>
                <w:rFonts w:eastAsia="等线"/>
                <w:kern w:val="0"/>
                <w:sz w:val="18"/>
                <w:szCs w:val="18"/>
                <w14:ligatures w14:val="none"/>
              </w:rPr>
            </w:pPr>
            <w:r>
              <w:rPr>
                <w:rFonts w:eastAsia="等线"/>
                <w:kern w:val="0"/>
                <w:sz w:val="18"/>
                <w:szCs w:val="18"/>
                <w14:ligatures w14:val="none"/>
              </w:rPr>
              <w:t>37</w:t>
            </w:r>
          </w:p>
        </w:tc>
        <w:tc>
          <w:tcPr>
            <w:tcW w:w="1080" w:type="dxa"/>
          </w:tcPr>
          <w:p w14:paraId="526395F8">
            <w:pPr>
              <w:widowControl/>
              <w:ind w:firstLine="180" w:firstLineChars="100"/>
              <w:jc w:val="center"/>
              <w:rPr>
                <w:rFonts w:eastAsia="等线"/>
                <w:kern w:val="0"/>
                <w:sz w:val="18"/>
                <w:szCs w:val="18"/>
                <w14:ligatures w14:val="none"/>
              </w:rPr>
            </w:pPr>
          </w:p>
        </w:tc>
        <w:tc>
          <w:tcPr>
            <w:tcW w:w="1046" w:type="dxa"/>
          </w:tcPr>
          <w:p w14:paraId="517D3843">
            <w:pPr>
              <w:widowControl/>
              <w:ind w:left="-100" w:leftChars="-48" w:firstLine="180" w:firstLineChars="100"/>
              <w:jc w:val="center"/>
              <w:rPr>
                <w:rFonts w:eastAsia="等线"/>
                <w:kern w:val="0"/>
                <w:sz w:val="18"/>
                <w:szCs w:val="18"/>
                <w14:ligatures w14:val="none"/>
              </w:rPr>
            </w:pPr>
          </w:p>
        </w:tc>
      </w:tr>
      <w:tr w14:paraId="5879A1CB">
        <w:tblPrEx>
          <w:tblCellMar>
            <w:top w:w="0" w:type="dxa"/>
            <w:left w:w="108" w:type="dxa"/>
            <w:bottom w:w="0" w:type="dxa"/>
            <w:right w:w="108" w:type="dxa"/>
          </w:tblCellMar>
        </w:tblPrEx>
        <w:trPr>
          <w:trHeight w:val="330" w:hRule="atLeast"/>
          <w:jc w:val="center"/>
        </w:trPr>
        <w:tc>
          <w:tcPr>
            <w:tcW w:w="2127" w:type="dxa"/>
            <w:vAlign w:val="center"/>
          </w:tcPr>
          <w:p w14:paraId="11A2B752">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合同制</w:t>
            </w:r>
          </w:p>
        </w:tc>
        <w:tc>
          <w:tcPr>
            <w:tcW w:w="1271" w:type="dxa"/>
          </w:tcPr>
          <w:p w14:paraId="2A5F8095">
            <w:pPr>
              <w:widowControl/>
              <w:ind w:firstLine="180" w:firstLineChars="100"/>
              <w:jc w:val="center"/>
              <w:rPr>
                <w:rFonts w:eastAsia="等线"/>
                <w:kern w:val="0"/>
                <w:sz w:val="18"/>
                <w:szCs w:val="18"/>
                <w14:ligatures w14:val="none"/>
              </w:rPr>
            </w:pPr>
            <w:r>
              <w:rPr>
                <w:rFonts w:eastAsia="等线"/>
                <w:kern w:val="0"/>
                <w:sz w:val="18"/>
                <w:szCs w:val="18"/>
                <w14:ligatures w14:val="none"/>
              </w:rPr>
              <w:t>16</w:t>
            </w:r>
          </w:p>
        </w:tc>
        <w:tc>
          <w:tcPr>
            <w:tcW w:w="1285" w:type="dxa"/>
          </w:tcPr>
          <w:p w14:paraId="2CD4AC05">
            <w:pPr>
              <w:widowControl/>
              <w:ind w:firstLine="180" w:firstLineChars="100"/>
              <w:jc w:val="center"/>
              <w:rPr>
                <w:rFonts w:eastAsia="等线"/>
                <w:kern w:val="0"/>
                <w:sz w:val="18"/>
                <w:szCs w:val="18"/>
                <w14:ligatures w14:val="none"/>
              </w:rPr>
            </w:pPr>
            <w:r>
              <w:rPr>
                <w:rFonts w:eastAsia="等线"/>
                <w:kern w:val="0"/>
                <w:sz w:val="18"/>
                <w:szCs w:val="18"/>
                <w14:ligatures w14:val="none"/>
              </w:rPr>
              <w:t>27</w:t>
            </w:r>
          </w:p>
        </w:tc>
        <w:tc>
          <w:tcPr>
            <w:tcW w:w="1271" w:type="dxa"/>
          </w:tcPr>
          <w:p w14:paraId="75D81820">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76" w:type="dxa"/>
          </w:tcPr>
          <w:p w14:paraId="7E227B6F">
            <w:pPr>
              <w:widowControl/>
              <w:ind w:firstLine="180" w:firstLineChars="100"/>
              <w:jc w:val="center"/>
              <w:rPr>
                <w:rFonts w:eastAsia="等线"/>
                <w:kern w:val="0"/>
                <w:sz w:val="18"/>
                <w:szCs w:val="18"/>
                <w14:ligatures w14:val="none"/>
              </w:rPr>
            </w:pPr>
            <w:r>
              <w:rPr>
                <w:rFonts w:eastAsia="等线"/>
                <w:kern w:val="0"/>
                <w:sz w:val="18"/>
                <w:szCs w:val="18"/>
                <w14:ligatures w14:val="none"/>
              </w:rPr>
              <w:t>15</w:t>
            </w:r>
          </w:p>
        </w:tc>
        <w:tc>
          <w:tcPr>
            <w:tcW w:w="1080" w:type="dxa"/>
          </w:tcPr>
          <w:p w14:paraId="0BE63C40">
            <w:pPr>
              <w:widowControl/>
              <w:ind w:firstLine="180" w:firstLineChars="100"/>
              <w:jc w:val="center"/>
              <w:rPr>
                <w:rFonts w:eastAsia="等线"/>
                <w:kern w:val="0"/>
                <w:sz w:val="18"/>
                <w:szCs w:val="18"/>
                <w14:ligatures w14:val="none"/>
              </w:rPr>
            </w:pPr>
          </w:p>
        </w:tc>
        <w:tc>
          <w:tcPr>
            <w:tcW w:w="1046" w:type="dxa"/>
          </w:tcPr>
          <w:p w14:paraId="1AA21E85">
            <w:pPr>
              <w:widowControl/>
              <w:ind w:left="-100" w:leftChars="-48" w:firstLine="180" w:firstLineChars="100"/>
              <w:jc w:val="center"/>
              <w:rPr>
                <w:rFonts w:eastAsia="等线"/>
                <w:kern w:val="0"/>
                <w:sz w:val="18"/>
                <w:szCs w:val="18"/>
                <w14:ligatures w14:val="none"/>
              </w:rPr>
            </w:pPr>
          </w:p>
        </w:tc>
      </w:tr>
      <w:tr w14:paraId="74294F15">
        <w:tblPrEx>
          <w:tblCellMar>
            <w:top w:w="0" w:type="dxa"/>
            <w:left w:w="108" w:type="dxa"/>
            <w:bottom w:w="0" w:type="dxa"/>
            <w:right w:w="108" w:type="dxa"/>
          </w:tblCellMar>
        </w:tblPrEx>
        <w:trPr>
          <w:trHeight w:val="330" w:hRule="atLeast"/>
          <w:jc w:val="center"/>
        </w:trPr>
        <w:tc>
          <w:tcPr>
            <w:tcW w:w="2127" w:type="dxa"/>
            <w:vAlign w:val="center"/>
          </w:tcPr>
          <w:p w14:paraId="4D40BB8B">
            <w:pPr>
              <w:widowControl/>
              <w:jc w:val="left"/>
              <w:rPr>
                <w:rFonts w:eastAsia="等线"/>
                <w:kern w:val="0"/>
                <w:sz w:val="18"/>
                <w:szCs w:val="18"/>
                <w14:ligatures w14:val="none"/>
              </w:rPr>
            </w:pPr>
            <w:r>
              <w:rPr>
                <w:rFonts w:hint="eastAsia" w:ascii="宋体" w:hAnsi="宋体"/>
                <w:kern w:val="0"/>
                <w:sz w:val="18"/>
                <w:szCs w:val="18"/>
                <w14:ligatures w14:val="none"/>
              </w:rPr>
              <w:t>工作年限</w:t>
            </w:r>
          </w:p>
        </w:tc>
        <w:tc>
          <w:tcPr>
            <w:tcW w:w="1271" w:type="dxa"/>
          </w:tcPr>
          <w:p w14:paraId="47679252">
            <w:pPr>
              <w:widowControl/>
              <w:ind w:firstLine="180" w:firstLineChars="100"/>
              <w:jc w:val="center"/>
              <w:rPr>
                <w:rFonts w:eastAsia="等线"/>
                <w:kern w:val="0"/>
                <w:sz w:val="18"/>
                <w:szCs w:val="18"/>
                <w14:ligatures w14:val="none"/>
              </w:rPr>
            </w:pPr>
          </w:p>
        </w:tc>
        <w:tc>
          <w:tcPr>
            <w:tcW w:w="1285" w:type="dxa"/>
          </w:tcPr>
          <w:p w14:paraId="6B6530EC">
            <w:pPr>
              <w:widowControl/>
              <w:ind w:firstLine="180" w:firstLineChars="100"/>
              <w:jc w:val="center"/>
              <w:rPr>
                <w:rFonts w:eastAsia="等线"/>
                <w:kern w:val="0"/>
                <w:sz w:val="18"/>
                <w:szCs w:val="18"/>
                <w14:ligatures w14:val="none"/>
              </w:rPr>
            </w:pPr>
          </w:p>
        </w:tc>
        <w:tc>
          <w:tcPr>
            <w:tcW w:w="1271" w:type="dxa"/>
          </w:tcPr>
          <w:p w14:paraId="2412C579">
            <w:pPr>
              <w:widowControl/>
              <w:ind w:firstLine="180" w:firstLineChars="100"/>
              <w:jc w:val="center"/>
              <w:rPr>
                <w:rFonts w:eastAsia="等线"/>
                <w:kern w:val="0"/>
                <w:sz w:val="18"/>
                <w:szCs w:val="18"/>
                <w14:ligatures w14:val="none"/>
              </w:rPr>
            </w:pPr>
          </w:p>
        </w:tc>
        <w:tc>
          <w:tcPr>
            <w:tcW w:w="1276" w:type="dxa"/>
          </w:tcPr>
          <w:p w14:paraId="7F2E709F">
            <w:pPr>
              <w:widowControl/>
              <w:ind w:firstLine="180" w:firstLineChars="100"/>
              <w:jc w:val="center"/>
              <w:rPr>
                <w:rFonts w:eastAsia="等线"/>
                <w:kern w:val="0"/>
                <w:sz w:val="18"/>
                <w:szCs w:val="18"/>
                <w14:ligatures w14:val="none"/>
              </w:rPr>
            </w:pPr>
          </w:p>
        </w:tc>
        <w:tc>
          <w:tcPr>
            <w:tcW w:w="1080" w:type="dxa"/>
          </w:tcPr>
          <w:p w14:paraId="33A37069">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39.961</w:t>
            </w:r>
          </w:p>
        </w:tc>
        <w:tc>
          <w:tcPr>
            <w:tcW w:w="1046" w:type="dxa"/>
          </w:tcPr>
          <w:p w14:paraId="201C2E4F">
            <w:pPr>
              <w:widowControl/>
              <w:ind w:left="-100" w:leftChars="-48" w:firstLine="180" w:firstLineChars="100"/>
              <w:jc w:val="center"/>
              <w:rPr>
                <w:rFonts w:eastAsia="等线"/>
                <w:kern w:val="0"/>
                <w:sz w:val="18"/>
                <w:szCs w:val="18"/>
                <w14:ligatures w14:val="none"/>
              </w:rPr>
            </w:pPr>
            <w:r>
              <w:rPr>
                <w:rFonts w:hint="eastAsia" w:eastAsia="等线"/>
                <w:kern w:val="0"/>
                <w:sz w:val="18"/>
                <w:szCs w:val="18"/>
                <w14:ligatures w14:val="none"/>
              </w:rPr>
              <w:t>&lt;0.001</w:t>
            </w:r>
          </w:p>
        </w:tc>
      </w:tr>
      <w:tr w14:paraId="471C74CB">
        <w:tblPrEx>
          <w:tblCellMar>
            <w:top w:w="0" w:type="dxa"/>
            <w:left w:w="108" w:type="dxa"/>
            <w:bottom w:w="0" w:type="dxa"/>
            <w:right w:w="108" w:type="dxa"/>
          </w:tblCellMar>
        </w:tblPrEx>
        <w:trPr>
          <w:trHeight w:val="330" w:hRule="atLeast"/>
          <w:jc w:val="center"/>
        </w:trPr>
        <w:tc>
          <w:tcPr>
            <w:tcW w:w="2127" w:type="dxa"/>
            <w:vAlign w:val="center"/>
          </w:tcPr>
          <w:p w14:paraId="6FCBD648">
            <w:pPr>
              <w:widowControl/>
              <w:ind w:firstLine="180" w:firstLineChars="100"/>
              <w:jc w:val="left"/>
              <w:rPr>
                <w:rFonts w:eastAsia="等线"/>
                <w:kern w:val="0"/>
                <w:sz w:val="18"/>
                <w:szCs w:val="18"/>
                <w14:ligatures w14:val="none"/>
              </w:rPr>
            </w:pPr>
            <w:bookmarkStart w:id="22" w:name="OLE_LINK32"/>
            <w:r>
              <w:rPr>
                <w:rFonts w:eastAsia="等线"/>
                <w:kern w:val="0"/>
                <w:sz w:val="18"/>
                <w:szCs w:val="18"/>
                <w14:ligatures w14:val="none"/>
              </w:rPr>
              <w:t xml:space="preserve">1-4 </w:t>
            </w:r>
            <w:r>
              <w:rPr>
                <w:rFonts w:hint="eastAsia" w:ascii="宋体" w:hAnsi="宋体"/>
                <w:kern w:val="0"/>
                <w:sz w:val="18"/>
                <w:szCs w:val="18"/>
                <w14:ligatures w14:val="none"/>
              </w:rPr>
              <w:t>年</w:t>
            </w:r>
            <w:bookmarkEnd w:id="22"/>
          </w:p>
        </w:tc>
        <w:tc>
          <w:tcPr>
            <w:tcW w:w="1271" w:type="dxa"/>
          </w:tcPr>
          <w:p w14:paraId="79E87985">
            <w:pPr>
              <w:widowControl/>
              <w:ind w:firstLine="180" w:firstLineChars="100"/>
              <w:jc w:val="center"/>
              <w:rPr>
                <w:rFonts w:eastAsia="等线"/>
                <w:kern w:val="0"/>
                <w:sz w:val="18"/>
                <w:szCs w:val="18"/>
                <w14:ligatures w14:val="none"/>
              </w:rPr>
            </w:pPr>
            <w:r>
              <w:rPr>
                <w:rFonts w:eastAsia="等线"/>
                <w:kern w:val="0"/>
                <w:sz w:val="18"/>
                <w:szCs w:val="18"/>
                <w14:ligatures w14:val="none"/>
              </w:rPr>
              <w:t>29</w:t>
            </w:r>
          </w:p>
        </w:tc>
        <w:tc>
          <w:tcPr>
            <w:tcW w:w="1285" w:type="dxa"/>
          </w:tcPr>
          <w:p w14:paraId="668ADCC6">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271" w:type="dxa"/>
          </w:tcPr>
          <w:p w14:paraId="784482B3">
            <w:pPr>
              <w:widowControl/>
              <w:ind w:firstLine="180" w:firstLineChars="100"/>
              <w:jc w:val="center"/>
              <w:rPr>
                <w:rFonts w:eastAsia="等线"/>
                <w:kern w:val="0"/>
                <w:sz w:val="18"/>
                <w:szCs w:val="18"/>
                <w14:ligatures w14:val="none"/>
              </w:rPr>
            </w:pPr>
            <w:r>
              <w:rPr>
                <w:rFonts w:eastAsia="等线"/>
                <w:kern w:val="0"/>
                <w:sz w:val="18"/>
                <w:szCs w:val="18"/>
                <w14:ligatures w14:val="none"/>
              </w:rPr>
              <w:t>10</w:t>
            </w:r>
          </w:p>
        </w:tc>
        <w:tc>
          <w:tcPr>
            <w:tcW w:w="1276" w:type="dxa"/>
          </w:tcPr>
          <w:p w14:paraId="77570702">
            <w:pPr>
              <w:widowControl/>
              <w:ind w:firstLine="180" w:firstLineChars="100"/>
              <w:jc w:val="center"/>
              <w:rPr>
                <w:rFonts w:eastAsia="等线"/>
                <w:kern w:val="0"/>
                <w:sz w:val="18"/>
                <w:szCs w:val="18"/>
                <w14:ligatures w14:val="none"/>
              </w:rPr>
            </w:pPr>
            <w:r>
              <w:rPr>
                <w:rFonts w:eastAsia="等线"/>
                <w:kern w:val="0"/>
                <w:sz w:val="18"/>
                <w:szCs w:val="18"/>
                <w14:ligatures w14:val="none"/>
              </w:rPr>
              <w:t>4</w:t>
            </w:r>
          </w:p>
        </w:tc>
        <w:tc>
          <w:tcPr>
            <w:tcW w:w="1080" w:type="dxa"/>
          </w:tcPr>
          <w:p w14:paraId="60B4CCD6">
            <w:pPr>
              <w:widowControl/>
              <w:ind w:firstLine="180" w:firstLineChars="100"/>
              <w:jc w:val="center"/>
              <w:rPr>
                <w:rFonts w:eastAsia="等线"/>
                <w:kern w:val="0"/>
                <w:sz w:val="18"/>
                <w:szCs w:val="18"/>
                <w14:ligatures w14:val="none"/>
              </w:rPr>
            </w:pPr>
          </w:p>
        </w:tc>
        <w:tc>
          <w:tcPr>
            <w:tcW w:w="1046" w:type="dxa"/>
          </w:tcPr>
          <w:p w14:paraId="13232A5A">
            <w:pPr>
              <w:widowControl/>
              <w:ind w:left="-100" w:leftChars="-48" w:firstLine="180" w:firstLineChars="100"/>
              <w:jc w:val="center"/>
              <w:rPr>
                <w:rFonts w:eastAsia="等线"/>
                <w:kern w:val="0"/>
                <w:sz w:val="18"/>
                <w:szCs w:val="18"/>
                <w14:ligatures w14:val="none"/>
              </w:rPr>
            </w:pPr>
          </w:p>
        </w:tc>
      </w:tr>
      <w:tr w14:paraId="01431D19">
        <w:tblPrEx>
          <w:tblCellMar>
            <w:top w:w="0" w:type="dxa"/>
            <w:left w:w="108" w:type="dxa"/>
            <w:bottom w:w="0" w:type="dxa"/>
            <w:right w:w="108" w:type="dxa"/>
          </w:tblCellMar>
        </w:tblPrEx>
        <w:trPr>
          <w:trHeight w:val="330" w:hRule="atLeast"/>
          <w:jc w:val="center"/>
        </w:trPr>
        <w:tc>
          <w:tcPr>
            <w:tcW w:w="2127" w:type="dxa"/>
            <w:vAlign w:val="center"/>
          </w:tcPr>
          <w:p w14:paraId="29B96F22">
            <w:pPr>
              <w:widowControl/>
              <w:ind w:firstLine="180" w:firstLineChars="100"/>
              <w:jc w:val="left"/>
              <w:rPr>
                <w:rFonts w:eastAsia="等线"/>
                <w:kern w:val="0"/>
                <w:sz w:val="18"/>
                <w:szCs w:val="18"/>
                <w14:ligatures w14:val="none"/>
              </w:rPr>
            </w:pPr>
            <w:r>
              <w:rPr>
                <w:rFonts w:eastAsia="等线"/>
                <w:kern w:val="0"/>
                <w:sz w:val="18"/>
                <w:szCs w:val="18"/>
                <w14:ligatures w14:val="none"/>
              </w:rPr>
              <w:t xml:space="preserve">5-9 </w:t>
            </w:r>
            <w:r>
              <w:rPr>
                <w:rFonts w:hint="eastAsia" w:ascii="宋体" w:hAnsi="宋体"/>
                <w:kern w:val="0"/>
                <w:sz w:val="18"/>
                <w:szCs w:val="18"/>
                <w14:ligatures w14:val="none"/>
              </w:rPr>
              <w:t>年</w:t>
            </w:r>
          </w:p>
        </w:tc>
        <w:tc>
          <w:tcPr>
            <w:tcW w:w="1271" w:type="dxa"/>
          </w:tcPr>
          <w:p w14:paraId="49E92798">
            <w:pPr>
              <w:widowControl/>
              <w:ind w:firstLine="180" w:firstLineChars="100"/>
              <w:jc w:val="center"/>
              <w:rPr>
                <w:rFonts w:eastAsia="等线"/>
                <w:kern w:val="0"/>
                <w:sz w:val="18"/>
                <w:szCs w:val="18"/>
                <w14:ligatures w14:val="none"/>
              </w:rPr>
            </w:pPr>
            <w:r>
              <w:rPr>
                <w:rFonts w:eastAsia="等线"/>
                <w:kern w:val="0"/>
                <w:sz w:val="18"/>
                <w:szCs w:val="18"/>
                <w14:ligatures w14:val="none"/>
              </w:rPr>
              <w:t>16</w:t>
            </w:r>
          </w:p>
        </w:tc>
        <w:tc>
          <w:tcPr>
            <w:tcW w:w="1285" w:type="dxa"/>
          </w:tcPr>
          <w:p w14:paraId="10A0CD8F">
            <w:pPr>
              <w:widowControl/>
              <w:ind w:firstLine="180" w:firstLineChars="100"/>
              <w:jc w:val="center"/>
              <w:rPr>
                <w:rFonts w:eastAsia="等线"/>
                <w:kern w:val="0"/>
                <w:sz w:val="18"/>
                <w:szCs w:val="18"/>
                <w14:ligatures w14:val="none"/>
              </w:rPr>
            </w:pPr>
            <w:r>
              <w:rPr>
                <w:rFonts w:eastAsia="等线"/>
                <w:kern w:val="0"/>
                <w:sz w:val="18"/>
                <w:szCs w:val="18"/>
                <w14:ligatures w14:val="none"/>
              </w:rPr>
              <w:t>23</w:t>
            </w:r>
          </w:p>
        </w:tc>
        <w:tc>
          <w:tcPr>
            <w:tcW w:w="1271" w:type="dxa"/>
          </w:tcPr>
          <w:p w14:paraId="03FAAA8A">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76" w:type="dxa"/>
          </w:tcPr>
          <w:p w14:paraId="426D1D77">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080" w:type="dxa"/>
          </w:tcPr>
          <w:p w14:paraId="6F1033F2">
            <w:pPr>
              <w:widowControl/>
              <w:ind w:firstLine="180" w:firstLineChars="100"/>
              <w:jc w:val="center"/>
              <w:rPr>
                <w:rFonts w:eastAsia="等线"/>
                <w:kern w:val="0"/>
                <w:sz w:val="18"/>
                <w:szCs w:val="18"/>
                <w14:ligatures w14:val="none"/>
              </w:rPr>
            </w:pPr>
          </w:p>
        </w:tc>
        <w:tc>
          <w:tcPr>
            <w:tcW w:w="1046" w:type="dxa"/>
          </w:tcPr>
          <w:p w14:paraId="5BA5C353">
            <w:pPr>
              <w:widowControl/>
              <w:ind w:left="-100" w:leftChars="-48" w:firstLine="180" w:firstLineChars="100"/>
              <w:jc w:val="center"/>
              <w:rPr>
                <w:rFonts w:eastAsia="等线"/>
                <w:kern w:val="0"/>
                <w:sz w:val="18"/>
                <w:szCs w:val="18"/>
                <w14:ligatures w14:val="none"/>
              </w:rPr>
            </w:pPr>
          </w:p>
        </w:tc>
      </w:tr>
      <w:tr w14:paraId="4F7F6CEB">
        <w:tblPrEx>
          <w:tblCellMar>
            <w:top w:w="0" w:type="dxa"/>
            <w:left w:w="108" w:type="dxa"/>
            <w:bottom w:w="0" w:type="dxa"/>
            <w:right w:w="108" w:type="dxa"/>
          </w:tblCellMar>
        </w:tblPrEx>
        <w:trPr>
          <w:trHeight w:val="330" w:hRule="atLeast"/>
          <w:jc w:val="center"/>
        </w:trPr>
        <w:tc>
          <w:tcPr>
            <w:tcW w:w="2127" w:type="dxa"/>
            <w:vAlign w:val="center"/>
          </w:tcPr>
          <w:p w14:paraId="06C008AD">
            <w:pPr>
              <w:widowControl/>
              <w:ind w:firstLine="180" w:firstLineChars="100"/>
              <w:jc w:val="left"/>
              <w:rPr>
                <w:rFonts w:eastAsia="等线"/>
                <w:kern w:val="0"/>
                <w:sz w:val="18"/>
                <w:szCs w:val="18"/>
                <w14:ligatures w14:val="none"/>
              </w:rPr>
            </w:pPr>
            <w:bookmarkStart w:id="23" w:name="OLE_LINK33"/>
            <w:r>
              <w:rPr>
                <w:rFonts w:eastAsia="等线"/>
                <w:kern w:val="0"/>
                <w:sz w:val="18"/>
                <w:szCs w:val="18"/>
                <w14:ligatures w14:val="none"/>
              </w:rPr>
              <w:t xml:space="preserve">10-14 </w:t>
            </w:r>
            <w:r>
              <w:rPr>
                <w:rFonts w:hint="eastAsia" w:ascii="宋体" w:hAnsi="宋体"/>
                <w:kern w:val="0"/>
                <w:sz w:val="18"/>
                <w:szCs w:val="18"/>
                <w14:ligatures w14:val="none"/>
              </w:rPr>
              <w:t>年</w:t>
            </w:r>
            <w:bookmarkEnd w:id="23"/>
          </w:p>
        </w:tc>
        <w:tc>
          <w:tcPr>
            <w:tcW w:w="1271" w:type="dxa"/>
          </w:tcPr>
          <w:p w14:paraId="101977FE">
            <w:pPr>
              <w:widowControl/>
              <w:ind w:firstLine="180" w:firstLineChars="100"/>
              <w:jc w:val="center"/>
              <w:rPr>
                <w:rFonts w:eastAsia="等线"/>
                <w:kern w:val="0"/>
                <w:sz w:val="18"/>
                <w:szCs w:val="18"/>
                <w14:ligatures w14:val="none"/>
              </w:rPr>
            </w:pPr>
            <w:r>
              <w:rPr>
                <w:rFonts w:eastAsia="等线"/>
                <w:kern w:val="0"/>
                <w:sz w:val="18"/>
                <w:szCs w:val="18"/>
                <w14:ligatures w14:val="none"/>
              </w:rPr>
              <w:t>8</w:t>
            </w:r>
          </w:p>
        </w:tc>
        <w:tc>
          <w:tcPr>
            <w:tcW w:w="1285" w:type="dxa"/>
          </w:tcPr>
          <w:p w14:paraId="3C1D1185">
            <w:pPr>
              <w:widowControl/>
              <w:ind w:firstLine="180" w:firstLineChars="100"/>
              <w:jc w:val="center"/>
              <w:rPr>
                <w:rFonts w:eastAsia="等线"/>
                <w:kern w:val="0"/>
                <w:sz w:val="18"/>
                <w:szCs w:val="18"/>
                <w14:ligatures w14:val="none"/>
              </w:rPr>
            </w:pPr>
            <w:r>
              <w:rPr>
                <w:rFonts w:eastAsia="等线"/>
                <w:kern w:val="0"/>
                <w:sz w:val="18"/>
                <w:szCs w:val="18"/>
                <w14:ligatures w14:val="none"/>
              </w:rPr>
              <w:t>20</w:t>
            </w:r>
          </w:p>
        </w:tc>
        <w:tc>
          <w:tcPr>
            <w:tcW w:w="1271" w:type="dxa"/>
          </w:tcPr>
          <w:p w14:paraId="4235ED07">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276" w:type="dxa"/>
          </w:tcPr>
          <w:p w14:paraId="29D2EF46">
            <w:pPr>
              <w:widowControl/>
              <w:ind w:firstLine="180" w:firstLineChars="100"/>
              <w:jc w:val="center"/>
              <w:rPr>
                <w:rFonts w:eastAsia="等线"/>
                <w:kern w:val="0"/>
                <w:sz w:val="18"/>
                <w:szCs w:val="18"/>
                <w14:ligatures w14:val="none"/>
              </w:rPr>
            </w:pPr>
            <w:r>
              <w:rPr>
                <w:rFonts w:eastAsia="等线"/>
                <w:kern w:val="0"/>
                <w:sz w:val="18"/>
                <w:szCs w:val="18"/>
                <w14:ligatures w14:val="none"/>
              </w:rPr>
              <w:t>16</w:t>
            </w:r>
          </w:p>
        </w:tc>
        <w:tc>
          <w:tcPr>
            <w:tcW w:w="1080" w:type="dxa"/>
          </w:tcPr>
          <w:p w14:paraId="1C322015">
            <w:pPr>
              <w:widowControl/>
              <w:ind w:firstLine="180" w:firstLineChars="100"/>
              <w:jc w:val="center"/>
              <w:rPr>
                <w:rFonts w:eastAsia="等线"/>
                <w:kern w:val="0"/>
                <w:sz w:val="18"/>
                <w:szCs w:val="18"/>
                <w14:ligatures w14:val="none"/>
              </w:rPr>
            </w:pPr>
          </w:p>
        </w:tc>
        <w:tc>
          <w:tcPr>
            <w:tcW w:w="1046" w:type="dxa"/>
          </w:tcPr>
          <w:p w14:paraId="4A057C54">
            <w:pPr>
              <w:widowControl/>
              <w:ind w:left="-100" w:leftChars="-48" w:firstLine="180" w:firstLineChars="100"/>
              <w:jc w:val="center"/>
              <w:rPr>
                <w:rFonts w:eastAsia="等线"/>
                <w:kern w:val="0"/>
                <w:sz w:val="18"/>
                <w:szCs w:val="18"/>
                <w14:ligatures w14:val="none"/>
              </w:rPr>
            </w:pPr>
          </w:p>
        </w:tc>
      </w:tr>
      <w:tr w14:paraId="2409B72D">
        <w:tblPrEx>
          <w:tblCellMar>
            <w:top w:w="0" w:type="dxa"/>
            <w:left w:w="108" w:type="dxa"/>
            <w:bottom w:w="0" w:type="dxa"/>
            <w:right w:w="108" w:type="dxa"/>
          </w:tblCellMar>
        </w:tblPrEx>
        <w:trPr>
          <w:trHeight w:val="330" w:hRule="atLeast"/>
          <w:jc w:val="center"/>
        </w:trPr>
        <w:tc>
          <w:tcPr>
            <w:tcW w:w="2127" w:type="dxa"/>
            <w:vAlign w:val="center"/>
          </w:tcPr>
          <w:p w14:paraId="66825B5F">
            <w:pPr>
              <w:widowControl/>
              <w:ind w:firstLine="180" w:firstLineChars="100"/>
              <w:jc w:val="left"/>
              <w:rPr>
                <w:rFonts w:eastAsia="等线"/>
                <w:kern w:val="0"/>
                <w:sz w:val="18"/>
                <w:szCs w:val="18"/>
                <w14:ligatures w14:val="none"/>
              </w:rPr>
            </w:pPr>
            <w:bookmarkStart w:id="24" w:name="OLE_LINK34"/>
            <w:r>
              <w:rPr>
                <w:rFonts w:hint="eastAsia" w:ascii="宋体" w:hAnsi="宋体"/>
                <w:kern w:val="0"/>
                <w:sz w:val="18"/>
                <w:szCs w:val="18"/>
                <w14:ligatures w14:val="none"/>
              </w:rPr>
              <w:t>≥</w:t>
            </w:r>
            <w:r>
              <w:rPr>
                <w:rFonts w:eastAsia="等线"/>
                <w:kern w:val="0"/>
                <w:sz w:val="18"/>
                <w:szCs w:val="18"/>
                <w14:ligatures w14:val="none"/>
              </w:rPr>
              <w:t xml:space="preserve">15 </w:t>
            </w:r>
            <w:r>
              <w:rPr>
                <w:rFonts w:hint="eastAsia" w:ascii="宋体" w:hAnsi="宋体"/>
                <w:kern w:val="0"/>
                <w:sz w:val="18"/>
                <w:szCs w:val="18"/>
                <w14:ligatures w14:val="none"/>
              </w:rPr>
              <w:t>年</w:t>
            </w:r>
            <w:bookmarkEnd w:id="24"/>
          </w:p>
        </w:tc>
        <w:tc>
          <w:tcPr>
            <w:tcW w:w="1271" w:type="dxa"/>
          </w:tcPr>
          <w:p w14:paraId="31F829D9">
            <w:pPr>
              <w:widowControl/>
              <w:ind w:firstLine="180" w:firstLineChars="100"/>
              <w:jc w:val="center"/>
              <w:rPr>
                <w:rFonts w:eastAsia="等线"/>
                <w:kern w:val="0"/>
                <w:sz w:val="18"/>
                <w:szCs w:val="18"/>
                <w14:ligatures w14:val="none"/>
              </w:rPr>
            </w:pPr>
            <w:r>
              <w:rPr>
                <w:rFonts w:eastAsia="等线"/>
                <w:kern w:val="0"/>
                <w:sz w:val="18"/>
                <w:szCs w:val="18"/>
                <w14:ligatures w14:val="none"/>
              </w:rPr>
              <w:t>4</w:t>
            </w:r>
          </w:p>
        </w:tc>
        <w:tc>
          <w:tcPr>
            <w:tcW w:w="1285" w:type="dxa"/>
          </w:tcPr>
          <w:p w14:paraId="186A379C">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71" w:type="dxa"/>
          </w:tcPr>
          <w:p w14:paraId="3DE423FA">
            <w:pPr>
              <w:widowControl/>
              <w:ind w:firstLine="180" w:firstLineChars="100"/>
              <w:jc w:val="center"/>
              <w:rPr>
                <w:rFonts w:eastAsia="等线"/>
                <w:kern w:val="0"/>
                <w:sz w:val="18"/>
                <w:szCs w:val="18"/>
                <w14:ligatures w14:val="none"/>
              </w:rPr>
            </w:pPr>
            <w:r>
              <w:rPr>
                <w:rFonts w:eastAsia="等线"/>
                <w:kern w:val="0"/>
                <w:sz w:val="18"/>
                <w:szCs w:val="18"/>
                <w14:ligatures w14:val="none"/>
              </w:rPr>
              <w:t>17</w:t>
            </w:r>
          </w:p>
        </w:tc>
        <w:tc>
          <w:tcPr>
            <w:tcW w:w="1276" w:type="dxa"/>
          </w:tcPr>
          <w:p w14:paraId="74451285">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080" w:type="dxa"/>
          </w:tcPr>
          <w:p w14:paraId="18E47D51">
            <w:pPr>
              <w:widowControl/>
              <w:ind w:firstLine="180" w:firstLineChars="100"/>
              <w:jc w:val="center"/>
              <w:rPr>
                <w:rFonts w:eastAsia="等线"/>
                <w:kern w:val="0"/>
                <w:sz w:val="18"/>
                <w:szCs w:val="18"/>
                <w14:ligatures w14:val="none"/>
              </w:rPr>
            </w:pPr>
          </w:p>
        </w:tc>
        <w:tc>
          <w:tcPr>
            <w:tcW w:w="1046" w:type="dxa"/>
          </w:tcPr>
          <w:p w14:paraId="10A84FCA">
            <w:pPr>
              <w:widowControl/>
              <w:ind w:left="-100" w:leftChars="-48" w:firstLine="180" w:firstLineChars="100"/>
              <w:jc w:val="center"/>
              <w:rPr>
                <w:rFonts w:eastAsia="等线"/>
                <w:kern w:val="0"/>
                <w:sz w:val="18"/>
                <w:szCs w:val="18"/>
                <w14:ligatures w14:val="none"/>
              </w:rPr>
            </w:pPr>
          </w:p>
        </w:tc>
      </w:tr>
      <w:tr w14:paraId="6B7E4E86">
        <w:tblPrEx>
          <w:tblCellMar>
            <w:top w:w="0" w:type="dxa"/>
            <w:left w:w="108" w:type="dxa"/>
            <w:bottom w:w="0" w:type="dxa"/>
            <w:right w:w="108" w:type="dxa"/>
          </w:tblCellMar>
        </w:tblPrEx>
        <w:trPr>
          <w:trHeight w:val="330" w:hRule="atLeast"/>
          <w:jc w:val="center"/>
        </w:trPr>
        <w:tc>
          <w:tcPr>
            <w:tcW w:w="2127" w:type="dxa"/>
            <w:vAlign w:val="center"/>
          </w:tcPr>
          <w:p w14:paraId="23C4F511">
            <w:pPr>
              <w:widowControl/>
              <w:jc w:val="left"/>
              <w:rPr>
                <w:rFonts w:eastAsia="等线"/>
                <w:kern w:val="0"/>
                <w:sz w:val="18"/>
                <w:szCs w:val="18"/>
                <w14:ligatures w14:val="none"/>
              </w:rPr>
            </w:pPr>
            <w:r>
              <w:rPr>
                <w:rFonts w:hint="eastAsia" w:ascii="宋体" w:hAnsi="宋体"/>
                <w:kern w:val="0"/>
                <w:sz w:val="18"/>
                <w:szCs w:val="18"/>
                <w14:ligatures w14:val="none"/>
              </w:rPr>
              <w:t>技术职称</w:t>
            </w:r>
          </w:p>
        </w:tc>
        <w:tc>
          <w:tcPr>
            <w:tcW w:w="1271" w:type="dxa"/>
          </w:tcPr>
          <w:p w14:paraId="55FA5E19">
            <w:pPr>
              <w:widowControl/>
              <w:ind w:firstLine="180" w:firstLineChars="100"/>
              <w:jc w:val="center"/>
              <w:rPr>
                <w:rFonts w:eastAsia="等线"/>
                <w:kern w:val="0"/>
                <w:sz w:val="18"/>
                <w:szCs w:val="18"/>
                <w14:ligatures w14:val="none"/>
              </w:rPr>
            </w:pPr>
          </w:p>
        </w:tc>
        <w:tc>
          <w:tcPr>
            <w:tcW w:w="1285" w:type="dxa"/>
          </w:tcPr>
          <w:p w14:paraId="00F8C585">
            <w:pPr>
              <w:widowControl/>
              <w:ind w:firstLine="180" w:firstLineChars="100"/>
              <w:jc w:val="center"/>
              <w:rPr>
                <w:rFonts w:eastAsia="等线"/>
                <w:kern w:val="0"/>
                <w:sz w:val="18"/>
                <w:szCs w:val="18"/>
                <w14:ligatures w14:val="none"/>
              </w:rPr>
            </w:pPr>
          </w:p>
        </w:tc>
        <w:tc>
          <w:tcPr>
            <w:tcW w:w="1271" w:type="dxa"/>
          </w:tcPr>
          <w:p w14:paraId="62BE2A06">
            <w:pPr>
              <w:widowControl/>
              <w:ind w:firstLine="180" w:firstLineChars="100"/>
              <w:jc w:val="center"/>
              <w:rPr>
                <w:rFonts w:eastAsia="等线"/>
                <w:kern w:val="0"/>
                <w:sz w:val="18"/>
                <w:szCs w:val="18"/>
                <w14:ligatures w14:val="none"/>
              </w:rPr>
            </w:pPr>
          </w:p>
        </w:tc>
        <w:tc>
          <w:tcPr>
            <w:tcW w:w="1276" w:type="dxa"/>
          </w:tcPr>
          <w:p w14:paraId="345F168D">
            <w:pPr>
              <w:widowControl/>
              <w:ind w:firstLine="180" w:firstLineChars="100"/>
              <w:jc w:val="center"/>
              <w:rPr>
                <w:rFonts w:eastAsia="等线"/>
                <w:kern w:val="0"/>
                <w:sz w:val="18"/>
                <w:szCs w:val="18"/>
                <w14:ligatures w14:val="none"/>
              </w:rPr>
            </w:pPr>
          </w:p>
        </w:tc>
        <w:tc>
          <w:tcPr>
            <w:tcW w:w="1080" w:type="dxa"/>
          </w:tcPr>
          <w:p w14:paraId="3EF0F384">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9.376</w:t>
            </w:r>
          </w:p>
        </w:tc>
        <w:tc>
          <w:tcPr>
            <w:tcW w:w="1046" w:type="dxa"/>
          </w:tcPr>
          <w:p w14:paraId="3CBAF60E">
            <w:pPr>
              <w:widowControl/>
              <w:ind w:left="-100" w:leftChars="-48" w:firstLine="180" w:firstLineChars="100"/>
              <w:jc w:val="center"/>
              <w:rPr>
                <w:rFonts w:eastAsia="等线"/>
                <w:kern w:val="0"/>
                <w:sz w:val="18"/>
                <w:szCs w:val="18"/>
                <w14:ligatures w14:val="none"/>
              </w:rPr>
            </w:pPr>
            <w:r>
              <w:rPr>
                <w:rFonts w:eastAsia="等线"/>
                <w:kern w:val="0"/>
                <w:sz w:val="18"/>
                <w:szCs w:val="18"/>
                <w14:ligatures w14:val="none"/>
              </w:rPr>
              <w:t>0</w:t>
            </w:r>
            <w:r>
              <w:rPr>
                <w:rFonts w:hint="eastAsia" w:eastAsia="等线"/>
                <w:kern w:val="0"/>
                <w:sz w:val="18"/>
                <w:szCs w:val="18"/>
                <w14:ligatures w14:val="none"/>
              </w:rPr>
              <w:t>.403</w:t>
            </w:r>
          </w:p>
        </w:tc>
      </w:tr>
      <w:tr w14:paraId="5CB56841">
        <w:tblPrEx>
          <w:tblCellMar>
            <w:top w:w="0" w:type="dxa"/>
            <w:left w:w="108" w:type="dxa"/>
            <w:bottom w:w="0" w:type="dxa"/>
            <w:right w:w="108" w:type="dxa"/>
          </w:tblCellMar>
        </w:tblPrEx>
        <w:trPr>
          <w:trHeight w:val="330" w:hRule="atLeast"/>
          <w:jc w:val="center"/>
        </w:trPr>
        <w:tc>
          <w:tcPr>
            <w:tcW w:w="2127" w:type="dxa"/>
            <w:vAlign w:val="center"/>
          </w:tcPr>
          <w:p w14:paraId="679769E8">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护士</w:t>
            </w:r>
          </w:p>
        </w:tc>
        <w:tc>
          <w:tcPr>
            <w:tcW w:w="1271" w:type="dxa"/>
          </w:tcPr>
          <w:p w14:paraId="36C6D39B">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16</w:t>
            </w:r>
          </w:p>
        </w:tc>
        <w:tc>
          <w:tcPr>
            <w:tcW w:w="1285" w:type="dxa"/>
          </w:tcPr>
          <w:p w14:paraId="04B0B17C">
            <w:pPr>
              <w:widowControl/>
              <w:ind w:firstLine="180" w:firstLineChars="100"/>
              <w:jc w:val="center"/>
              <w:rPr>
                <w:rFonts w:eastAsia="等线"/>
                <w:kern w:val="0"/>
                <w:sz w:val="18"/>
                <w:szCs w:val="18"/>
                <w14:ligatures w14:val="none"/>
              </w:rPr>
            </w:pPr>
            <w:r>
              <w:rPr>
                <w:rFonts w:eastAsia="等线"/>
                <w:kern w:val="0"/>
                <w:sz w:val="18"/>
                <w:szCs w:val="18"/>
                <w14:ligatures w14:val="none"/>
              </w:rPr>
              <w:t>13</w:t>
            </w:r>
          </w:p>
        </w:tc>
        <w:tc>
          <w:tcPr>
            <w:tcW w:w="1271" w:type="dxa"/>
          </w:tcPr>
          <w:p w14:paraId="0995A32A">
            <w:pPr>
              <w:widowControl/>
              <w:ind w:firstLine="180" w:firstLineChars="100"/>
              <w:jc w:val="center"/>
              <w:rPr>
                <w:rFonts w:eastAsia="等线"/>
                <w:kern w:val="0"/>
                <w:sz w:val="18"/>
                <w:szCs w:val="18"/>
                <w14:ligatures w14:val="none"/>
              </w:rPr>
            </w:pPr>
            <w:r>
              <w:rPr>
                <w:rFonts w:eastAsia="等线"/>
                <w:kern w:val="0"/>
                <w:sz w:val="18"/>
                <w:szCs w:val="18"/>
                <w14:ligatures w14:val="none"/>
              </w:rPr>
              <w:t>10</w:t>
            </w:r>
          </w:p>
        </w:tc>
        <w:tc>
          <w:tcPr>
            <w:tcW w:w="1276" w:type="dxa"/>
          </w:tcPr>
          <w:p w14:paraId="4CA12FD0">
            <w:pPr>
              <w:widowControl/>
              <w:ind w:firstLine="180" w:firstLineChars="100"/>
              <w:jc w:val="center"/>
              <w:rPr>
                <w:rFonts w:eastAsia="等线"/>
                <w:kern w:val="0"/>
                <w:sz w:val="18"/>
                <w:szCs w:val="18"/>
                <w14:ligatures w14:val="none"/>
              </w:rPr>
            </w:pPr>
            <w:r>
              <w:rPr>
                <w:rFonts w:eastAsia="等线"/>
                <w:kern w:val="0"/>
                <w:sz w:val="18"/>
                <w:szCs w:val="18"/>
                <w14:ligatures w14:val="none"/>
              </w:rPr>
              <w:t>4</w:t>
            </w:r>
          </w:p>
        </w:tc>
        <w:tc>
          <w:tcPr>
            <w:tcW w:w="1080" w:type="dxa"/>
          </w:tcPr>
          <w:p w14:paraId="5EB4292F">
            <w:pPr>
              <w:widowControl/>
              <w:ind w:firstLine="180" w:firstLineChars="100"/>
              <w:jc w:val="center"/>
              <w:rPr>
                <w:rFonts w:eastAsia="等线"/>
                <w:kern w:val="0"/>
                <w:sz w:val="18"/>
                <w:szCs w:val="18"/>
                <w14:ligatures w14:val="none"/>
              </w:rPr>
            </w:pPr>
          </w:p>
        </w:tc>
        <w:tc>
          <w:tcPr>
            <w:tcW w:w="1046" w:type="dxa"/>
          </w:tcPr>
          <w:p w14:paraId="409CDC1F">
            <w:pPr>
              <w:widowControl/>
              <w:ind w:left="-100" w:leftChars="-48" w:firstLine="180" w:firstLineChars="100"/>
              <w:jc w:val="center"/>
              <w:rPr>
                <w:rFonts w:eastAsia="等线"/>
                <w:kern w:val="0"/>
                <w:sz w:val="18"/>
                <w:szCs w:val="18"/>
                <w14:ligatures w14:val="none"/>
              </w:rPr>
            </w:pPr>
          </w:p>
        </w:tc>
      </w:tr>
      <w:tr w14:paraId="12C0F376">
        <w:tblPrEx>
          <w:tblCellMar>
            <w:top w:w="0" w:type="dxa"/>
            <w:left w:w="108" w:type="dxa"/>
            <w:bottom w:w="0" w:type="dxa"/>
            <w:right w:w="108" w:type="dxa"/>
          </w:tblCellMar>
        </w:tblPrEx>
        <w:trPr>
          <w:trHeight w:val="330" w:hRule="atLeast"/>
          <w:jc w:val="center"/>
        </w:trPr>
        <w:tc>
          <w:tcPr>
            <w:tcW w:w="2127" w:type="dxa"/>
            <w:vAlign w:val="center"/>
          </w:tcPr>
          <w:p w14:paraId="366D5B08">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护师</w:t>
            </w:r>
          </w:p>
        </w:tc>
        <w:tc>
          <w:tcPr>
            <w:tcW w:w="1271" w:type="dxa"/>
          </w:tcPr>
          <w:p w14:paraId="1C4A1E72">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16</w:t>
            </w:r>
          </w:p>
        </w:tc>
        <w:tc>
          <w:tcPr>
            <w:tcW w:w="1285" w:type="dxa"/>
          </w:tcPr>
          <w:p w14:paraId="627EBB67">
            <w:pPr>
              <w:widowControl/>
              <w:ind w:firstLine="180" w:firstLineChars="100"/>
              <w:jc w:val="center"/>
              <w:rPr>
                <w:rFonts w:eastAsia="等线"/>
                <w:kern w:val="0"/>
                <w:sz w:val="18"/>
                <w:szCs w:val="18"/>
                <w14:ligatures w14:val="none"/>
              </w:rPr>
            </w:pPr>
            <w:r>
              <w:rPr>
                <w:rFonts w:eastAsia="等线"/>
                <w:kern w:val="0"/>
                <w:sz w:val="18"/>
                <w:szCs w:val="18"/>
                <w14:ligatures w14:val="none"/>
              </w:rPr>
              <w:t>22</w:t>
            </w:r>
          </w:p>
        </w:tc>
        <w:tc>
          <w:tcPr>
            <w:tcW w:w="1271" w:type="dxa"/>
          </w:tcPr>
          <w:p w14:paraId="32E83CE7">
            <w:pPr>
              <w:widowControl/>
              <w:ind w:firstLine="180" w:firstLineChars="100"/>
              <w:jc w:val="center"/>
              <w:rPr>
                <w:rFonts w:eastAsia="等线"/>
                <w:kern w:val="0"/>
                <w:sz w:val="18"/>
                <w:szCs w:val="18"/>
                <w14:ligatures w14:val="none"/>
              </w:rPr>
            </w:pPr>
            <w:r>
              <w:rPr>
                <w:rFonts w:eastAsia="等线"/>
                <w:kern w:val="0"/>
                <w:sz w:val="18"/>
                <w:szCs w:val="18"/>
                <w14:ligatures w14:val="none"/>
              </w:rPr>
              <w:t>18</w:t>
            </w:r>
          </w:p>
        </w:tc>
        <w:tc>
          <w:tcPr>
            <w:tcW w:w="1276" w:type="dxa"/>
          </w:tcPr>
          <w:p w14:paraId="127545A2">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080" w:type="dxa"/>
          </w:tcPr>
          <w:p w14:paraId="37FD17EB">
            <w:pPr>
              <w:widowControl/>
              <w:ind w:firstLine="180" w:firstLineChars="100"/>
              <w:jc w:val="center"/>
              <w:rPr>
                <w:rFonts w:eastAsia="等线"/>
                <w:kern w:val="0"/>
                <w:sz w:val="18"/>
                <w:szCs w:val="18"/>
                <w14:ligatures w14:val="none"/>
              </w:rPr>
            </w:pPr>
          </w:p>
        </w:tc>
        <w:tc>
          <w:tcPr>
            <w:tcW w:w="1046" w:type="dxa"/>
          </w:tcPr>
          <w:p w14:paraId="038B5177">
            <w:pPr>
              <w:widowControl/>
              <w:ind w:left="-100" w:leftChars="-48" w:firstLine="180" w:firstLineChars="100"/>
              <w:jc w:val="center"/>
              <w:rPr>
                <w:rFonts w:eastAsia="等线"/>
                <w:kern w:val="0"/>
                <w:sz w:val="18"/>
                <w:szCs w:val="18"/>
                <w14:ligatures w14:val="none"/>
              </w:rPr>
            </w:pPr>
          </w:p>
        </w:tc>
      </w:tr>
      <w:tr w14:paraId="1201C410">
        <w:tblPrEx>
          <w:tblCellMar>
            <w:top w:w="0" w:type="dxa"/>
            <w:left w:w="108" w:type="dxa"/>
            <w:bottom w:w="0" w:type="dxa"/>
            <w:right w:w="108" w:type="dxa"/>
          </w:tblCellMar>
        </w:tblPrEx>
        <w:trPr>
          <w:trHeight w:val="330" w:hRule="atLeast"/>
          <w:jc w:val="center"/>
        </w:trPr>
        <w:tc>
          <w:tcPr>
            <w:tcW w:w="2127" w:type="dxa"/>
            <w:vAlign w:val="center"/>
          </w:tcPr>
          <w:p w14:paraId="0F48B64F">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主管护师</w:t>
            </w:r>
          </w:p>
        </w:tc>
        <w:tc>
          <w:tcPr>
            <w:tcW w:w="1271" w:type="dxa"/>
          </w:tcPr>
          <w:p w14:paraId="7386B044">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17</w:t>
            </w:r>
          </w:p>
        </w:tc>
        <w:tc>
          <w:tcPr>
            <w:tcW w:w="1285" w:type="dxa"/>
          </w:tcPr>
          <w:p w14:paraId="11250A0E">
            <w:pPr>
              <w:widowControl/>
              <w:ind w:firstLine="180" w:firstLineChars="100"/>
              <w:jc w:val="center"/>
              <w:rPr>
                <w:rFonts w:eastAsia="等线"/>
                <w:kern w:val="0"/>
                <w:sz w:val="18"/>
                <w:szCs w:val="18"/>
                <w14:ligatures w14:val="none"/>
              </w:rPr>
            </w:pPr>
            <w:r>
              <w:rPr>
                <w:rFonts w:eastAsia="等线"/>
                <w:kern w:val="0"/>
                <w:sz w:val="18"/>
                <w:szCs w:val="18"/>
                <w14:ligatures w14:val="none"/>
              </w:rPr>
              <w:t>28</w:t>
            </w:r>
          </w:p>
        </w:tc>
        <w:tc>
          <w:tcPr>
            <w:tcW w:w="1271" w:type="dxa"/>
          </w:tcPr>
          <w:p w14:paraId="54FF7D8C">
            <w:pPr>
              <w:widowControl/>
              <w:ind w:firstLine="180" w:firstLineChars="100"/>
              <w:jc w:val="center"/>
              <w:rPr>
                <w:rFonts w:eastAsia="等线"/>
                <w:kern w:val="0"/>
                <w:sz w:val="18"/>
                <w:szCs w:val="18"/>
                <w14:ligatures w14:val="none"/>
              </w:rPr>
            </w:pPr>
            <w:r>
              <w:rPr>
                <w:rFonts w:eastAsia="等线"/>
                <w:kern w:val="0"/>
                <w:sz w:val="18"/>
                <w:szCs w:val="18"/>
                <w14:ligatures w14:val="none"/>
              </w:rPr>
              <w:t>24</w:t>
            </w:r>
          </w:p>
        </w:tc>
        <w:tc>
          <w:tcPr>
            <w:tcW w:w="1276" w:type="dxa"/>
          </w:tcPr>
          <w:p w14:paraId="6880421E">
            <w:pPr>
              <w:widowControl/>
              <w:ind w:firstLine="180" w:firstLineChars="100"/>
              <w:jc w:val="center"/>
              <w:rPr>
                <w:rFonts w:eastAsia="等线"/>
                <w:kern w:val="0"/>
                <w:sz w:val="18"/>
                <w:szCs w:val="18"/>
                <w14:ligatures w14:val="none"/>
              </w:rPr>
            </w:pPr>
            <w:r>
              <w:rPr>
                <w:rFonts w:eastAsia="等线"/>
                <w:kern w:val="0"/>
                <w:sz w:val="18"/>
                <w:szCs w:val="18"/>
                <w14:ligatures w14:val="none"/>
              </w:rPr>
              <w:t>22</w:t>
            </w:r>
          </w:p>
        </w:tc>
        <w:tc>
          <w:tcPr>
            <w:tcW w:w="1080" w:type="dxa"/>
          </w:tcPr>
          <w:p w14:paraId="1B756612">
            <w:pPr>
              <w:widowControl/>
              <w:ind w:firstLine="180" w:firstLineChars="100"/>
              <w:jc w:val="center"/>
              <w:rPr>
                <w:rFonts w:eastAsia="等线"/>
                <w:kern w:val="0"/>
                <w:sz w:val="18"/>
                <w:szCs w:val="18"/>
                <w14:ligatures w14:val="none"/>
              </w:rPr>
            </w:pPr>
          </w:p>
        </w:tc>
        <w:tc>
          <w:tcPr>
            <w:tcW w:w="1046" w:type="dxa"/>
          </w:tcPr>
          <w:p w14:paraId="01D98CF8">
            <w:pPr>
              <w:widowControl/>
              <w:ind w:left="-100" w:leftChars="-48" w:firstLine="180" w:firstLineChars="100"/>
              <w:jc w:val="center"/>
              <w:rPr>
                <w:rFonts w:eastAsia="等线"/>
                <w:kern w:val="0"/>
                <w:sz w:val="18"/>
                <w:szCs w:val="18"/>
                <w14:ligatures w14:val="none"/>
              </w:rPr>
            </w:pPr>
          </w:p>
        </w:tc>
      </w:tr>
      <w:tr w14:paraId="5425C45C">
        <w:tblPrEx>
          <w:tblCellMar>
            <w:top w:w="0" w:type="dxa"/>
            <w:left w:w="108" w:type="dxa"/>
            <w:bottom w:w="0" w:type="dxa"/>
            <w:right w:w="108" w:type="dxa"/>
          </w:tblCellMar>
        </w:tblPrEx>
        <w:trPr>
          <w:trHeight w:val="330" w:hRule="atLeast"/>
          <w:jc w:val="center"/>
        </w:trPr>
        <w:tc>
          <w:tcPr>
            <w:tcW w:w="2127" w:type="dxa"/>
            <w:vAlign w:val="center"/>
          </w:tcPr>
          <w:p w14:paraId="68CB559B">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副主任</w:t>
            </w:r>
            <w:r>
              <w:rPr>
                <w:rFonts w:eastAsia="等线"/>
                <w:kern w:val="0"/>
                <w:sz w:val="18"/>
                <w:szCs w:val="18"/>
                <w14:ligatures w14:val="none"/>
              </w:rPr>
              <w:t>/</w:t>
            </w:r>
            <w:r>
              <w:rPr>
                <w:rFonts w:hint="eastAsia" w:ascii="宋体" w:hAnsi="宋体"/>
                <w:kern w:val="0"/>
                <w:sz w:val="18"/>
                <w:szCs w:val="18"/>
                <w14:ligatures w14:val="none"/>
              </w:rPr>
              <w:t>主任护师</w:t>
            </w:r>
          </w:p>
        </w:tc>
        <w:tc>
          <w:tcPr>
            <w:tcW w:w="1271" w:type="dxa"/>
          </w:tcPr>
          <w:p w14:paraId="5BA00A33">
            <w:pPr>
              <w:widowControl/>
              <w:ind w:firstLine="180" w:firstLineChars="100"/>
              <w:jc w:val="center"/>
              <w:rPr>
                <w:rFonts w:eastAsia="等线"/>
                <w:kern w:val="0"/>
                <w:sz w:val="18"/>
                <w:szCs w:val="18"/>
                <w14:ligatures w14:val="none"/>
              </w:rPr>
            </w:pPr>
            <w:r>
              <w:rPr>
                <w:rFonts w:hint="eastAsia" w:eastAsia="等线"/>
                <w:kern w:val="0"/>
                <w:sz w:val="18"/>
                <w:szCs w:val="18"/>
                <w14:ligatures w14:val="none"/>
              </w:rPr>
              <w:t>8</w:t>
            </w:r>
          </w:p>
        </w:tc>
        <w:tc>
          <w:tcPr>
            <w:tcW w:w="1285" w:type="dxa"/>
          </w:tcPr>
          <w:p w14:paraId="25B44023">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271" w:type="dxa"/>
          </w:tcPr>
          <w:p w14:paraId="0F0D50FD">
            <w:pPr>
              <w:widowControl/>
              <w:ind w:firstLine="180" w:firstLineChars="100"/>
              <w:jc w:val="center"/>
              <w:rPr>
                <w:rFonts w:eastAsia="等线"/>
                <w:kern w:val="0"/>
                <w:sz w:val="18"/>
                <w:szCs w:val="18"/>
                <w14:ligatures w14:val="none"/>
              </w:rPr>
            </w:pPr>
            <w:r>
              <w:rPr>
                <w:rFonts w:eastAsia="等线"/>
                <w:kern w:val="0"/>
                <w:sz w:val="18"/>
                <w:szCs w:val="18"/>
                <w14:ligatures w14:val="none"/>
              </w:rPr>
              <w:t>10</w:t>
            </w:r>
          </w:p>
        </w:tc>
        <w:tc>
          <w:tcPr>
            <w:tcW w:w="1276" w:type="dxa"/>
          </w:tcPr>
          <w:p w14:paraId="0CE8BE53">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080" w:type="dxa"/>
          </w:tcPr>
          <w:p w14:paraId="57DA2368">
            <w:pPr>
              <w:widowControl/>
              <w:ind w:firstLine="180" w:firstLineChars="100"/>
              <w:jc w:val="center"/>
              <w:rPr>
                <w:rFonts w:eastAsia="等线"/>
                <w:kern w:val="0"/>
                <w:sz w:val="18"/>
                <w:szCs w:val="18"/>
                <w14:ligatures w14:val="none"/>
              </w:rPr>
            </w:pPr>
          </w:p>
        </w:tc>
        <w:tc>
          <w:tcPr>
            <w:tcW w:w="1046" w:type="dxa"/>
          </w:tcPr>
          <w:p w14:paraId="668D41E4">
            <w:pPr>
              <w:widowControl/>
              <w:ind w:left="-100" w:leftChars="-48" w:firstLine="180" w:firstLineChars="100"/>
              <w:jc w:val="center"/>
              <w:rPr>
                <w:rFonts w:eastAsia="等线"/>
                <w:kern w:val="0"/>
                <w:sz w:val="18"/>
                <w:szCs w:val="18"/>
                <w14:ligatures w14:val="none"/>
              </w:rPr>
            </w:pPr>
          </w:p>
        </w:tc>
      </w:tr>
      <w:tr w14:paraId="1394555D">
        <w:tblPrEx>
          <w:tblCellMar>
            <w:top w:w="0" w:type="dxa"/>
            <w:left w:w="108" w:type="dxa"/>
            <w:bottom w:w="0" w:type="dxa"/>
            <w:right w:w="108" w:type="dxa"/>
          </w:tblCellMar>
        </w:tblPrEx>
        <w:trPr>
          <w:trHeight w:val="330" w:hRule="atLeast"/>
          <w:jc w:val="center"/>
        </w:trPr>
        <w:tc>
          <w:tcPr>
            <w:tcW w:w="2127" w:type="dxa"/>
            <w:vAlign w:val="center"/>
          </w:tcPr>
          <w:p w14:paraId="47EAD2EA">
            <w:pPr>
              <w:widowControl/>
              <w:jc w:val="left"/>
              <w:rPr>
                <w:rFonts w:eastAsia="等线"/>
                <w:kern w:val="0"/>
                <w:sz w:val="18"/>
                <w:szCs w:val="18"/>
                <w14:ligatures w14:val="none"/>
              </w:rPr>
            </w:pPr>
            <w:r>
              <w:rPr>
                <w:rFonts w:eastAsia="等线"/>
                <w:kern w:val="0"/>
                <w:sz w:val="18"/>
                <w:szCs w:val="18"/>
                <w14:ligatures w14:val="none"/>
              </w:rPr>
              <w:t xml:space="preserve">ICU </w:t>
            </w:r>
            <w:r>
              <w:rPr>
                <w:rFonts w:hint="eastAsia" w:ascii="宋体" w:hAnsi="宋体"/>
                <w:kern w:val="0"/>
                <w:sz w:val="18"/>
                <w:szCs w:val="18"/>
                <w14:ligatures w14:val="none"/>
              </w:rPr>
              <w:t>类型</w:t>
            </w:r>
          </w:p>
        </w:tc>
        <w:tc>
          <w:tcPr>
            <w:tcW w:w="1271" w:type="dxa"/>
          </w:tcPr>
          <w:p w14:paraId="16AA3E84">
            <w:pPr>
              <w:widowControl/>
              <w:ind w:firstLine="180" w:firstLineChars="100"/>
              <w:jc w:val="center"/>
              <w:rPr>
                <w:rFonts w:eastAsia="等线"/>
                <w:kern w:val="0"/>
                <w:sz w:val="18"/>
                <w:szCs w:val="18"/>
                <w14:ligatures w14:val="none"/>
              </w:rPr>
            </w:pPr>
          </w:p>
        </w:tc>
        <w:tc>
          <w:tcPr>
            <w:tcW w:w="1285" w:type="dxa"/>
          </w:tcPr>
          <w:p w14:paraId="1C2D09D3">
            <w:pPr>
              <w:widowControl/>
              <w:ind w:firstLine="180" w:firstLineChars="100"/>
              <w:jc w:val="center"/>
              <w:rPr>
                <w:rFonts w:eastAsia="等线"/>
                <w:kern w:val="0"/>
                <w:sz w:val="18"/>
                <w:szCs w:val="18"/>
                <w14:ligatures w14:val="none"/>
              </w:rPr>
            </w:pPr>
          </w:p>
        </w:tc>
        <w:tc>
          <w:tcPr>
            <w:tcW w:w="1271" w:type="dxa"/>
          </w:tcPr>
          <w:p w14:paraId="06DE9C27">
            <w:pPr>
              <w:widowControl/>
              <w:ind w:firstLine="180" w:firstLineChars="100"/>
              <w:jc w:val="center"/>
              <w:rPr>
                <w:rFonts w:eastAsia="等线"/>
                <w:kern w:val="0"/>
                <w:sz w:val="18"/>
                <w:szCs w:val="18"/>
                <w14:ligatures w14:val="none"/>
              </w:rPr>
            </w:pPr>
          </w:p>
        </w:tc>
        <w:tc>
          <w:tcPr>
            <w:tcW w:w="1276" w:type="dxa"/>
          </w:tcPr>
          <w:p w14:paraId="251935FF">
            <w:pPr>
              <w:widowControl/>
              <w:ind w:firstLine="180" w:firstLineChars="100"/>
              <w:jc w:val="center"/>
              <w:rPr>
                <w:rFonts w:eastAsia="等线"/>
                <w:kern w:val="0"/>
                <w:sz w:val="18"/>
                <w:szCs w:val="18"/>
                <w14:ligatures w14:val="none"/>
              </w:rPr>
            </w:pPr>
          </w:p>
        </w:tc>
        <w:tc>
          <w:tcPr>
            <w:tcW w:w="1080" w:type="dxa"/>
          </w:tcPr>
          <w:p w14:paraId="53394975">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2.063</w:t>
            </w:r>
          </w:p>
        </w:tc>
        <w:tc>
          <w:tcPr>
            <w:tcW w:w="1046" w:type="dxa"/>
          </w:tcPr>
          <w:p w14:paraId="57C3F4D4">
            <w:pPr>
              <w:widowControl/>
              <w:ind w:left="-100" w:leftChars="-48" w:firstLine="180" w:firstLineChars="100"/>
              <w:jc w:val="center"/>
              <w:rPr>
                <w:rFonts w:eastAsia="等线"/>
                <w:kern w:val="0"/>
                <w:sz w:val="18"/>
                <w:szCs w:val="18"/>
                <w14:ligatures w14:val="none"/>
              </w:rPr>
            </w:pPr>
            <w:r>
              <w:rPr>
                <w:rFonts w:eastAsia="等线"/>
                <w:kern w:val="0"/>
                <w:sz w:val="18"/>
                <w:szCs w:val="18"/>
                <w14:ligatures w14:val="none"/>
              </w:rPr>
              <w:t>0.</w:t>
            </w:r>
            <w:r>
              <w:rPr>
                <w:rFonts w:hint="eastAsia" w:eastAsia="等线"/>
                <w:kern w:val="0"/>
                <w:sz w:val="18"/>
                <w:szCs w:val="18"/>
                <w14:ligatures w14:val="none"/>
              </w:rPr>
              <w:t>559</w:t>
            </w:r>
          </w:p>
        </w:tc>
      </w:tr>
      <w:tr w14:paraId="09BCBA1D">
        <w:tblPrEx>
          <w:tblCellMar>
            <w:top w:w="0" w:type="dxa"/>
            <w:left w:w="108" w:type="dxa"/>
            <w:bottom w:w="0" w:type="dxa"/>
            <w:right w:w="108" w:type="dxa"/>
          </w:tblCellMar>
        </w:tblPrEx>
        <w:trPr>
          <w:trHeight w:val="330" w:hRule="atLeast"/>
          <w:jc w:val="center"/>
        </w:trPr>
        <w:tc>
          <w:tcPr>
            <w:tcW w:w="2127" w:type="dxa"/>
            <w:vAlign w:val="center"/>
          </w:tcPr>
          <w:p w14:paraId="3C9B9D4A">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综合</w:t>
            </w:r>
            <w:r>
              <w:rPr>
                <w:rFonts w:eastAsia="等线"/>
                <w:kern w:val="0"/>
                <w:sz w:val="18"/>
                <w:szCs w:val="18"/>
                <w14:ligatures w14:val="none"/>
              </w:rPr>
              <w:t xml:space="preserve"> ICU</w:t>
            </w:r>
          </w:p>
        </w:tc>
        <w:tc>
          <w:tcPr>
            <w:tcW w:w="1271" w:type="dxa"/>
          </w:tcPr>
          <w:p w14:paraId="38EDE4D1">
            <w:pPr>
              <w:widowControl/>
              <w:ind w:firstLine="180" w:firstLineChars="100"/>
              <w:jc w:val="center"/>
              <w:rPr>
                <w:rFonts w:eastAsia="等线"/>
                <w:kern w:val="0"/>
                <w:sz w:val="18"/>
                <w:szCs w:val="18"/>
                <w14:ligatures w14:val="none"/>
              </w:rPr>
            </w:pPr>
            <w:r>
              <w:rPr>
                <w:rFonts w:eastAsia="等线"/>
                <w:kern w:val="0"/>
                <w:sz w:val="18"/>
                <w:szCs w:val="18"/>
                <w14:ligatures w14:val="none"/>
              </w:rPr>
              <w:t>32</w:t>
            </w:r>
          </w:p>
        </w:tc>
        <w:tc>
          <w:tcPr>
            <w:tcW w:w="1285" w:type="dxa"/>
          </w:tcPr>
          <w:p w14:paraId="197003F7">
            <w:pPr>
              <w:widowControl/>
              <w:ind w:firstLine="180" w:firstLineChars="100"/>
              <w:jc w:val="center"/>
              <w:rPr>
                <w:rFonts w:eastAsia="等线"/>
                <w:kern w:val="0"/>
                <w:sz w:val="18"/>
                <w:szCs w:val="18"/>
                <w14:ligatures w14:val="none"/>
              </w:rPr>
            </w:pPr>
            <w:r>
              <w:rPr>
                <w:rFonts w:eastAsia="等线"/>
                <w:kern w:val="0"/>
                <w:sz w:val="18"/>
                <w:szCs w:val="18"/>
                <w14:ligatures w14:val="none"/>
              </w:rPr>
              <w:t>35</w:t>
            </w:r>
          </w:p>
        </w:tc>
        <w:tc>
          <w:tcPr>
            <w:tcW w:w="1271" w:type="dxa"/>
          </w:tcPr>
          <w:p w14:paraId="7954CCA1">
            <w:pPr>
              <w:widowControl/>
              <w:ind w:firstLine="180" w:firstLineChars="100"/>
              <w:jc w:val="center"/>
              <w:rPr>
                <w:rFonts w:eastAsia="等线"/>
                <w:kern w:val="0"/>
                <w:sz w:val="18"/>
                <w:szCs w:val="18"/>
                <w14:ligatures w14:val="none"/>
              </w:rPr>
            </w:pPr>
            <w:r>
              <w:rPr>
                <w:rFonts w:eastAsia="等线"/>
                <w:kern w:val="0"/>
                <w:sz w:val="18"/>
                <w:szCs w:val="18"/>
                <w14:ligatures w14:val="none"/>
              </w:rPr>
              <w:t>28</w:t>
            </w:r>
          </w:p>
        </w:tc>
        <w:tc>
          <w:tcPr>
            <w:tcW w:w="1276" w:type="dxa"/>
          </w:tcPr>
          <w:p w14:paraId="453B3BA4">
            <w:pPr>
              <w:widowControl/>
              <w:ind w:firstLine="180" w:firstLineChars="100"/>
              <w:jc w:val="center"/>
              <w:rPr>
                <w:rFonts w:eastAsia="等线"/>
                <w:kern w:val="0"/>
                <w:sz w:val="18"/>
                <w:szCs w:val="18"/>
                <w14:ligatures w14:val="none"/>
              </w:rPr>
            </w:pPr>
            <w:r>
              <w:rPr>
                <w:rFonts w:eastAsia="等线"/>
                <w:kern w:val="0"/>
                <w:sz w:val="18"/>
                <w:szCs w:val="18"/>
                <w14:ligatures w14:val="none"/>
              </w:rPr>
              <w:t>23</w:t>
            </w:r>
          </w:p>
        </w:tc>
        <w:tc>
          <w:tcPr>
            <w:tcW w:w="1080" w:type="dxa"/>
          </w:tcPr>
          <w:p w14:paraId="0C6BE5DD">
            <w:pPr>
              <w:widowControl/>
              <w:ind w:firstLine="180" w:firstLineChars="100"/>
              <w:jc w:val="center"/>
              <w:rPr>
                <w:rFonts w:eastAsia="等线"/>
                <w:kern w:val="0"/>
                <w:sz w:val="18"/>
                <w:szCs w:val="18"/>
                <w14:ligatures w14:val="none"/>
              </w:rPr>
            </w:pPr>
          </w:p>
        </w:tc>
        <w:tc>
          <w:tcPr>
            <w:tcW w:w="1046" w:type="dxa"/>
          </w:tcPr>
          <w:p w14:paraId="225DF640">
            <w:pPr>
              <w:widowControl/>
              <w:ind w:left="-100" w:leftChars="-48" w:firstLine="180" w:firstLineChars="100"/>
              <w:jc w:val="center"/>
              <w:rPr>
                <w:rFonts w:eastAsia="等线"/>
                <w:kern w:val="0"/>
                <w:sz w:val="18"/>
                <w:szCs w:val="18"/>
                <w14:ligatures w14:val="none"/>
              </w:rPr>
            </w:pPr>
          </w:p>
        </w:tc>
      </w:tr>
      <w:tr w14:paraId="7EEAF25D">
        <w:tblPrEx>
          <w:tblCellMar>
            <w:top w:w="0" w:type="dxa"/>
            <w:left w:w="108" w:type="dxa"/>
            <w:bottom w:w="0" w:type="dxa"/>
            <w:right w:w="108" w:type="dxa"/>
          </w:tblCellMar>
        </w:tblPrEx>
        <w:trPr>
          <w:trHeight w:val="330" w:hRule="atLeast"/>
          <w:jc w:val="center"/>
        </w:trPr>
        <w:tc>
          <w:tcPr>
            <w:tcW w:w="2127" w:type="dxa"/>
            <w:vAlign w:val="center"/>
          </w:tcPr>
          <w:p w14:paraId="283C9B3E">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专科</w:t>
            </w:r>
            <w:r>
              <w:rPr>
                <w:rFonts w:eastAsia="等线"/>
                <w:kern w:val="0"/>
                <w:sz w:val="18"/>
                <w:szCs w:val="18"/>
                <w14:ligatures w14:val="none"/>
              </w:rPr>
              <w:t xml:space="preserve"> ICU</w:t>
            </w:r>
          </w:p>
        </w:tc>
        <w:tc>
          <w:tcPr>
            <w:tcW w:w="1271" w:type="dxa"/>
          </w:tcPr>
          <w:p w14:paraId="381C4F8C">
            <w:pPr>
              <w:widowControl/>
              <w:ind w:firstLine="180" w:firstLineChars="100"/>
              <w:jc w:val="center"/>
              <w:rPr>
                <w:rFonts w:eastAsia="等线"/>
                <w:kern w:val="0"/>
                <w:sz w:val="18"/>
                <w:szCs w:val="18"/>
                <w14:ligatures w14:val="none"/>
              </w:rPr>
            </w:pPr>
            <w:r>
              <w:rPr>
                <w:rFonts w:eastAsia="等线"/>
                <w:kern w:val="0"/>
                <w:sz w:val="18"/>
                <w:szCs w:val="18"/>
                <w14:ligatures w14:val="none"/>
              </w:rPr>
              <w:t>25</w:t>
            </w:r>
          </w:p>
        </w:tc>
        <w:tc>
          <w:tcPr>
            <w:tcW w:w="1285" w:type="dxa"/>
          </w:tcPr>
          <w:p w14:paraId="31248647">
            <w:pPr>
              <w:widowControl/>
              <w:ind w:firstLine="180" w:firstLineChars="100"/>
              <w:jc w:val="center"/>
              <w:rPr>
                <w:rFonts w:eastAsia="等线"/>
                <w:kern w:val="0"/>
                <w:sz w:val="18"/>
                <w:szCs w:val="18"/>
                <w14:ligatures w14:val="none"/>
              </w:rPr>
            </w:pPr>
            <w:r>
              <w:rPr>
                <w:rFonts w:eastAsia="等线"/>
                <w:kern w:val="0"/>
                <w:sz w:val="18"/>
                <w:szCs w:val="18"/>
                <w14:ligatures w14:val="none"/>
              </w:rPr>
              <w:t>40</w:t>
            </w:r>
          </w:p>
        </w:tc>
        <w:tc>
          <w:tcPr>
            <w:tcW w:w="1271" w:type="dxa"/>
          </w:tcPr>
          <w:p w14:paraId="61401228">
            <w:pPr>
              <w:widowControl/>
              <w:ind w:firstLine="180" w:firstLineChars="100"/>
              <w:jc w:val="center"/>
              <w:rPr>
                <w:rFonts w:eastAsia="等线"/>
                <w:kern w:val="0"/>
                <w:sz w:val="18"/>
                <w:szCs w:val="18"/>
                <w14:ligatures w14:val="none"/>
              </w:rPr>
            </w:pPr>
            <w:r>
              <w:rPr>
                <w:rFonts w:eastAsia="等线"/>
                <w:kern w:val="0"/>
                <w:sz w:val="18"/>
                <w:szCs w:val="18"/>
                <w14:ligatures w14:val="none"/>
              </w:rPr>
              <w:t>34</w:t>
            </w:r>
          </w:p>
        </w:tc>
        <w:tc>
          <w:tcPr>
            <w:tcW w:w="1276" w:type="dxa"/>
          </w:tcPr>
          <w:p w14:paraId="7205637E">
            <w:pPr>
              <w:widowControl/>
              <w:ind w:firstLine="180" w:firstLineChars="100"/>
              <w:jc w:val="center"/>
              <w:rPr>
                <w:rFonts w:eastAsia="等线"/>
                <w:kern w:val="0"/>
                <w:sz w:val="18"/>
                <w:szCs w:val="18"/>
                <w14:ligatures w14:val="none"/>
              </w:rPr>
            </w:pPr>
            <w:r>
              <w:rPr>
                <w:rFonts w:eastAsia="等线"/>
                <w:kern w:val="0"/>
                <w:sz w:val="18"/>
                <w:szCs w:val="18"/>
                <w14:ligatures w14:val="none"/>
              </w:rPr>
              <w:t>29</w:t>
            </w:r>
          </w:p>
        </w:tc>
        <w:tc>
          <w:tcPr>
            <w:tcW w:w="1080" w:type="dxa"/>
          </w:tcPr>
          <w:p w14:paraId="53C6C63E">
            <w:pPr>
              <w:widowControl/>
              <w:ind w:firstLine="180" w:firstLineChars="100"/>
              <w:jc w:val="center"/>
              <w:rPr>
                <w:rFonts w:eastAsia="等线"/>
                <w:kern w:val="0"/>
                <w:sz w:val="18"/>
                <w:szCs w:val="18"/>
                <w14:ligatures w14:val="none"/>
              </w:rPr>
            </w:pPr>
          </w:p>
        </w:tc>
        <w:tc>
          <w:tcPr>
            <w:tcW w:w="1046" w:type="dxa"/>
          </w:tcPr>
          <w:p w14:paraId="0BB020E7">
            <w:pPr>
              <w:widowControl/>
              <w:ind w:left="-100" w:leftChars="-48" w:firstLine="180" w:firstLineChars="100"/>
              <w:jc w:val="center"/>
              <w:rPr>
                <w:rFonts w:eastAsia="等线"/>
                <w:kern w:val="0"/>
                <w:sz w:val="18"/>
                <w:szCs w:val="18"/>
                <w14:ligatures w14:val="none"/>
              </w:rPr>
            </w:pPr>
          </w:p>
        </w:tc>
      </w:tr>
      <w:tr w14:paraId="5A633878">
        <w:tblPrEx>
          <w:tblCellMar>
            <w:top w:w="0" w:type="dxa"/>
            <w:left w:w="108" w:type="dxa"/>
            <w:bottom w:w="0" w:type="dxa"/>
            <w:right w:w="108" w:type="dxa"/>
          </w:tblCellMar>
        </w:tblPrEx>
        <w:trPr>
          <w:trHeight w:val="330" w:hRule="atLeast"/>
          <w:jc w:val="center"/>
        </w:trPr>
        <w:tc>
          <w:tcPr>
            <w:tcW w:w="2127" w:type="dxa"/>
            <w:vAlign w:val="center"/>
          </w:tcPr>
          <w:p w14:paraId="1660DFAF">
            <w:pPr>
              <w:widowControl/>
              <w:jc w:val="left"/>
              <w:rPr>
                <w:rFonts w:eastAsia="等线"/>
                <w:kern w:val="0"/>
                <w:sz w:val="18"/>
                <w:szCs w:val="18"/>
                <w14:ligatures w14:val="none"/>
              </w:rPr>
            </w:pPr>
            <w:r>
              <w:rPr>
                <w:rFonts w:hint="eastAsia" w:ascii="宋体" w:hAnsi="宋体"/>
                <w:kern w:val="0"/>
                <w:sz w:val="18"/>
                <w:szCs w:val="18"/>
                <w14:ligatures w14:val="none"/>
              </w:rPr>
              <w:t>培训经历</w:t>
            </w:r>
          </w:p>
        </w:tc>
        <w:tc>
          <w:tcPr>
            <w:tcW w:w="1271" w:type="dxa"/>
          </w:tcPr>
          <w:p w14:paraId="1D7206D5">
            <w:pPr>
              <w:widowControl/>
              <w:ind w:firstLine="180" w:firstLineChars="100"/>
              <w:jc w:val="center"/>
              <w:rPr>
                <w:rFonts w:eastAsia="等线"/>
                <w:kern w:val="0"/>
                <w:sz w:val="18"/>
                <w:szCs w:val="18"/>
                <w14:ligatures w14:val="none"/>
              </w:rPr>
            </w:pPr>
          </w:p>
        </w:tc>
        <w:tc>
          <w:tcPr>
            <w:tcW w:w="1285" w:type="dxa"/>
          </w:tcPr>
          <w:p w14:paraId="3A7CCD15">
            <w:pPr>
              <w:widowControl/>
              <w:ind w:firstLine="180" w:firstLineChars="100"/>
              <w:jc w:val="center"/>
              <w:rPr>
                <w:rFonts w:eastAsia="等线"/>
                <w:kern w:val="0"/>
                <w:sz w:val="18"/>
                <w:szCs w:val="18"/>
                <w14:ligatures w14:val="none"/>
              </w:rPr>
            </w:pPr>
          </w:p>
        </w:tc>
        <w:tc>
          <w:tcPr>
            <w:tcW w:w="1271" w:type="dxa"/>
          </w:tcPr>
          <w:p w14:paraId="60D45ED7">
            <w:pPr>
              <w:widowControl/>
              <w:ind w:firstLine="180" w:firstLineChars="100"/>
              <w:jc w:val="center"/>
              <w:rPr>
                <w:rFonts w:eastAsia="等线"/>
                <w:kern w:val="0"/>
                <w:sz w:val="18"/>
                <w:szCs w:val="18"/>
                <w14:ligatures w14:val="none"/>
              </w:rPr>
            </w:pPr>
          </w:p>
        </w:tc>
        <w:tc>
          <w:tcPr>
            <w:tcW w:w="1276" w:type="dxa"/>
          </w:tcPr>
          <w:p w14:paraId="4E47517F">
            <w:pPr>
              <w:widowControl/>
              <w:ind w:firstLine="180" w:firstLineChars="100"/>
              <w:jc w:val="center"/>
              <w:rPr>
                <w:rFonts w:eastAsia="等线"/>
                <w:kern w:val="0"/>
                <w:sz w:val="18"/>
                <w:szCs w:val="18"/>
                <w14:ligatures w14:val="none"/>
              </w:rPr>
            </w:pPr>
          </w:p>
        </w:tc>
        <w:tc>
          <w:tcPr>
            <w:tcW w:w="1080" w:type="dxa"/>
          </w:tcPr>
          <w:p w14:paraId="210E447D">
            <w:pPr>
              <w:widowControl/>
              <w:ind w:firstLine="180" w:firstLineChars="100"/>
              <w:jc w:val="left"/>
              <w:rPr>
                <w:rFonts w:eastAsia="等线"/>
                <w:kern w:val="0"/>
                <w:sz w:val="18"/>
                <w:szCs w:val="18"/>
                <w14:ligatures w14:val="none"/>
              </w:rPr>
            </w:pPr>
            <w:r>
              <w:rPr>
                <w:rFonts w:hint="eastAsia" w:eastAsia="等线"/>
                <w:kern w:val="0"/>
                <w:sz w:val="18"/>
                <w:szCs w:val="18"/>
                <w14:ligatures w14:val="none"/>
              </w:rPr>
              <w:t>14.219</w:t>
            </w:r>
          </w:p>
        </w:tc>
        <w:tc>
          <w:tcPr>
            <w:tcW w:w="1046" w:type="dxa"/>
          </w:tcPr>
          <w:p w14:paraId="3B663099">
            <w:pPr>
              <w:widowControl/>
              <w:ind w:left="-100" w:leftChars="-48" w:firstLine="180" w:firstLineChars="100"/>
              <w:jc w:val="center"/>
              <w:rPr>
                <w:rFonts w:eastAsia="等线"/>
                <w:kern w:val="0"/>
                <w:sz w:val="18"/>
                <w:szCs w:val="18"/>
                <w14:ligatures w14:val="none"/>
              </w:rPr>
            </w:pPr>
            <w:r>
              <w:rPr>
                <w:rFonts w:eastAsia="等线"/>
                <w:kern w:val="0"/>
                <w:sz w:val="18"/>
                <w:szCs w:val="18"/>
                <w14:ligatures w14:val="none"/>
              </w:rPr>
              <w:t>0.0</w:t>
            </w:r>
            <w:r>
              <w:rPr>
                <w:rFonts w:hint="eastAsia" w:eastAsia="等线"/>
                <w:kern w:val="0"/>
                <w:sz w:val="18"/>
                <w:szCs w:val="18"/>
                <w14:ligatures w14:val="none"/>
              </w:rPr>
              <w:t>27</w:t>
            </w:r>
          </w:p>
        </w:tc>
      </w:tr>
      <w:tr w14:paraId="2AD73063">
        <w:tblPrEx>
          <w:tblCellMar>
            <w:top w:w="0" w:type="dxa"/>
            <w:left w:w="108" w:type="dxa"/>
            <w:bottom w:w="0" w:type="dxa"/>
            <w:right w:w="108" w:type="dxa"/>
          </w:tblCellMar>
        </w:tblPrEx>
        <w:trPr>
          <w:trHeight w:val="330" w:hRule="atLeast"/>
          <w:jc w:val="center"/>
        </w:trPr>
        <w:tc>
          <w:tcPr>
            <w:tcW w:w="2127" w:type="dxa"/>
            <w:vAlign w:val="center"/>
          </w:tcPr>
          <w:p w14:paraId="2B7A3A19">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系统化培训</w:t>
            </w:r>
          </w:p>
        </w:tc>
        <w:tc>
          <w:tcPr>
            <w:tcW w:w="1271" w:type="dxa"/>
          </w:tcPr>
          <w:p w14:paraId="0B139725">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285" w:type="dxa"/>
          </w:tcPr>
          <w:p w14:paraId="099A138D">
            <w:pPr>
              <w:widowControl/>
              <w:ind w:firstLine="180" w:firstLineChars="100"/>
              <w:jc w:val="center"/>
              <w:rPr>
                <w:rFonts w:eastAsia="等线"/>
                <w:kern w:val="0"/>
                <w:sz w:val="18"/>
                <w:szCs w:val="18"/>
                <w14:ligatures w14:val="none"/>
              </w:rPr>
            </w:pPr>
            <w:r>
              <w:rPr>
                <w:rFonts w:eastAsia="等线"/>
                <w:kern w:val="0"/>
                <w:sz w:val="18"/>
                <w:szCs w:val="18"/>
                <w14:ligatures w14:val="none"/>
              </w:rPr>
              <w:t>30</w:t>
            </w:r>
          </w:p>
        </w:tc>
        <w:tc>
          <w:tcPr>
            <w:tcW w:w="1271" w:type="dxa"/>
          </w:tcPr>
          <w:p w14:paraId="76ECC908">
            <w:pPr>
              <w:widowControl/>
              <w:ind w:firstLine="180" w:firstLineChars="100"/>
              <w:jc w:val="center"/>
              <w:rPr>
                <w:rFonts w:eastAsia="等线"/>
                <w:kern w:val="0"/>
                <w:sz w:val="18"/>
                <w:szCs w:val="18"/>
                <w14:ligatures w14:val="none"/>
              </w:rPr>
            </w:pPr>
            <w:r>
              <w:rPr>
                <w:rFonts w:eastAsia="等线"/>
                <w:kern w:val="0"/>
                <w:sz w:val="18"/>
                <w:szCs w:val="18"/>
                <w14:ligatures w14:val="none"/>
              </w:rPr>
              <w:t>28</w:t>
            </w:r>
          </w:p>
        </w:tc>
        <w:tc>
          <w:tcPr>
            <w:tcW w:w="1276" w:type="dxa"/>
          </w:tcPr>
          <w:p w14:paraId="74E93CAD">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080" w:type="dxa"/>
          </w:tcPr>
          <w:p w14:paraId="32C9B3F5">
            <w:pPr>
              <w:widowControl/>
              <w:ind w:firstLine="180" w:firstLineChars="100"/>
              <w:jc w:val="center"/>
              <w:rPr>
                <w:rFonts w:eastAsia="等线"/>
                <w:kern w:val="0"/>
                <w:sz w:val="18"/>
                <w:szCs w:val="18"/>
                <w14:ligatures w14:val="none"/>
              </w:rPr>
            </w:pPr>
          </w:p>
        </w:tc>
        <w:tc>
          <w:tcPr>
            <w:tcW w:w="1046" w:type="dxa"/>
          </w:tcPr>
          <w:p w14:paraId="7F098243">
            <w:pPr>
              <w:widowControl/>
              <w:ind w:left="-100" w:leftChars="-48" w:firstLine="180" w:firstLineChars="100"/>
              <w:jc w:val="center"/>
              <w:rPr>
                <w:rFonts w:eastAsia="等线"/>
                <w:kern w:val="0"/>
                <w:sz w:val="18"/>
                <w:szCs w:val="18"/>
                <w14:ligatures w14:val="none"/>
              </w:rPr>
            </w:pPr>
          </w:p>
        </w:tc>
      </w:tr>
      <w:tr w14:paraId="271CC9D1">
        <w:tblPrEx>
          <w:tblCellMar>
            <w:top w:w="0" w:type="dxa"/>
            <w:left w:w="108" w:type="dxa"/>
            <w:bottom w:w="0" w:type="dxa"/>
            <w:right w:w="108" w:type="dxa"/>
          </w:tblCellMar>
        </w:tblPrEx>
        <w:trPr>
          <w:trHeight w:val="330" w:hRule="atLeast"/>
          <w:jc w:val="center"/>
        </w:trPr>
        <w:tc>
          <w:tcPr>
            <w:tcW w:w="2127" w:type="dxa"/>
            <w:vAlign w:val="center"/>
          </w:tcPr>
          <w:p w14:paraId="1C681D1C">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非系统化培训</w:t>
            </w:r>
          </w:p>
        </w:tc>
        <w:tc>
          <w:tcPr>
            <w:tcW w:w="1271" w:type="dxa"/>
          </w:tcPr>
          <w:p w14:paraId="61317829">
            <w:pPr>
              <w:widowControl/>
              <w:ind w:firstLine="180" w:firstLineChars="100"/>
              <w:jc w:val="center"/>
              <w:rPr>
                <w:rFonts w:eastAsia="等线"/>
                <w:kern w:val="0"/>
                <w:sz w:val="18"/>
                <w:szCs w:val="18"/>
                <w14:ligatures w14:val="none"/>
              </w:rPr>
            </w:pPr>
            <w:r>
              <w:rPr>
                <w:rFonts w:eastAsia="等线"/>
                <w:kern w:val="0"/>
                <w:sz w:val="18"/>
                <w:szCs w:val="18"/>
                <w14:ligatures w14:val="none"/>
              </w:rPr>
              <w:t>21</w:t>
            </w:r>
          </w:p>
        </w:tc>
        <w:tc>
          <w:tcPr>
            <w:tcW w:w="1285" w:type="dxa"/>
          </w:tcPr>
          <w:p w14:paraId="41DBB78D">
            <w:pPr>
              <w:widowControl/>
              <w:ind w:firstLine="180" w:firstLineChars="100"/>
              <w:jc w:val="center"/>
              <w:rPr>
                <w:rFonts w:eastAsia="等线"/>
                <w:kern w:val="0"/>
                <w:sz w:val="18"/>
                <w:szCs w:val="18"/>
                <w14:ligatures w14:val="none"/>
              </w:rPr>
            </w:pPr>
            <w:r>
              <w:rPr>
                <w:rFonts w:eastAsia="等线"/>
                <w:kern w:val="0"/>
                <w:sz w:val="18"/>
                <w:szCs w:val="18"/>
                <w14:ligatures w14:val="none"/>
              </w:rPr>
              <w:t>25</w:t>
            </w:r>
          </w:p>
        </w:tc>
        <w:tc>
          <w:tcPr>
            <w:tcW w:w="1271" w:type="dxa"/>
          </w:tcPr>
          <w:p w14:paraId="251D8353">
            <w:pPr>
              <w:widowControl/>
              <w:ind w:firstLine="180" w:firstLineChars="100"/>
              <w:jc w:val="center"/>
              <w:rPr>
                <w:rFonts w:eastAsia="等线"/>
                <w:kern w:val="0"/>
                <w:sz w:val="18"/>
                <w:szCs w:val="18"/>
                <w14:ligatures w14:val="none"/>
              </w:rPr>
            </w:pPr>
            <w:r>
              <w:rPr>
                <w:rFonts w:eastAsia="等线"/>
                <w:kern w:val="0"/>
                <w:sz w:val="18"/>
                <w:szCs w:val="18"/>
                <w14:ligatures w14:val="none"/>
              </w:rPr>
              <w:t>20</w:t>
            </w:r>
          </w:p>
        </w:tc>
        <w:tc>
          <w:tcPr>
            <w:tcW w:w="1276" w:type="dxa"/>
          </w:tcPr>
          <w:p w14:paraId="7843DE97">
            <w:pPr>
              <w:widowControl/>
              <w:ind w:firstLine="180" w:firstLineChars="100"/>
              <w:jc w:val="center"/>
              <w:rPr>
                <w:rFonts w:eastAsia="等线"/>
                <w:kern w:val="0"/>
                <w:sz w:val="18"/>
                <w:szCs w:val="18"/>
                <w14:ligatures w14:val="none"/>
              </w:rPr>
            </w:pPr>
            <w:r>
              <w:rPr>
                <w:rFonts w:eastAsia="等线"/>
                <w:kern w:val="0"/>
                <w:sz w:val="18"/>
                <w:szCs w:val="18"/>
                <w14:ligatures w14:val="none"/>
              </w:rPr>
              <w:t>28</w:t>
            </w:r>
          </w:p>
        </w:tc>
        <w:tc>
          <w:tcPr>
            <w:tcW w:w="1080" w:type="dxa"/>
          </w:tcPr>
          <w:p w14:paraId="5EBF4615">
            <w:pPr>
              <w:widowControl/>
              <w:ind w:firstLine="180" w:firstLineChars="100"/>
              <w:jc w:val="center"/>
              <w:rPr>
                <w:rFonts w:eastAsia="等线"/>
                <w:kern w:val="0"/>
                <w:sz w:val="18"/>
                <w:szCs w:val="18"/>
                <w14:ligatures w14:val="none"/>
              </w:rPr>
            </w:pPr>
          </w:p>
        </w:tc>
        <w:tc>
          <w:tcPr>
            <w:tcW w:w="1046" w:type="dxa"/>
          </w:tcPr>
          <w:p w14:paraId="6AF07DF3">
            <w:pPr>
              <w:widowControl/>
              <w:ind w:left="-100" w:leftChars="-48" w:firstLine="180" w:firstLineChars="100"/>
              <w:jc w:val="center"/>
              <w:rPr>
                <w:rFonts w:eastAsia="等线"/>
                <w:kern w:val="0"/>
                <w:sz w:val="18"/>
                <w:szCs w:val="18"/>
                <w14:ligatures w14:val="none"/>
              </w:rPr>
            </w:pPr>
          </w:p>
        </w:tc>
      </w:tr>
      <w:tr w14:paraId="1A4EF214">
        <w:tblPrEx>
          <w:tblCellMar>
            <w:top w:w="0" w:type="dxa"/>
            <w:left w:w="108" w:type="dxa"/>
            <w:bottom w:w="0" w:type="dxa"/>
            <w:right w:w="108" w:type="dxa"/>
          </w:tblCellMar>
        </w:tblPrEx>
        <w:trPr>
          <w:trHeight w:val="330" w:hRule="atLeast"/>
          <w:jc w:val="center"/>
        </w:trPr>
        <w:tc>
          <w:tcPr>
            <w:tcW w:w="2127" w:type="dxa"/>
            <w:vAlign w:val="center"/>
          </w:tcPr>
          <w:p w14:paraId="16771831">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无培训经历</w:t>
            </w:r>
          </w:p>
        </w:tc>
        <w:tc>
          <w:tcPr>
            <w:tcW w:w="1271" w:type="dxa"/>
          </w:tcPr>
          <w:p w14:paraId="71E7CB4B">
            <w:pPr>
              <w:widowControl/>
              <w:ind w:firstLine="180" w:firstLineChars="100"/>
              <w:jc w:val="center"/>
              <w:rPr>
                <w:rFonts w:eastAsia="等线"/>
                <w:kern w:val="0"/>
                <w:sz w:val="18"/>
                <w:szCs w:val="18"/>
                <w14:ligatures w14:val="none"/>
              </w:rPr>
            </w:pPr>
            <w:r>
              <w:rPr>
                <w:rFonts w:eastAsia="等线"/>
                <w:kern w:val="0"/>
                <w:sz w:val="18"/>
                <w:szCs w:val="18"/>
                <w14:ligatures w14:val="none"/>
              </w:rPr>
              <w:t>22</w:t>
            </w:r>
          </w:p>
        </w:tc>
        <w:tc>
          <w:tcPr>
            <w:tcW w:w="1285" w:type="dxa"/>
          </w:tcPr>
          <w:p w14:paraId="646EDEA0">
            <w:pPr>
              <w:widowControl/>
              <w:ind w:firstLine="180" w:firstLineChars="100"/>
              <w:jc w:val="center"/>
              <w:rPr>
                <w:rFonts w:eastAsia="等线"/>
                <w:kern w:val="0"/>
                <w:sz w:val="18"/>
                <w:szCs w:val="18"/>
                <w14:ligatures w14:val="none"/>
              </w:rPr>
            </w:pPr>
            <w:r>
              <w:rPr>
                <w:rFonts w:eastAsia="等线"/>
                <w:kern w:val="0"/>
                <w:sz w:val="18"/>
                <w:szCs w:val="18"/>
                <w14:ligatures w14:val="none"/>
              </w:rPr>
              <w:t>20</w:t>
            </w:r>
          </w:p>
        </w:tc>
        <w:tc>
          <w:tcPr>
            <w:tcW w:w="1271" w:type="dxa"/>
          </w:tcPr>
          <w:p w14:paraId="0C5F8D00">
            <w:pPr>
              <w:widowControl/>
              <w:ind w:firstLine="180" w:firstLineChars="100"/>
              <w:jc w:val="center"/>
              <w:rPr>
                <w:rFonts w:eastAsia="等线"/>
                <w:kern w:val="0"/>
                <w:sz w:val="18"/>
                <w:szCs w:val="18"/>
                <w14:ligatures w14:val="none"/>
              </w:rPr>
            </w:pPr>
            <w:r>
              <w:rPr>
                <w:rFonts w:eastAsia="等线"/>
                <w:kern w:val="0"/>
                <w:sz w:val="18"/>
                <w:szCs w:val="18"/>
                <w14:ligatures w14:val="none"/>
              </w:rPr>
              <w:t>14</w:t>
            </w:r>
          </w:p>
        </w:tc>
        <w:tc>
          <w:tcPr>
            <w:tcW w:w="1276" w:type="dxa"/>
          </w:tcPr>
          <w:p w14:paraId="48B0E98E">
            <w:pPr>
              <w:widowControl/>
              <w:ind w:firstLine="180" w:firstLineChars="100"/>
              <w:jc w:val="center"/>
              <w:rPr>
                <w:rFonts w:eastAsia="等线"/>
                <w:kern w:val="0"/>
                <w:sz w:val="18"/>
                <w:szCs w:val="18"/>
                <w14:ligatures w14:val="none"/>
              </w:rPr>
            </w:pPr>
            <w:r>
              <w:rPr>
                <w:rFonts w:eastAsia="等线"/>
                <w:kern w:val="0"/>
                <w:sz w:val="18"/>
                <w:szCs w:val="18"/>
                <w14:ligatures w14:val="none"/>
              </w:rPr>
              <w:t>12</w:t>
            </w:r>
          </w:p>
        </w:tc>
        <w:tc>
          <w:tcPr>
            <w:tcW w:w="1080" w:type="dxa"/>
          </w:tcPr>
          <w:p w14:paraId="45FCBB09">
            <w:pPr>
              <w:widowControl/>
              <w:ind w:firstLine="180" w:firstLineChars="100"/>
              <w:jc w:val="center"/>
              <w:rPr>
                <w:rFonts w:eastAsia="等线"/>
                <w:kern w:val="0"/>
                <w:sz w:val="18"/>
                <w:szCs w:val="18"/>
                <w14:ligatures w14:val="none"/>
              </w:rPr>
            </w:pPr>
          </w:p>
        </w:tc>
        <w:tc>
          <w:tcPr>
            <w:tcW w:w="1046" w:type="dxa"/>
          </w:tcPr>
          <w:p w14:paraId="0BA028EE">
            <w:pPr>
              <w:widowControl/>
              <w:ind w:left="-100" w:leftChars="-48" w:firstLine="180" w:firstLineChars="100"/>
              <w:jc w:val="center"/>
              <w:rPr>
                <w:rFonts w:eastAsia="等线"/>
                <w:kern w:val="0"/>
                <w:sz w:val="18"/>
                <w:szCs w:val="18"/>
                <w14:ligatures w14:val="none"/>
              </w:rPr>
            </w:pPr>
          </w:p>
        </w:tc>
      </w:tr>
      <w:tr w14:paraId="76E54BC2">
        <w:tblPrEx>
          <w:tblCellMar>
            <w:top w:w="0" w:type="dxa"/>
            <w:left w:w="108" w:type="dxa"/>
            <w:bottom w:w="0" w:type="dxa"/>
            <w:right w:w="108" w:type="dxa"/>
          </w:tblCellMar>
        </w:tblPrEx>
        <w:trPr>
          <w:trHeight w:val="330" w:hRule="atLeast"/>
          <w:jc w:val="center"/>
        </w:trPr>
        <w:tc>
          <w:tcPr>
            <w:tcW w:w="2127" w:type="dxa"/>
            <w:vAlign w:val="center"/>
          </w:tcPr>
          <w:p w14:paraId="61A9A4E8">
            <w:pPr>
              <w:widowControl/>
              <w:jc w:val="left"/>
              <w:rPr>
                <w:rFonts w:eastAsia="等线"/>
                <w:kern w:val="0"/>
                <w:sz w:val="18"/>
                <w:szCs w:val="18"/>
                <w14:ligatures w14:val="none"/>
              </w:rPr>
            </w:pPr>
            <w:r>
              <w:rPr>
                <w:rFonts w:hint="eastAsia" w:ascii="宋体" w:hAnsi="宋体"/>
                <w:kern w:val="0"/>
                <w:sz w:val="18"/>
                <w:szCs w:val="18"/>
                <w14:ligatures w14:val="none"/>
              </w:rPr>
              <w:t>学术期刊上获取相关知识的频率</w:t>
            </w:r>
          </w:p>
        </w:tc>
        <w:tc>
          <w:tcPr>
            <w:tcW w:w="1271" w:type="dxa"/>
          </w:tcPr>
          <w:p w14:paraId="44284899">
            <w:pPr>
              <w:widowControl/>
              <w:jc w:val="center"/>
              <w:rPr>
                <w:rFonts w:eastAsia="等线"/>
                <w:kern w:val="0"/>
                <w:sz w:val="18"/>
                <w:szCs w:val="18"/>
                <w14:ligatures w14:val="none"/>
              </w:rPr>
            </w:pPr>
          </w:p>
        </w:tc>
        <w:tc>
          <w:tcPr>
            <w:tcW w:w="1285" w:type="dxa"/>
          </w:tcPr>
          <w:p w14:paraId="5875FA22">
            <w:pPr>
              <w:widowControl/>
              <w:jc w:val="center"/>
              <w:rPr>
                <w:rFonts w:eastAsia="等线"/>
                <w:kern w:val="0"/>
                <w:sz w:val="18"/>
                <w:szCs w:val="18"/>
                <w14:ligatures w14:val="none"/>
              </w:rPr>
            </w:pPr>
          </w:p>
        </w:tc>
        <w:tc>
          <w:tcPr>
            <w:tcW w:w="1271" w:type="dxa"/>
          </w:tcPr>
          <w:p w14:paraId="4109E16A">
            <w:pPr>
              <w:widowControl/>
              <w:jc w:val="center"/>
              <w:rPr>
                <w:rFonts w:eastAsia="等线"/>
                <w:kern w:val="0"/>
                <w:sz w:val="18"/>
                <w:szCs w:val="18"/>
                <w14:ligatures w14:val="none"/>
              </w:rPr>
            </w:pPr>
          </w:p>
        </w:tc>
        <w:tc>
          <w:tcPr>
            <w:tcW w:w="1276" w:type="dxa"/>
          </w:tcPr>
          <w:p w14:paraId="33196B09">
            <w:pPr>
              <w:widowControl/>
              <w:jc w:val="center"/>
              <w:rPr>
                <w:rFonts w:eastAsia="等线"/>
                <w:kern w:val="0"/>
                <w:sz w:val="18"/>
                <w:szCs w:val="18"/>
                <w14:ligatures w14:val="none"/>
              </w:rPr>
            </w:pPr>
          </w:p>
        </w:tc>
        <w:tc>
          <w:tcPr>
            <w:tcW w:w="1080" w:type="dxa"/>
          </w:tcPr>
          <w:p w14:paraId="712C15B4">
            <w:pPr>
              <w:widowControl/>
              <w:ind w:firstLine="210" w:firstLineChars="100"/>
              <w:jc w:val="left"/>
              <w:rPr>
                <w:kern w:val="0"/>
                <w:sz w:val="18"/>
                <w:szCs w:val="18"/>
                <w14:ligatures w14:val="none"/>
              </w:rPr>
            </w:pPr>
            <w:r>
              <w:rPr>
                <w:rFonts w:hint="eastAsia"/>
              </w:rPr>
              <w:t>55.351</w:t>
            </w:r>
          </w:p>
        </w:tc>
        <w:tc>
          <w:tcPr>
            <w:tcW w:w="1046" w:type="dxa"/>
          </w:tcPr>
          <w:p w14:paraId="434987A3">
            <w:pPr>
              <w:widowControl/>
              <w:ind w:left="-100" w:leftChars="-48"/>
              <w:jc w:val="center"/>
              <w:rPr>
                <w:rFonts w:eastAsia="等线"/>
                <w:kern w:val="0"/>
                <w:sz w:val="18"/>
                <w:szCs w:val="18"/>
                <w14:ligatures w14:val="none"/>
              </w:rPr>
            </w:pPr>
            <w:r>
              <w:rPr>
                <w:rFonts w:hint="eastAsia" w:eastAsia="等线"/>
                <w:kern w:val="0"/>
                <w:sz w:val="18"/>
                <w:szCs w:val="18"/>
                <w14:ligatures w14:val="none"/>
              </w:rPr>
              <w:t>&lt;0.001</w:t>
            </w:r>
          </w:p>
        </w:tc>
      </w:tr>
      <w:tr w14:paraId="620E2864">
        <w:tblPrEx>
          <w:tblCellMar>
            <w:top w:w="0" w:type="dxa"/>
            <w:left w:w="108" w:type="dxa"/>
            <w:bottom w:w="0" w:type="dxa"/>
            <w:right w:w="108" w:type="dxa"/>
          </w:tblCellMar>
        </w:tblPrEx>
        <w:trPr>
          <w:trHeight w:val="330" w:hRule="atLeast"/>
          <w:jc w:val="center"/>
        </w:trPr>
        <w:tc>
          <w:tcPr>
            <w:tcW w:w="2127" w:type="dxa"/>
            <w:vAlign w:val="center"/>
          </w:tcPr>
          <w:p w14:paraId="55983F9F">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从不</w:t>
            </w:r>
          </w:p>
        </w:tc>
        <w:tc>
          <w:tcPr>
            <w:tcW w:w="1271" w:type="dxa"/>
          </w:tcPr>
          <w:p w14:paraId="4CCD9133">
            <w:pPr>
              <w:widowControl/>
              <w:jc w:val="center"/>
              <w:rPr>
                <w:rFonts w:eastAsia="等线"/>
                <w:kern w:val="0"/>
                <w:sz w:val="18"/>
                <w:szCs w:val="18"/>
                <w14:ligatures w14:val="none"/>
              </w:rPr>
            </w:pPr>
            <w:r>
              <w:t>22</w:t>
            </w:r>
          </w:p>
        </w:tc>
        <w:tc>
          <w:tcPr>
            <w:tcW w:w="1285" w:type="dxa"/>
          </w:tcPr>
          <w:p w14:paraId="05483496">
            <w:pPr>
              <w:widowControl/>
              <w:jc w:val="center"/>
              <w:rPr>
                <w:rFonts w:eastAsia="等线"/>
                <w:kern w:val="0"/>
                <w:sz w:val="18"/>
                <w:szCs w:val="18"/>
                <w14:ligatures w14:val="none"/>
              </w:rPr>
            </w:pPr>
            <w:r>
              <w:t>6</w:t>
            </w:r>
          </w:p>
        </w:tc>
        <w:tc>
          <w:tcPr>
            <w:tcW w:w="1271" w:type="dxa"/>
          </w:tcPr>
          <w:p w14:paraId="3E1616EA">
            <w:pPr>
              <w:widowControl/>
              <w:jc w:val="center"/>
              <w:rPr>
                <w:rFonts w:eastAsia="等线"/>
                <w:kern w:val="0"/>
                <w:sz w:val="18"/>
                <w:szCs w:val="18"/>
                <w14:ligatures w14:val="none"/>
              </w:rPr>
            </w:pPr>
            <w:r>
              <w:t>5</w:t>
            </w:r>
          </w:p>
        </w:tc>
        <w:tc>
          <w:tcPr>
            <w:tcW w:w="1276" w:type="dxa"/>
          </w:tcPr>
          <w:p w14:paraId="7079E03A">
            <w:pPr>
              <w:widowControl/>
              <w:jc w:val="center"/>
              <w:rPr>
                <w:rFonts w:eastAsia="等线"/>
                <w:kern w:val="0"/>
                <w:sz w:val="18"/>
                <w:szCs w:val="18"/>
                <w14:ligatures w14:val="none"/>
              </w:rPr>
            </w:pPr>
            <w:r>
              <w:t>18</w:t>
            </w:r>
          </w:p>
        </w:tc>
        <w:tc>
          <w:tcPr>
            <w:tcW w:w="1080" w:type="dxa"/>
          </w:tcPr>
          <w:p w14:paraId="0E9C0D61">
            <w:pPr>
              <w:widowControl/>
              <w:jc w:val="center"/>
              <w:rPr>
                <w:rFonts w:eastAsia="等线"/>
                <w:kern w:val="0"/>
                <w:sz w:val="18"/>
                <w:szCs w:val="18"/>
                <w14:ligatures w14:val="none"/>
              </w:rPr>
            </w:pPr>
          </w:p>
        </w:tc>
        <w:tc>
          <w:tcPr>
            <w:tcW w:w="1046" w:type="dxa"/>
          </w:tcPr>
          <w:p w14:paraId="13BA02E8">
            <w:pPr>
              <w:widowControl/>
              <w:ind w:left="-100" w:leftChars="-48"/>
              <w:jc w:val="center"/>
              <w:rPr>
                <w:rFonts w:eastAsia="等线"/>
                <w:kern w:val="0"/>
                <w:sz w:val="18"/>
                <w:szCs w:val="18"/>
                <w14:ligatures w14:val="none"/>
              </w:rPr>
            </w:pPr>
          </w:p>
        </w:tc>
      </w:tr>
      <w:tr w14:paraId="664FF498">
        <w:tblPrEx>
          <w:tblCellMar>
            <w:top w:w="0" w:type="dxa"/>
            <w:left w:w="108" w:type="dxa"/>
            <w:bottom w:w="0" w:type="dxa"/>
            <w:right w:w="108" w:type="dxa"/>
          </w:tblCellMar>
        </w:tblPrEx>
        <w:trPr>
          <w:trHeight w:val="330" w:hRule="atLeast"/>
          <w:jc w:val="center"/>
        </w:trPr>
        <w:tc>
          <w:tcPr>
            <w:tcW w:w="2127" w:type="dxa"/>
            <w:vAlign w:val="center"/>
          </w:tcPr>
          <w:p w14:paraId="54306150">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很少</w:t>
            </w:r>
          </w:p>
        </w:tc>
        <w:tc>
          <w:tcPr>
            <w:tcW w:w="1271" w:type="dxa"/>
          </w:tcPr>
          <w:p w14:paraId="5F1223DC">
            <w:pPr>
              <w:widowControl/>
              <w:jc w:val="center"/>
              <w:rPr>
                <w:rFonts w:eastAsia="等线"/>
                <w:kern w:val="0"/>
                <w:sz w:val="18"/>
                <w:szCs w:val="18"/>
                <w14:ligatures w14:val="none"/>
              </w:rPr>
            </w:pPr>
            <w:r>
              <w:t>17</w:t>
            </w:r>
          </w:p>
        </w:tc>
        <w:tc>
          <w:tcPr>
            <w:tcW w:w="1285" w:type="dxa"/>
          </w:tcPr>
          <w:p w14:paraId="55F69B0B">
            <w:pPr>
              <w:widowControl/>
              <w:jc w:val="center"/>
              <w:rPr>
                <w:rFonts w:eastAsia="等线"/>
                <w:kern w:val="0"/>
                <w:sz w:val="18"/>
                <w:szCs w:val="18"/>
                <w14:ligatures w14:val="none"/>
              </w:rPr>
            </w:pPr>
            <w:r>
              <w:t>10</w:t>
            </w:r>
          </w:p>
        </w:tc>
        <w:tc>
          <w:tcPr>
            <w:tcW w:w="1271" w:type="dxa"/>
          </w:tcPr>
          <w:p w14:paraId="70A6D2F4">
            <w:pPr>
              <w:widowControl/>
              <w:jc w:val="center"/>
              <w:rPr>
                <w:rFonts w:eastAsia="等线"/>
                <w:kern w:val="0"/>
                <w:sz w:val="18"/>
                <w:szCs w:val="18"/>
                <w14:ligatures w14:val="none"/>
              </w:rPr>
            </w:pPr>
            <w:r>
              <w:t>8</w:t>
            </w:r>
          </w:p>
        </w:tc>
        <w:tc>
          <w:tcPr>
            <w:tcW w:w="1276" w:type="dxa"/>
          </w:tcPr>
          <w:p w14:paraId="4AF7D24D">
            <w:pPr>
              <w:widowControl/>
              <w:jc w:val="center"/>
              <w:rPr>
                <w:rFonts w:eastAsia="等线"/>
                <w:kern w:val="0"/>
                <w:sz w:val="18"/>
                <w:szCs w:val="18"/>
                <w14:ligatures w14:val="none"/>
              </w:rPr>
            </w:pPr>
            <w:r>
              <w:t>16</w:t>
            </w:r>
          </w:p>
        </w:tc>
        <w:tc>
          <w:tcPr>
            <w:tcW w:w="1080" w:type="dxa"/>
          </w:tcPr>
          <w:p w14:paraId="204BB0F6">
            <w:pPr>
              <w:widowControl/>
              <w:jc w:val="center"/>
              <w:rPr>
                <w:rFonts w:eastAsia="等线"/>
                <w:kern w:val="0"/>
                <w:sz w:val="18"/>
                <w:szCs w:val="18"/>
                <w14:ligatures w14:val="none"/>
              </w:rPr>
            </w:pPr>
          </w:p>
        </w:tc>
        <w:tc>
          <w:tcPr>
            <w:tcW w:w="1046" w:type="dxa"/>
          </w:tcPr>
          <w:p w14:paraId="12D090CE">
            <w:pPr>
              <w:widowControl/>
              <w:ind w:left="-100" w:leftChars="-48"/>
              <w:jc w:val="center"/>
              <w:rPr>
                <w:rFonts w:eastAsia="等线"/>
                <w:kern w:val="0"/>
                <w:sz w:val="18"/>
                <w:szCs w:val="18"/>
                <w14:ligatures w14:val="none"/>
              </w:rPr>
            </w:pPr>
          </w:p>
        </w:tc>
      </w:tr>
      <w:tr w14:paraId="43969F68">
        <w:tblPrEx>
          <w:tblCellMar>
            <w:top w:w="0" w:type="dxa"/>
            <w:left w:w="108" w:type="dxa"/>
            <w:bottom w:w="0" w:type="dxa"/>
            <w:right w:w="108" w:type="dxa"/>
          </w:tblCellMar>
        </w:tblPrEx>
        <w:trPr>
          <w:trHeight w:val="330" w:hRule="atLeast"/>
          <w:jc w:val="center"/>
        </w:trPr>
        <w:tc>
          <w:tcPr>
            <w:tcW w:w="2127" w:type="dxa"/>
            <w:vAlign w:val="center"/>
          </w:tcPr>
          <w:p w14:paraId="2467492E">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有时</w:t>
            </w:r>
          </w:p>
        </w:tc>
        <w:tc>
          <w:tcPr>
            <w:tcW w:w="1271" w:type="dxa"/>
          </w:tcPr>
          <w:p w14:paraId="296F3B03">
            <w:pPr>
              <w:widowControl/>
              <w:jc w:val="center"/>
              <w:rPr>
                <w:rFonts w:eastAsia="等线"/>
                <w:kern w:val="0"/>
                <w:sz w:val="18"/>
                <w:szCs w:val="18"/>
                <w14:ligatures w14:val="none"/>
              </w:rPr>
            </w:pPr>
            <w:r>
              <w:t>8</w:t>
            </w:r>
          </w:p>
        </w:tc>
        <w:tc>
          <w:tcPr>
            <w:tcW w:w="1285" w:type="dxa"/>
          </w:tcPr>
          <w:p w14:paraId="2B3798A4">
            <w:pPr>
              <w:widowControl/>
              <w:jc w:val="center"/>
              <w:rPr>
                <w:rFonts w:eastAsia="等线"/>
                <w:kern w:val="0"/>
                <w:sz w:val="18"/>
                <w:szCs w:val="18"/>
                <w14:ligatures w14:val="none"/>
              </w:rPr>
            </w:pPr>
            <w:r>
              <w:t>31</w:t>
            </w:r>
          </w:p>
        </w:tc>
        <w:tc>
          <w:tcPr>
            <w:tcW w:w="1271" w:type="dxa"/>
          </w:tcPr>
          <w:p w14:paraId="0EE7880C">
            <w:pPr>
              <w:widowControl/>
              <w:jc w:val="center"/>
              <w:rPr>
                <w:rFonts w:eastAsia="等线"/>
                <w:kern w:val="0"/>
                <w:sz w:val="18"/>
                <w:szCs w:val="18"/>
                <w14:ligatures w14:val="none"/>
              </w:rPr>
            </w:pPr>
            <w:r>
              <w:t>24</w:t>
            </w:r>
          </w:p>
        </w:tc>
        <w:tc>
          <w:tcPr>
            <w:tcW w:w="1276" w:type="dxa"/>
          </w:tcPr>
          <w:p w14:paraId="635AFE3D">
            <w:pPr>
              <w:widowControl/>
              <w:jc w:val="center"/>
              <w:rPr>
                <w:rFonts w:eastAsia="等线"/>
                <w:kern w:val="0"/>
                <w:sz w:val="18"/>
                <w:szCs w:val="18"/>
                <w14:ligatures w14:val="none"/>
              </w:rPr>
            </w:pPr>
            <w:r>
              <w:t>10</w:t>
            </w:r>
          </w:p>
        </w:tc>
        <w:tc>
          <w:tcPr>
            <w:tcW w:w="1080" w:type="dxa"/>
          </w:tcPr>
          <w:p w14:paraId="34D847BF">
            <w:pPr>
              <w:widowControl/>
              <w:jc w:val="center"/>
              <w:rPr>
                <w:rFonts w:eastAsia="等线"/>
                <w:kern w:val="0"/>
                <w:sz w:val="18"/>
                <w:szCs w:val="18"/>
                <w14:ligatures w14:val="none"/>
              </w:rPr>
            </w:pPr>
          </w:p>
        </w:tc>
        <w:tc>
          <w:tcPr>
            <w:tcW w:w="1046" w:type="dxa"/>
          </w:tcPr>
          <w:p w14:paraId="68453F34">
            <w:pPr>
              <w:widowControl/>
              <w:ind w:left="-100" w:leftChars="-48"/>
              <w:jc w:val="center"/>
              <w:rPr>
                <w:rFonts w:eastAsia="等线"/>
                <w:kern w:val="0"/>
                <w:sz w:val="18"/>
                <w:szCs w:val="18"/>
                <w14:ligatures w14:val="none"/>
              </w:rPr>
            </w:pPr>
          </w:p>
        </w:tc>
      </w:tr>
      <w:tr w14:paraId="5D36E158">
        <w:tblPrEx>
          <w:tblCellMar>
            <w:top w:w="0" w:type="dxa"/>
            <w:left w:w="108" w:type="dxa"/>
            <w:bottom w:w="0" w:type="dxa"/>
            <w:right w:w="108" w:type="dxa"/>
          </w:tblCellMar>
        </w:tblPrEx>
        <w:trPr>
          <w:trHeight w:val="330" w:hRule="atLeast"/>
          <w:jc w:val="center"/>
        </w:trPr>
        <w:tc>
          <w:tcPr>
            <w:tcW w:w="2127" w:type="dxa"/>
            <w:vAlign w:val="center"/>
          </w:tcPr>
          <w:p w14:paraId="046E39BE">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经常</w:t>
            </w:r>
          </w:p>
        </w:tc>
        <w:tc>
          <w:tcPr>
            <w:tcW w:w="1271" w:type="dxa"/>
          </w:tcPr>
          <w:p w14:paraId="13A9E327">
            <w:pPr>
              <w:widowControl/>
              <w:jc w:val="center"/>
              <w:rPr>
                <w:rFonts w:eastAsia="等线"/>
                <w:kern w:val="0"/>
                <w:sz w:val="18"/>
                <w:szCs w:val="18"/>
                <w14:ligatures w14:val="none"/>
              </w:rPr>
            </w:pPr>
            <w:r>
              <w:t>6</w:t>
            </w:r>
          </w:p>
        </w:tc>
        <w:tc>
          <w:tcPr>
            <w:tcW w:w="1285" w:type="dxa"/>
          </w:tcPr>
          <w:p w14:paraId="777BFA53">
            <w:pPr>
              <w:widowControl/>
              <w:jc w:val="center"/>
              <w:rPr>
                <w:rFonts w:eastAsia="等线"/>
                <w:kern w:val="0"/>
                <w:sz w:val="18"/>
                <w:szCs w:val="18"/>
                <w14:ligatures w14:val="none"/>
              </w:rPr>
            </w:pPr>
            <w:r>
              <w:t>19</w:t>
            </w:r>
          </w:p>
        </w:tc>
        <w:tc>
          <w:tcPr>
            <w:tcW w:w="1271" w:type="dxa"/>
          </w:tcPr>
          <w:p w14:paraId="6A3F33F7">
            <w:pPr>
              <w:widowControl/>
              <w:jc w:val="center"/>
              <w:rPr>
                <w:rFonts w:eastAsia="等线"/>
                <w:kern w:val="0"/>
                <w:sz w:val="18"/>
                <w:szCs w:val="18"/>
                <w14:ligatures w14:val="none"/>
              </w:rPr>
            </w:pPr>
            <w:r>
              <w:t>17</w:t>
            </w:r>
          </w:p>
        </w:tc>
        <w:tc>
          <w:tcPr>
            <w:tcW w:w="1276" w:type="dxa"/>
          </w:tcPr>
          <w:p w14:paraId="15B987A4">
            <w:pPr>
              <w:widowControl/>
              <w:jc w:val="center"/>
              <w:rPr>
                <w:rFonts w:eastAsia="等线"/>
                <w:kern w:val="0"/>
                <w:sz w:val="18"/>
                <w:szCs w:val="18"/>
                <w14:ligatures w14:val="none"/>
              </w:rPr>
            </w:pPr>
            <w:r>
              <w:t>5</w:t>
            </w:r>
          </w:p>
        </w:tc>
        <w:tc>
          <w:tcPr>
            <w:tcW w:w="1080" w:type="dxa"/>
          </w:tcPr>
          <w:p w14:paraId="09954A31">
            <w:pPr>
              <w:widowControl/>
              <w:jc w:val="center"/>
              <w:rPr>
                <w:rFonts w:eastAsia="等线"/>
                <w:kern w:val="0"/>
                <w:sz w:val="18"/>
                <w:szCs w:val="18"/>
                <w14:ligatures w14:val="none"/>
              </w:rPr>
            </w:pPr>
          </w:p>
        </w:tc>
        <w:tc>
          <w:tcPr>
            <w:tcW w:w="1046" w:type="dxa"/>
          </w:tcPr>
          <w:p w14:paraId="3F4BE256">
            <w:pPr>
              <w:widowControl/>
              <w:ind w:left="-100" w:leftChars="-48"/>
              <w:jc w:val="center"/>
              <w:rPr>
                <w:rFonts w:eastAsia="等线"/>
                <w:kern w:val="0"/>
                <w:sz w:val="18"/>
                <w:szCs w:val="18"/>
                <w14:ligatures w14:val="none"/>
              </w:rPr>
            </w:pPr>
          </w:p>
        </w:tc>
      </w:tr>
      <w:tr w14:paraId="2E05BAEF">
        <w:tblPrEx>
          <w:tblCellMar>
            <w:top w:w="0" w:type="dxa"/>
            <w:left w:w="108" w:type="dxa"/>
            <w:bottom w:w="0" w:type="dxa"/>
            <w:right w:w="108" w:type="dxa"/>
          </w:tblCellMar>
        </w:tblPrEx>
        <w:trPr>
          <w:trHeight w:val="330" w:hRule="atLeast"/>
          <w:jc w:val="center"/>
        </w:trPr>
        <w:tc>
          <w:tcPr>
            <w:tcW w:w="2127" w:type="dxa"/>
            <w:tcBorders>
              <w:bottom w:val="single" w:color="auto" w:sz="4" w:space="0"/>
            </w:tcBorders>
            <w:vAlign w:val="center"/>
          </w:tcPr>
          <w:p w14:paraId="1D6FE096">
            <w:pPr>
              <w:widowControl/>
              <w:ind w:firstLine="180" w:firstLineChars="100"/>
              <w:jc w:val="left"/>
              <w:rPr>
                <w:rFonts w:eastAsia="等线"/>
                <w:kern w:val="0"/>
                <w:sz w:val="18"/>
                <w:szCs w:val="18"/>
                <w14:ligatures w14:val="none"/>
              </w:rPr>
            </w:pPr>
            <w:r>
              <w:rPr>
                <w:rFonts w:hint="eastAsia" w:ascii="宋体" w:hAnsi="宋体"/>
                <w:kern w:val="0"/>
                <w:sz w:val="18"/>
                <w:szCs w:val="18"/>
                <w14:ligatures w14:val="none"/>
              </w:rPr>
              <w:t>总是</w:t>
            </w:r>
          </w:p>
        </w:tc>
        <w:tc>
          <w:tcPr>
            <w:tcW w:w="1271" w:type="dxa"/>
            <w:tcBorders>
              <w:bottom w:val="single" w:color="auto" w:sz="4" w:space="0"/>
            </w:tcBorders>
          </w:tcPr>
          <w:p w14:paraId="68079861">
            <w:pPr>
              <w:widowControl/>
              <w:jc w:val="center"/>
              <w:rPr>
                <w:rFonts w:eastAsia="等线"/>
                <w:kern w:val="0"/>
                <w:sz w:val="18"/>
                <w:szCs w:val="18"/>
                <w14:ligatures w14:val="none"/>
              </w:rPr>
            </w:pPr>
            <w:r>
              <w:t>4</w:t>
            </w:r>
          </w:p>
        </w:tc>
        <w:tc>
          <w:tcPr>
            <w:tcW w:w="1285" w:type="dxa"/>
            <w:tcBorders>
              <w:bottom w:val="single" w:color="auto" w:sz="4" w:space="0"/>
            </w:tcBorders>
          </w:tcPr>
          <w:p w14:paraId="066DC2CB">
            <w:pPr>
              <w:widowControl/>
              <w:jc w:val="center"/>
              <w:rPr>
                <w:rFonts w:eastAsia="等线"/>
                <w:kern w:val="0"/>
                <w:sz w:val="18"/>
                <w:szCs w:val="18"/>
                <w14:ligatures w14:val="none"/>
              </w:rPr>
            </w:pPr>
            <w:r>
              <w:t>9</w:t>
            </w:r>
          </w:p>
        </w:tc>
        <w:tc>
          <w:tcPr>
            <w:tcW w:w="1271" w:type="dxa"/>
            <w:tcBorders>
              <w:bottom w:val="single" w:color="auto" w:sz="4" w:space="0"/>
            </w:tcBorders>
          </w:tcPr>
          <w:p w14:paraId="3BD69B65">
            <w:pPr>
              <w:widowControl/>
              <w:jc w:val="center"/>
              <w:rPr>
                <w:rFonts w:eastAsia="等线"/>
                <w:kern w:val="0"/>
                <w:sz w:val="18"/>
                <w:szCs w:val="18"/>
                <w14:ligatures w14:val="none"/>
              </w:rPr>
            </w:pPr>
            <w:r>
              <w:t>8</w:t>
            </w:r>
          </w:p>
        </w:tc>
        <w:tc>
          <w:tcPr>
            <w:tcW w:w="1276" w:type="dxa"/>
            <w:tcBorders>
              <w:bottom w:val="single" w:color="auto" w:sz="4" w:space="0"/>
            </w:tcBorders>
          </w:tcPr>
          <w:p w14:paraId="33144DA1">
            <w:pPr>
              <w:widowControl/>
              <w:jc w:val="center"/>
              <w:rPr>
                <w:rFonts w:eastAsia="等线"/>
                <w:kern w:val="0"/>
                <w:sz w:val="18"/>
                <w:szCs w:val="18"/>
                <w14:ligatures w14:val="none"/>
              </w:rPr>
            </w:pPr>
            <w:r>
              <w:t>3</w:t>
            </w:r>
          </w:p>
        </w:tc>
        <w:tc>
          <w:tcPr>
            <w:tcW w:w="1080" w:type="dxa"/>
            <w:tcBorders>
              <w:bottom w:val="single" w:color="auto" w:sz="4" w:space="0"/>
            </w:tcBorders>
          </w:tcPr>
          <w:p w14:paraId="2CF2EE75">
            <w:pPr>
              <w:widowControl/>
              <w:jc w:val="center"/>
              <w:rPr>
                <w:rFonts w:eastAsia="等线"/>
                <w:kern w:val="0"/>
                <w:sz w:val="18"/>
                <w:szCs w:val="18"/>
                <w14:ligatures w14:val="none"/>
              </w:rPr>
            </w:pPr>
          </w:p>
        </w:tc>
        <w:tc>
          <w:tcPr>
            <w:tcW w:w="1046" w:type="dxa"/>
            <w:tcBorders>
              <w:bottom w:val="single" w:color="auto" w:sz="4" w:space="0"/>
            </w:tcBorders>
          </w:tcPr>
          <w:p w14:paraId="7EB2D797">
            <w:pPr>
              <w:widowControl/>
              <w:ind w:left="-100" w:leftChars="-48"/>
              <w:jc w:val="center"/>
              <w:rPr>
                <w:rFonts w:eastAsia="等线"/>
                <w:kern w:val="0"/>
                <w:sz w:val="18"/>
                <w:szCs w:val="18"/>
                <w14:ligatures w14:val="none"/>
              </w:rPr>
            </w:pPr>
          </w:p>
        </w:tc>
      </w:tr>
    </w:tbl>
    <w:p w14:paraId="2CE13F10">
      <w:r>
        <w:rPr>
          <w:rFonts w:hint="eastAsia"/>
        </w:rPr>
        <w:t>注：C1：低知信行组；C2：中知信行组；C3：高知信行组；C4：认知-行为脱节组</w:t>
      </w:r>
    </w:p>
    <w:p w14:paraId="583D134A"/>
    <w:p w14:paraId="3A19ECDA">
      <w:bookmarkStart w:id="25" w:name="OLE_LINK9"/>
      <w:r>
        <w:rPr>
          <w:rFonts w:hint="eastAsia"/>
        </w:rPr>
        <w:t>5 ICU护士肠内喂养中断管理</w:t>
      </w:r>
      <w:r>
        <w:t>KAP</w:t>
      </w:r>
      <w:r>
        <w:rPr>
          <w:rFonts w:hint="eastAsia"/>
        </w:rPr>
        <w:t>特征潜在剖面影响因素无序多因素</w:t>
      </w:r>
      <w:r>
        <w:t>Logistics</w:t>
      </w:r>
      <w:r>
        <w:rPr>
          <w:rFonts w:hint="eastAsia"/>
        </w:rPr>
        <w:t>分析</w:t>
      </w:r>
    </w:p>
    <w:p w14:paraId="0FA0416A"/>
    <w:p w14:paraId="11FA274C">
      <w:pPr>
        <w:ind w:firstLine="465"/>
      </w:pPr>
      <w:bookmarkStart w:id="26" w:name="_Hlk198285742"/>
      <w:r>
        <w:t>以</w:t>
      </w:r>
      <w:r>
        <w:rPr>
          <w:rFonts w:hint="eastAsia"/>
        </w:rPr>
        <w:t>ICU</w:t>
      </w:r>
      <w:r>
        <w:t>护士</w:t>
      </w:r>
      <w:r>
        <w:rPr>
          <w:rFonts w:hint="eastAsia"/>
        </w:rPr>
        <w:t>肠内喂养中断管理</w:t>
      </w:r>
      <w:r>
        <w:t>KAP</w:t>
      </w:r>
      <w:r>
        <w:rPr>
          <w:rFonts w:hint="eastAsia"/>
        </w:rPr>
        <w:t>特征的</w:t>
      </w:r>
      <w:r>
        <w:t>4个潜在剖面类型为因变量</w:t>
      </w:r>
      <w:r>
        <w:rPr>
          <w:rFonts w:hint="eastAsia"/>
        </w:rPr>
        <w:t>，其中高知信行组（C3）作为参照组</w:t>
      </w:r>
      <w:r>
        <w:t>，以单因素分析中有统计学意义的指标为自变量，采用渐进的方式进行多分类Logistic回归分析。自变量赋值</w:t>
      </w:r>
      <w:r>
        <w:rPr>
          <w:rFonts w:hint="eastAsia"/>
        </w:rPr>
        <w:t>见表5</w:t>
      </w:r>
      <w:r>
        <w:t>。结果显示，</w:t>
      </w:r>
      <w:bookmarkStart w:id="27" w:name="_Hlk169343754"/>
      <w:r>
        <w:rPr>
          <w:rFonts w:hint="eastAsia"/>
        </w:rPr>
        <w:t>大专学历、工作年限短、无培训经历、很少从学术期刊获取知识是低知信行组</w:t>
      </w:r>
      <w:r>
        <w:t>（C1）的影响因素；</w:t>
      </w:r>
      <w:r>
        <w:rPr>
          <w:rFonts w:hint="eastAsia"/>
        </w:rPr>
        <w:t>本科学历、</w:t>
      </w:r>
      <w:bookmarkStart w:id="28" w:name="_Hlk198286671"/>
      <w:r>
        <w:rPr>
          <w:rFonts w:hint="eastAsia"/>
        </w:rPr>
        <w:t>非系统化培训、有时从学术期刊获取知识</w:t>
      </w:r>
      <w:bookmarkEnd w:id="28"/>
      <w:r>
        <w:t>是</w:t>
      </w:r>
      <w:r>
        <w:rPr>
          <w:rFonts w:hint="eastAsia"/>
        </w:rPr>
        <w:t>中知信行组</w:t>
      </w:r>
      <w:r>
        <w:t>（C2）的影响因素；</w:t>
      </w:r>
      <w:bookmarkStart w:id="29" w:name="_Hlk169440394"/>
      <w:r>
        <w:rPr>
          <w:rFonts w:hint="eastAsia"/>
        </w:rPr>
        <w:t>工作年限长、非系统化培训、很少从学术期刊获取知识</w:t>
      </w:r>
      <w:r>
        <w:t>是</w:t>
      </w:r>
      <w:r>
        <w:rPr>
          <w:rFonts w:hint="eastAsia"/>
        </w:rPr>
        <w:t>认知-行为脱节组</w:t>
      </w:r>
      <w:r>
        <w:t>（C</w:t>
      </w:r>
      <w:r>
        <w:rPr>
          <w:rFonts w:hint="eastAsia"/>
        </w:rPr>
        <w:t>4</w:t>
      </w:r>
      <w:r>
        <w:t>）</w:t>
      </w:r>
      <w:bookmarkEnd w:id="27"/>
      <w:r>
        <w:t>的影响因素</w:t>
      </w:r>
      <w:bookmarkEnd w:id="29"/>
      <w:r>
        <w:t>（均</w:t>
      </w:r>
      <w:r>
        <w:rPr>
          <w:i/>
          <w:iCs/>
        </w:rPr>
        <w:t>P</w:t>
      </w:r>
      <w:r>
        <w:t>＜0.05）。</w:t>
      </w:r>
      <w:bookmarkEnd w:id="25"/>
      <w:r>
        <w:t>见表</w:t>
      </w:r>
      <w:r>
        <w:rPr>
          <w:rFonts w:hint="eastAsia"/>
        </w:rPr>
        <w:t>6</w:t>
      </w:r>
      <w:r>
        <w:t>。</w:t>
      </w:r>
    </w:p>
    <w:bookmarkEnd w:id="26"/>
    <w:p w14:paraId="44C25365">
      <w:pPr>
        <w:ind w:firstLine="465"/>
      </w:pPr>
    </w:p>
    <w:p w14:paraId="6E0619CA">
      <w:pPr>
        <w:ind w:firstLine="465"/>
        <w:jc w:val="center"/>
      </w:pPr>
      <w:r>
        <w:rPr>
          <w:rFonts w:hint="eastAsia"/>
        </w:rPr>
        <w:t>表5 潜在剖面影响因素无序多因素Logistics分析赋值</w:t>
      </w:r>
    </w:p>
    <w:tbl>
      <w:tblPr>
        <w:tblStyle w:val="18"/>
        <w:tblW w:w="9746" w:type="dxa"/>
        <w:jc w:val="center"/>
        <w:tblLayout w:type="autofit"/>
        <w:tblCellMar>
          <w:top w:w="0" w:type="dxa"/>
          <w:left w:w="108" w:type="dxa"/>
          <w:bottom w:w="0" w:type="dxa"/>
          <w:right w:w="108" w:type="dxa"/>
        </w:tblCellMar>
      </w:tblPr>
      <w:tblGrid>
        <w:gridCol w:w="3686"/>
        <w:gridCol w:w="6060"/>
      </w:tblGrid>
      <w:tr w14:paraId="446572F9">
        <w:tblPrEx>
          <w:tblCellMar>
            <w:top w:w="0" w:type="dxa"/>
            <w:left w:w="108" w:type="dxa"/>
            <w:bottom w:w="0" w:type="dxa"/>
            <w:right w:w="108" w:type="dxa"/>
          </w:tblCellMar>
        </w:tblPrEx>
        <w:trPr>
          <w:trHeight w:val="285" w:hRule="atLeast"/>
          <w:jc w:val="center"/>
        </w:trPr>
        <w:tc>
          <w:tcPr>
            <w:tcW w:w="3686" w:type="dxa"/>
            <w:tcBorders>
              <w:top w:val="single" w:color="auto" w:sz="4" w:space="0"/>
              <w:left w:val="nil"/>
              <w:bottom w:val="single" w:color="auto" w:sz="4" w:space="0"/>
              <w:right w:val="nil"/>
            </w:tcBorders>
            <w:noWrap/>
            <w:vAlign w:val="bottom"/>
          </w:tcPr>
          <w:p w14:paraId="7B183AE3">
            <w:pPr>
              <w:widowControl/>
              <w:jc w:val="center"/>
              <w:rPr>
                <w:kern w:val="0"/>
                <w:sz w:val="22"/>
                <w14:ligatures w14:val="none"/>
              </w:rPr>
            </w:pPr>
            <w:r>
              <w:rPr>
                <w:kern w:val="0"/>
                <w:sz w:val="22"/>
                <w14:ligatures w14:val="none"/>
              </w:rPr>
              <w:t>变量名称</w:t>
            </w:r>
          </w:p>
        </w:tc>
        <w:tc>
          <w:tcPr>
            <w:tcW w:w="6060" w:type="dxa"/>
            <w:tcBorders>
              <w:top w:val="single" w:color="auto" w:sz="4" w:space="0"/>
              <w:left w:val="nil"/>
              <w:bottom w:val="single" w:color="auto" w:sz="4" w:space="0"/>
              <w:right w:val="nil"/>
            </w:tcBorders>
            <w:noWrap/>
            <w:vAlign w:val="bottom"/>
          </w:tcPr>
          <w:p w14:paraId="6B9814DE">
            <w:pPr>
              <w:widowControl/>
              <w:jc w:val="center"/>
              <w:rPr>
                <w:kern w:val="0"/>
                <w:sz w:val="22"/>
                <w14:ligatures w14:val="none"/>
              </w:rPr>
            </w:pPr>
            <w:r>
              <w:rPr>
                <w:kern w:val="0"/>
                <w:sz w:val="22"/>
                <w14:ligatures w14:val="none"/>
              </w:rPr>
              <w:t>赋值方式</w:t>
            </w:r>
          </w:p>
        </w:tc>
      </w:tr>
      <w:tr w14:paraId="2DFC268B">
        <w:tblPrEx>
          <w:tblCellMar>
            <w:top w:w="0" w:type="dxa"/>
            <w:left w:w="108" w:type="dxa"/>
            <w:bottom w:w="0" w:type="dxa"/>
            <w:right w:w="108" w:type="dxa"/>
          </w:tblCellMar>
        </w:tblPrEx>
        <w:trPr>
          <w:trHeight w:val="285" w:hRule="atLeast"/>
          <w:jc w:val="center"/>
        </w:trPr>
        <w:tc>
          <w:tcPr>
            <w:tcW w:w="3686" w:type="dxa"/>
            <w:tcBorders>
              <w:top w:val="single" w:color="auto" w:sz="4" w:space="0"/>
              <w:left w:val="nil"/>
              <w:bottom w:val="nil"/>
              <w:right w:val="nil"/>
            </w:tcBorders>
            <w:noWrap/>
          </w:tcPr>
          <w:p w14:paraId="02F88AB6">
            <w:pPr>
              <w:widowControl/>
              <w:jc w:val="left"/>
              <w:rPr>
                <w:kern w:val="0"/>
                <w:sz w:val="22"/>
                <w14:ligatures w14:val="none"/>
              </w:rPr>
            </w:pPr>
            <w:r>
              <w:rPr>
                <w:rFonts w:hint="eastAsia"/>
              </w:rPr>
              <w:t>年龄</w:t>
            </w:r>
          </w:p>
        </w:tc>
        <w:tc>
          <w:tcPr>
            <w:tcW w:w="6060" w:type="dxa"/>
            <w:tcBorders>
              <w:top w:val="single" w:color="auto" w:sz="4" w:space="0"/>
              <w:left w:val="nil"/>
              <w:bottom w:val="nil"/>
              <w:right w:val="nil"/>
            </w:tcBorders>
            <w:noWrap/>
          </w:tcPr>
          <w:p w14:paraId="13EE09D7">
            <w:pPr>
              <w:widowControl/>
              <w:jc w:val="left"/>
              <w:rPr>
                <w:kern w:val="0"/>
                <w:sz w:val="22"/>
                <w14:ligatures w14:val="none"/>
              </w:rPr>
            </w:pPr>
            <w:r>
              <w:rPr>
                <w:rFonts w:hint="eastAsia"/>
              </w:rPr>
              <w:t>≤25岁=1，26-35岁=2，36-45岁=3，≥46岁=4</w:t>
            </w:r>
          </w:p>
        </w:tc>
      </w:tr>
      <w:tr w14:paraId="4D5C97C6">
        <w:tblPrEx>
          <w:tblCellMar>
            <w:top w:w="0" w:type="dxa"/>
            <w:left w:w="108" w:type="dxa"/>
            <w:bottom w:w="0" w:type="dxa"/>
            <w:right w:w="108" w:type="dxa"/>
          </w:tblCellMar>
        </w:tblPrEx>
        <w:trPr>
          <w:trHeight w:val="285" w:hRule="atLeast"/>
          <w:jc w:val="center"/>
        </w:trPr>
        <w:tc>
          <w:tcPr>
            <w:tcW w:w="3686" w:type="dxa"/>
            <w:tcBorders>
              <w:top w:val="nil"/>
              <w:left w:val="nil"/>
              <w:bottom w:val="nil"/>
              <w:right w:val="nil"/>
            </w:tcBorders>
            <w:noWrap/>
          </w:tcPr>
          <w:p w14:paraId="3D5F7E22">
            <w:pPr>
              <w:widowControl/>
              <w:jc w:val="left"/>
              <w:rPr>
                <w:kern w:val="0"/>
                <w:sz w:val="22"/>
                <w14:ligatures w14:val="none"/>
              </w:rPr>
            </w:pPr>
            <w:r>
              <w:rPr>
                <w:rFonts w:hint="eastAsia"/>
              </w:rPr>
              <w:t>教育水平</w:t>
            </w:r>
          </w:p>
        </w:tc>
        <w:tc>
          <w:tcPr>
            <w:tcW w:w="6060" w:type="dxa"/>
            <w:tcBorders>
              <w:top w:val="nil"/>
              <w:left w:val="nil"/>
              <w:bottom w:val="nil"/>
              <w:right w:val="nil"/>
            </w:tcBorders>
            <w:noWrap/>
          </w:tcPr>
          <w:p w14:paraId="1376BDD0">
            <w:pPr>
              <w:widowControl/>
              <w:jc w:val="left"/>
              <w:rPr>
                <w:kern w:val="0"/>
                <w:sz w:val="22"/>
                <w14:ligatures w14:val="none"/>
              </w:rPr>
            </w:pPr>
            <w:r>
              <w:rPr>
                <w:rFonts w:hint="eastAsia"/>
              </w:rPr>
              <w:t>研究生及以上：Z1=0，Z2=0；大专：Z1=1，Z2=0；本科：Z0=0，Z2=1</w:t>
            </w:r>
          </w:p>
        </w:tc>
      </w:tr>
      <w:tr w14:paraId="701B7E73">
        <w:tblPrEx>
          <w:tblCellMar>
            <w:top w:w="0" w:type="dxa"/>
            <w:left w:w="108" w:type="dxa"/>
            <w:bottom w:w="0" w:type="dxa"/>
            <w:right w:w="108" w:type="dxa"/>
          </w:tblCellMar>
        </w:tblPrEx>
        <w:trPr>
          <w:trHeight w:val="285" w:hRule="atLeast"/>
          <w:jc w:val="center"/>
        </w:trPr>
        <w:tc>
          <w:tcPr>
            <w:tcW w:w="3686" w:type="dxa"/>
            <w:tcBorders>
              <w:top w:val="nil"/>
              <w:left w:val="nil"/>
              <w:bottom w:val="nil"/>
              <w:right w:val="nil"/>
            </w:tcBorders>
            <w:noWrap/>
          </w:tcPr>
          <w:p w14:paraId="74375E25">
            <w:pPr>
              <w:widowControl/>
              <w:jc w:val="left"/>
              <w:rPr>
                <w:kern w:val="0"/>
                <w:sz w:val="22"/>
                <w14:ligatures w14:val="none"/>
              </w:rPr>
            </w:pPr>
            <w:r>
              <w:rPr>
                <w:rFonts w:hint="eastAsia"/>
              </w:rPr>
              <w:t>工作年限</w:t>
            </w:r>
          </w:p>
        </w:tc>
        <w:tc>
          <w:tcPr>
            <w:tcW w:w="6060" w:type="dxa"/>
            <w:tcBorders>
              <w:top w:val="nil"/>
              <w:left w:val="nil"/>
              <w:bottom w:val="nil"/>
              <w:right w:val="nil"/>
            </w:tcBorders>
            <w:noWrap/>
          </w:tcPr>
          <w:p w14:paraId="0B239BC5">
            <w:pPr>
              <w:widowControl/>
              <w:jc w:val="left"/>
              <w:rPr>
                <w:kern w:val="0"/>
                <w:sz w:val="22"/>
                <w14:ligatures w14:val="none"/>
              </w:rPr>
            </w:pPr>
            <w:r>
              <w:rPr>
                <w:rFonts w:hint="eastAsia"/>
              </w:rPr>
              <w:t>1-4年=1，5-9年=2，10-14年=3，≥15年=4</w:t>
            </w:r>
          </w:p>
        </w:tc>
      </w:tr>
      <w:tr w14:paraId="07EE219B">
        <w:tblPrEx>
          <w:tblCellMar>
            <w:top w:w="0" w:type="dxa"/>
            <w:left w:w="108" w:type="dxa"/>
            <w:bottom w:w="0" w:type="dxa"/>
            <w:right w:w="108" w:type="dxa"/>
          </w:tblCellMar>
        </w:tblPrEx>
        <w:trPr>
          <w:trHeight w:val="285" w:hRule="atLeast"/>
          <w:jc w:val="center"/>
        </w:trPr>
        <w:tc>
          <w:tcPr>
            <w:tcW w:w="3686" w:type="dxa"/>
            <w:tcBorders>
              <w:top w:val="nil"/>
              <w:left w:val="nil"/>
              <w:right w:val="nil"/>
            </w:tcBorders>
            <w:noWrap/>
          </w:tcPr>
          <w:p w14:paraId="69CEF038">
            <w:pPr>
              <w:widowControl/>
              <w:jc w:val="left"/>
              <w:rPr>
                <w:kern w:val="0"/>
                <w:sz w:val="22"/>
                <w14:ligatures w14:val="none"/>
              </w:rPr>
            </w:pPr>
            <w:r>
              <w:rPr>
                <w:rFonts w:hint="eastAsia"/>
              </w:rPr>
              <w:t>培训经历</w:t>
            </w:r>
          </w:p>
        </w:tc>
        <w:tc>
          <w:tcPr>
            <w:tcW w:w="6060" w:type="dxa"/>
            <w:tcBorders>
              <w:top w:val="nil"/>
              <w:left w:val="nil"/>
              <w:right w:val="nil"/>
            </w:tcBorders>
            <w:noWrap/>
          </w:tcPr>
          <w:p w14:paraId="42E28AA8">
            <w:pPr>
              <w:widowControl/>
              <w:jc w:val="left"/>
              <w:rPr>
                <w:kern w:val="0"/>
                <w:sz w:val="22"/>
                <w14:ligatures w14:val="none"/>
              </w:rPr>
            </w:pPr>
            <w:r>
              <w:rPr>
                <w:rFonts w:hint="eastAsia"/>
              </w:rPr>
              <w:t>系统化培训：Z1=0，Z2=0；无培训经历：Z1=1，Z2=0；非系统化培训：Z1=0，Z2=1</w:t>
            </w:r>
          </w:p>
        </w:tc>
      </w:tr>
      <w:tr w14:paraId="71A4DC49">
        <w:tblPrEx>
          <w:tblCellMar>
            <w:top w:w="0" w:type="dxa"/>
            <w:left w:w="108" w:type="dxa"/>
            <w:bottom w:w="0" w:type="dxa"/>
            <w:right w:w="108" w:type="dxa"/>
          </w:tblCellMar>
        </w:tblPrEx>
        <w:trPr>
          <w:trHeight w:val="285" w:hRule="atLeast"/>
          <w:jc w:val="center"/>
        </w:trPr>
        <w:tc>
          <w:tcPr>
            <w:tcW w:w="3686" w:type="dxa"/>
            <w:tcBorders>
              <w:top w:val="nil"/>
              <w:left w:val="nil"/>
              <w:bottom w:val="nil"/>
              <w:right w:val="nil"/>
            </w:tcBorders>
            <w:noWrap/>
          </w:tcPr>
          <w:p w14:paraId="558BF13A">
            <w:pPr>
              <w:widowControl/>
              <w:jc w:val="left"/>
              <w:rPr>
                <w:kern w:val="0"/>
                <w:sz w:val="22"/>
                <w14:ligatures w14:val="none"/>
              </w:rPr>
            </w:pPr>
            <w:r>
              <w:rPr>
                <w:rFonts w:hint="eastAsia"/>
              </w:rPr>
              <w:t>学术期刊上获取相关知识的频率</w:t>
            </w:r>
          </w:p>
        </w:tc>
        <w:tc>
          <w:tcPr>
            <w:tcW w:w="6060" w:type="dxa"/>
            <w:tcBorders>
              <w:top w:val="nil"/>
              <w:left w:val="nil"/>
              <w:bottom w:val="nil"/>
              <w:right w:val="nil"/>
            </w:tcBorders>
            <w:noWrap/>
          </w:tcPr>
          <w:p w14:paraId="74B22791">
            <w:pPr>
              <w:widowControl/>
              <w:jc w:val="left"/>
              <w:rPr>
                <w:kern w:val="0"/>
                <w:sz w:val="22"/>
                <w14:ligatures w14:val="none"/>
              </w:rPr>
            </w:pPr>
            <w:bookmarkStart w:id="30" w:name="_Hlk219920466"/>
            <w:bookmarkStart w:id="31" w:name="_Hlk198191394"/>
            <w:r>
              <w:rPr>
                <w:rFonts w:hint="eastAsia"/>
              </w:rPr>
              <w:t>总是</w:t>
            </w:r>
            <w:bookmarkEnd w:id="30"/>
            <w:r>
              <w:rPr>
                <w:rFonts w:hint="eastAsia"/>
              </w:rPr>
              <w:t>：Z1=0，Z2=0，Z3=0，Z4=0；从不：Z1=1，Z2=0，Z3=0，Z4=0，Z5=0；</w:t>
            </w:r>
            <w:bookmarkStart w:id="32" w:name="_Hlk219920484"/>
            <w:r>
              <w:rPr>
                <w:rFonts w:hint="eastAsia"/>
              </w:rPr>
              <w:t>很少</w:t>
            </w:r>
            <w:bookmarkEnd w:id="32"/>
            <w:r>
              <w:rPr>
                <w:rFonts w:hint="eastAsia"/>
              </w:rPr>
              <w:t>：Z1=0， Z2=1， Z3=0，Z4=0；有时：Z1=0，Z2=0，Z3=1，Z4=0；经常：Z1=0，Z2=0，Z3=0， Z4=1</w:t>
            </w:r>
            <w:bookmarkEnd w:id="31"/>
          </w:p>
        </w:tc>
      </w:tr>
      <w:tr w14:paraId="2E91B0CE">
        <w:tblPrEx>
          <w:tblCellMar>
            <w:top w:w="0" w:type="dxa"/>
            <w:left w:w="108" w:type="dxa"/>
            <w:bottom w:w="0" w:type="dxa"/>
            <w:right w:w="108" w:type="dxa"/>
          </w:tblCellMar>
        </w:tblPrEx>
        <w:trPr>
          <w:trHeight w:val="285" w:hRule="atLeast"/>
          <w:jc w:val="center"/>
        </w:trPr>
        <w:tc>
          <w:tcPr>
            <w:tcW w:w="3686" w:type="dxa"/>
            <w:tcBorders>
              <w:top w:val="nil"/>
              <w:left w:val="nil"/>
              <w:bottom w:val="single" w:color="auto" w:sz="4" w:space="0"/>
              <w:right w:val="nil"/>
            </w:tcBorders>
            <w:noWrap/>
          </w:tcPr>
          <w:p w14:paraId="5CA3CB0A">
            <w:pPr>
              <w:widowControl/>
              <w:jc w:val="left"/>
            </w:pPr>
            <w:r>
              <w:rPr>
                <w:rFonts w:hint="eastAsia"/>
              </w:rPr>
              <w:t>护士工作量</w:t>
            </w:r>
          </w:p>
        </w:tc>
        <w:tc>
          <w:tcPr>
            <w:tcW w:w="6060" w:type="dxa"/>
            <w:tcBorders>
              <w:top w:val="nil"/>
              <w:left w:val="nil"/>
              <w:bottom w:val="single" w:color="auto" w:sz="4" w:space="0"/>
              <w:right w:val="nil"/>
            </w:tcBorders>
            <w:noWrap/>
          </w:tcPr>
          <w:p w14:paraId="12B1157A">
            <w:pPr>
              <w:widowControl/>
              <w:jc w:val="left"/>
            </w:pPr>
            <w:r>
              <w:t>TISS-28</w:t>
            </w:r>
            <w:r>
              <w:rPr>
                <w:rFonts w:hint="eastAsia"/>
              </w:rPr>
              <w:t>总分原值录入</w:t>
            </w:r>
          </w:p>
        </w:tc>
      </w:tr>
    </w:tbl>
    <w:p w14:paraId="26388D41">
      <w:pPr>
        <w:ind w:firstLine="465"/>
      </w:pPr>
    </w:p>
    <w:p w14:paraId="031E174E">
      <w:pPr>
        <w:ind w:firstLine="465"/>
        <w:jc w:val="center"/>
      </w:pPr>
    </w:p>
    <w:p w14:paraId="448C04C4">
      <w:pPr>
        <w:ind w:firstLine="465"/>
        <w:jc w:val="center"/>
      </w:pPr>
      <w:r>
        <w:rPr>
          <w:rFonts w:hint="eastAsia"/>
        </w:rPr>
        <w:t>表6  ICU护士肠内喂养中断管理</w:t>
      </w:r>
      <w:r>
        <w:t>KAP</w:t>
      </w:r>
      <w:r>
        <w:rPr>
          <w:rFonts w:hint="eastAsia"/>
        </w:rPr>
        <w:t>特征潜在剖面影响因素无序多因素Logistics分析</w:t>
      </w:r>
    </w:p>
    <w:p w14:paraId="4A9FB5E2"/>
    <w:tbl>
      <w:tblPr>
        <w:tblStyle w:val="18"/>
        <w:tblW w:w="10206" w:type="dxa"/>
        <w:jc w:val="center"/>
        <w:tblLayout w:type="autofit"/>
        <w:tblCellMar>
          <w:top w:w="0" w:type="dxa"/>
          <w:left w:w="108" w:type="dxa"/>
          <w:bottom w:w="0" w:type="dxa"/>
          <w:right w:w="108" w:type="dxa"/>
        </w:tblCellMar>
      </w:tblPr>
      <w:tblGrid>
        <w:gridCol w:w="1134"/>
        <w:gridCol w:w="2410"/>
        <w:gridCol w:w="851"/>
        <w:gridCol w:w="992"/>
        <w:gridCol w:w="850"/>
        <w:gridCol w:w="1080"/>
        <w:gridCol w:w="1080"/>
        <w:gridCol w:w="1809"/>
      </w:tblGrid>
      <w:tr w14:paraId="509F0819">
        <w:tblPrEx>
          <w:tblCellMar>
            <w:top w:w="0" w:type="dxa"/>
            <w:left w:w="108" w:type="dxa"/>
            <w:bottom w:w="0" w:type="dxa"/>
            <w:right w:w="108" w:type="dxa"/>
          </w:tblCellMar>
        </w:tblPrEx>
        <w:trPr>
          <w:trHeight w:val="285" w:hRule="atLeast"/>
          <w:jc w:val="center"/>
        </w:trPr>
        <w:tc>
          <w:tcPr>
            <w:tcW w:w="1134" w:type="dxa"/>
            <w:tcBorders>
              <w:top w:val="single" w:color="auto" w:sz="4" w:space="0"/>
              <w:left w:val="nil"/>
              <w:bottom w:val="single" w:color="auto" w:sz="4" w:space="0"/>
              <w:right w:val="nil"/>
            </w:tcBorders>
            <w:noWrap/>
            <w:vAlign w:val="bottom"/>
          </w:tcPr>
          <w:p w14:paraId="6C118168">
            <w:pPr>
              <w:widowControl/>
              <w:jc w:val="left"/>
              <w:rPr>
                <w:kern w:val="0"/>
                <w:sz w:val="18"/>
                <w:szCs w:val="18"/>
                <w14:ligatures w14:val="none"/>
              </w:rPr>
            </w:pPr>
            <w:r>
              <w:rPr>
                <w:kern w:val="0"/>
                <w:sz w:val="18"/>
                <w:szCs w:val="18"/>
                <w14:ligatures w14:val="none"/>
              </w:rPr>
              <w:t>组别</w:t>
            </w:r>
          </w:p>
        </w:tc>
        <w:tc>
          <w:tcPr>
            <w:tcW w:w="2410" w:type="dxa"/>
            <w:tcBorders>
              <w:top w:val="single" w:color="auto" w:sz="4" w:space="0"/>
              <w:left w:val="nil"/>
              <w:bottom w:val="single" w:color="auto" w:sz="4" w:space="0"/>
              <w:right w:val="nil"/>
            </w:tcBorders>
            <w:noWrap/>
            <w:vAlign w:val="bottom"/>
          </w:tcPr>
          <w:p w14:paraId="769E589B">
            <w:pPr>
              <w:widowControl/>
              <w:jc w:val="left"/>
              <w:rPr>
                <w:kern w:val="0"/>
                <w:sz w:val="18"/>
                <w:szCs w:val="18"/>
                <w14:ligatures w14:val="none"/>
              </w:rPr>
            </w:pPr>
            <w:r>
              <w:rPr>
                <w:kern w:val="0"/>
                <w:sz w:val="18"/>
                <w:szCs w:val="18"/>
                <w14:ligatures w14:val="none"/>
              </w:rPr>
              <w:t>项目</w:t>
            </w:r>
          </w:p>
        </w:tc>
        <w:tc>
          <w:tcPr>
            <w:tcW w:w="851" w:type="dxa"/>
            <w:tcBorders>
              <w:top w:val="single" w:color="auto" w:sz="4" w:space="0"/>
              <w:left w:val="nil"/>
              <w:bottom w:val="single" w:color="auto" w:sz="4" w:space="0"/>
              <w:right w:val="nil"/>
            </w:tcBorders>
            <w:noWrap/>
            <w:vAlign w:val="bottom"/>
          </w:tcPr>
          <w:p w14:paraId="33BA2CD1">
            <w:pPr>
              <w:widowControl/>
              <w:ind w:left="-100" w:leftChars="-48" w:right="-21" w:rightChars="-10"/>
              <w:jc w:val="center"/>
              <w:rPr>
                <w:kern w:val="0"/>
                <w:sz w:val="18"/>
                <w:szCs w:val="18"/>
                <w14:ligatures w14:val="none"/>
              </w:rPr>
            </w:pPr>
            <w:r>
              <w:rPr>
                <w:kern w:val="0"/>
                <w:sz w:val="18"/>
                <w:szCs w:val="18"/>
                <w14:ligatures w14:val="none"/>
              </w:rPr>
              <w:t>β 值</w:t>
            </w:r>
          </w:p>
        </w:tc>
        <w:tc>
          <w:tcPr>
            <w:tcW w:w="992" w:type="dxa"/>
            <w:tcBorders>
              <w:top w:val="single" w:color="auto" w:sz="4" w:space="0"/>
              <w:left w:val="nil"/>
              <w:bottom w:val="single" w:color="auto" w:sz="4" w:space="0"/>
              <w:right w:val="nil"/>
            </w:tcBorders>
            <w:noWrap/>
            <w:vAlign w:val="bottom"/>
          </w:tcPr>
          <w:p w14:paraId="0856272B">
            <w:pPr>
              <w:widowControl/>
              <w:ind w:left="-100" w:leftChars="-48" w:right="-21" w:rightChars="-10"/>
              <w:jc w:val="center"/>
              <w:rPr>
                <w:kern w:val="0"/>
                <w:sz w:val="18"/>
                <w:szCs w:val="18"/>
                <w14:ligatures w14:val="none"/>
              </w:rPr>
            </w:pPr>
            <w:r>
              <w:rPr>
                <w:kern w:val="0"/>
                <w:sz w:val="18"/>
                <w:szCs w:val="18"/>
                <w14:ligatures w14:val="none"/>
              </w:rPr>
              <w:t>标准误</w:t>
            </w:r>
          </w:p>
        </w:tc>
        <w:tc>
          <w:tcPr>
            <w:tcW w:w="850" w:type="dxa"/>
            <w:tcBorders>
              <w:top w:val="single" w:color="auto" w:sz="4" w:space="0"/>
              <w:left w:val="nil"/>
              <w:bottom w:val="single" w:color="auto" w:sz="4" w:space="0"/>
              <w:right w:val="nil"/>
            </w:tcBorders>
            <w:noWrap/>
            <w:vAlign w:val="bottom"/>
          </w:tcPr>
          <w:p w14:paraId="6C295CE8">
            <w:pPr>
              <w:widowControl/>
              <w:ind w:left="-100" w:leftChars="-48" w:right="-21" w:rightChars="-10"/>
              <w:jc w:val="center"/>
              <w:rPr>
                <w:kern w:val="0"/>
                <w:sz w:val="18"/>
                <w:szCs w:val="18"/>
                <w14:ligatures w14:val="none"/>
              </w:rPr>
            </w:pPr>
            <w:r>
              <w:rPr>
                <w:kern w:val="0"/>
                <w:sz w:val="18"/>
                <w:szCs w:val="18"/>
                <w14:ligatures w14:val="none"/>
              </w:rPr>
              <w:t>Wald χ²</w:t>
            </w:r>
          </w:p>
        </w:tc>
        <w:tc>
          <w:tcPr>
            <w:tcW w:w="1080" w:type="dxa"/>
            <w:tcBorders>
              <w:top w:val="single" w:color="auto" w:sz="4" w:space="0"/>
              <w:left w:val="nil"/>
              <w:bottom w:val="single" w:color="auto" w:sz="4" w:space="0"/>
              <w:right w:val="nil"/>
            </w:tcBorders>
            <w:noWrap/>
            <w:vAlign w:val="bottom"/>
          </w:tcPr>
          <w:p w14:paraId="09DE2AA5">
            <w:pPr>
              <w:widowControl/>
              <w:ind w:left="-100" w:leftChars="-48" w:right="-21" w:rightChars="-10"/>
              <w:jc w:val="center"/>
              <w:rPr>
                <w:kern w:val="0"/>
                <w:sz w:val="18"/>
                <w:szCs w:val="18"/>
                <w14:ligatures w14:val="none"/>
              </w:rPr>
            </w:pPr>
            <w:r>
              <w:rPr>
                <w:i/>
                <w:iCs/>
                <w:kern w:val="0"/>
                <w:sz w:val="18"/>
                <w:szCs w:val="18"/>
                <w14:ligatures w14:val="none"/>
              </w:rPr>
              <w:t>P</w:t>
            </w:r>
            <w:r>
              <w:rPr>
                <w:kern w:val="0"/>
                <w:sz w:val="18"/>
                <w:szCs w:val="18"/>
                <w14:ligatures w14:val="none"/>
              </w:rPr>
              <w:t>值</w:t>
            </w:r>
          </w:p>
        </w:tc>
        <w:tc>
          <w:tcPr>
            <w:tcW w:w="1080" w:type="dxa"/>
            <w:tcBorders>
              <w:top w:val="single" w:color="auto" w:sz="4" w:space="0"/>
              <w:left w:val="nil"/>
              <w:bottom w:val="single" w:color="auto" w:sz="4" w:space="0"/>
              <w:right w:val="nil"/>
            </w:tcBorders>
            <w:noWrap/>
            <w:vAlign w:val="bottom"/>
          </w:tcPr>
          <w:p w14:paraId="2B16A0E2">
            <w:pPr>
              <w:widowControl/>
              <w:ind w:left="-100" w:leftChars="-48" w:right="-21" w:rightChars="-10"/>
              <w:jc w:val="center"/>
              <w:rPr>
                <w:kern w:val="0"/>
                <w:sz w:val="18"/>
                <w:szCs w:val="18"/>
                <w14:ligatures w14:val="none"/>
              </w:rPr>
            </w:pPr>
            <w:r>
              <w:rPr>
                <w:kern w:val="0"/>
                <w:sz w:val="18"/>
                <w:szCs w:val="18"/>
                <w14:ligatures w14:val="none"/>
              </w:rPr>
              <w:t>OR</w:t>
            </w:r>
          </w:p>
        </w:tc>
        <w:tc>
          <w:tcPr>
            <w:tcW w:w="1809" w:type="dxa"/>
            <w:tcBorders>
              <w:top w:val="single" w:color="auto" w:sz="4" w:space="0"/>
              <w:left w:val="nil"/>
              <w:bottom w:val="single" w:color="auto" w:sz="4" w:space="0"/>
              <w:right w:val="nil"/>
            </w:tcBorders>
            <w:noWrap/>
            <w:vAlign w:val="bottom"/>
          </w:tcPr>
          <w:p w14:paraId="1E26C6A2">
            <w:pPr>
              <w:widowControl/>
              <w:ind w:left="-100" w:leftChars="-48" w:right="-21" w:rightChars="-10"/>
              <w:jc w:val="center"/>
              <w:rPr>
                <w:kern w:val="0"/>
                <w:sz w:val="18"/>
                <w:szCs w:val="18"/>
                <w14:ligatures w14:val="none"/>
              </w:rPr>
            </w:pPr>
            <w:r>
              <w:rPr>
                <w:kern w:val="0"/>
                <w:sz w:val="18"/>
                <w:szCs w:val="18"/>
                <w14:ligatures w14:val="none"/>
              </w:rPr>
              <w:t>95%</w:t>
            </w:r>
            <w:r>
              <w:rPr>
                <w:rFonts w:hint="eastAsia"/>
                <w:kern w:val="0"/>
                <w:sz w:val="18"/>
                <w:szCs w:val="18"/>
                <w14:ligatures w14:val="none"/>
              </w:rPr>
              <w:t>置信区间</w:t>
            </w:r>
          </w:p>
        </w:tc>
      </w:tr>
      <w:tr w14:paraId="52013A10">
        <w:tblPrEx>
          <w:tblCellMar>
            <w:top w:w="0" w:type="dxa"/>
            <w:left w:w="108" w:type="dxa"/>
            <w:bottom w:w="0" w:type="dxa"/>
            <w:right w:w="108" w:type="dxa"/>
          </w:tblCellMar>
        </w:tblPrEx>
        <w:trPr>
          <w:trHeight w:val="285" w:hRule="atLeast"/>
          <w:jc w:val="center"/>
        </w:trPr>
        <w:tc>
          <w:tcPr>
            <w:tcW w:w="1134" w:type="dxa"/>
            <w:tcBorders>
              <w:top w:val="single" w:color="auto" w:sz="4" w:space="0"/>
              <w:left w:val="nil"/>
              <w:bottom w:val="nil"/>
              <w:right w:val="nil"/>
            </w:tcBorders>
            <w:noWrap/>
            <w:vAlign w:val="bottom"/>
          </w:tcPr>
          <w:p w14:paraId="0006795C">
            <w:pPr>
              <w:widowControl/>
              <w:jc w:val="left"/>
              <w:rPr>
                <w:kern w:val="0"/>
                <w:sz w:val="18"/>
                <w:szCs w:val="18"/>
                <w14:ligatures w14:val="none"/>
              </w:rPr>
            </w:pPr>
            <w:r>
              <w:rPr>
                <w:kern w:val="0"/>
                <w:sz w:val="18"/>
                <w:szCs w:val="18"/>
                <w14:ligatures w14:val="none"/>
              </w:rPr>
              <w:t>低知信行组（C1）</w:t>
            </w:r>
          </w:p>
        </w:tc>
        <w:tc>
          <w:tcPr>
            <w:tcW w:w="2410" w:type="dxa"/>
            <w:tcBorders>
              <w:top w:val="single" w:color="auto" w:sz="4" w:space="0"/>
              <w:left w:val="nil"/>
              <w:bottom w:val="nil"/>
              <w:right w:val="nil"/>
            </w:tcBorders>
            <w:noWrap/>
            <w:vAlign w:val="bottom"/>
          </w:tcPr>
          <w:p w14:paraId="136A5C79">
            <w:pPr>
              <w:widowControl/>
              <w:jc w:val="left"/>
              <w:rPr>
                <w:kern w:val="0"/>
                <w:sz w:val="18"/>
                <w:szCs w:val="18"/>
                <w14:ligatures w14:val="none"/>
              </w:rPr>
            </w:pPr>
            <w:r>
              <w:rPr>
                <w:kern w:val="0"/>
                <w:sz w:val="18"/>
                <w:szCs w:val="18"/>
                <w14:ligatures w14:val="none"/>
              </w:rPr>
              <w:t>年龄</w:t>
            </w:r>
          </w:p>
        </w:tc>
        <w:tc>
          <w:tcPr>
            <w:tcW w:w="851" w:type="dxa"/>
            <w:tcBorders>
              <w:top w:val="single" w:color="auto" w:sz="4" w:space="0"/>
              <w:left w:val="nil"/>
              <w:bottom w:val="nil"/>
              <w:right w:val="nil"/>
            </w:tcBorders>
            <w:noWrap/>
            <w:vAlign w:val="bottom"/>
          </w:tcPr>
          <w:p w14:paraId="726A3B36">
            <w:pPr>
              <w:widowControl/>
              <w:ind w:left="-100" w:leftChars="-48" w:right="-21" w:rightChars="-10"/>
              <w:jc w:val="center"/>
              <w:rPr>
                <w:kern w:val="0"/>
                <w:sz w:val="18"/>
                <w:szCs w:val="18"/>
                <w14:ligatures w14:val="none"/>
              </w:rPr>
            </w:pPr>
            <w:r>
              <w:rPr>
                <w:kern w:val="0"/>
                <w:sz w:val="18"/>
                <w:szCs w:val="18"/>
                <w14:ligatures w14:val="none"/>
              </w:rPr>
              <w:t>-0.457</w:t>
            </w:r>
          </w:p>
        </w:tc>
        <w:tc>
          <w:tcPr>
            <w:tcW w:w="992" w:type="dxa"/>
            <w:tcBorders>
              <w:top w:val="single" w:color="auto" w:sz="4" w:space="0"/>
              <w:left w:val="nil"/>
              <w:bottom w:val="nil"/>
              <w:right w:val="nil"/>
            </w:tcBorders>
            <w:noWrap/>
            <w:vAlign w:val="bottom"/>
          </w:tcPr>
          <w:p w14:paraId="706E8962">
            <w:pPr>
              <w:widowControl/>
              <w:ind w:left="-100" w:leftChars="-48" w:right="-21" w:rightChars="-10"/>
              <w:jc w:val="center"/>
              <w:rPr>
                <w:kern w:val="0"/>
                <w:sz w:val="18"/>
                <w:szCs w:val="18"/>
                <w14:ligatures w14:val="none"/>
              </w:rPr>
            </w:pPr>
            <w:r>
              <w:rPr>
                <w:kern w:val="0"/>
                <w:sz w:val="18"/>
                <w:szCs w:val="18"/>
                <w14:ligatures w14:val="none"/>
              </w:rPr>
              <w:t>0.198</w:t>
            </w:r>
          </w:p>
        </w:tc>
        <w:tc>
          <w:tcPr>
            <w:tcW w:w="850" w:type="dxa"/>
            <w:tcBorders>
              <w:top w:val="single" w:color="auto" w:sz="4" w:space="0"/>
              <w:left w:val="nil"/>
              <w:bottom w:val="nil"/>
              <w:right w:val="nil"/>
            </w:tcBorders>
            <w:noWrap/>
            <w:vAlign w:val="bottom"/>
          </w:tcPr>
          <w:p w14:paraId="5B996BA9">
            <w:pPr>
              <w:widowControl/>
              <w:ind w:left="-100" w:leftChars="-48" w:right="-21" w:rightChars="-10"/>
              <w:jc w:val="center"/>
              <w:rPr>
                <w:kern w:val="0"/>
                <w:sz w:val="18"/>
                <w:szCs w:val="18"/>
                <w14:ligatures w14:val="none"/>
              </w:rPr>
            </w:pPr>
            <w:r>
              <w:rPr>
                <w:kern w:val="0"/>
                <w:sz w:val="18"/>
                <w:szCs w:val="18"/>
                <w14:ligatures w14:val="none"/>
              </w:rPr>
              <w:t>5.372</w:t>
            </w:r>
          </w:p>
        </w:tc>
        <w:tc>
          <w:tcPr>
            <w:tcW w:w="1080" w:type="dxa"/>
            <w:tcBorders>
              <w:top w:val="single" w:color="auto" w:sz="4" w:space="0"/>
              <w:left w:val="nil"/>
              <w:bottom w:val="nil"/>
              <w:right w:val="nil"/>
            </w:tcBorders>
            <w:noWrap/>
            <w:vAlign w:val="bottom"/>
          </w:tcPr>
          <w:p w14:paraId="27C4245D">
            <w:pPr>
              <w:widowControl/>
              <w:ind w:left="-100" w:leftChars="-48" w:right="-21" w:rightChars="-10"/>
              <w:jc w:val="center"/>
              <w:rPr>
                <w:kern w:val="0"/>
                <w:sz w:val="18"/>
                <w:szCs w:val="18"/>
                <w14:ligatures w14:val="none"/>
              </w:rPr>
            </w:pPr>
            <w:r>
              <w:rPr>
                <w:kern w:val="0"/>
                <w:sz w:val="18"/>
                <w:szCs w:val="18"/>
                <w14:ligatures w14:val="none"/>
              </w:rPr>
              <w:t>0.021</w:t>
            </w:r>
          </w:p>
        </w:tc>
        <w:tc>
          <w:tcPr>
            <w:tcW w:w="1080" w:type="dxa"/>
            <w:tcBorders>
              <w:top w:val="single" w:color="auto" w:sz="4" w:space="0"/>
              <w:left w:val="nil"/>
              <w:bottom w:val="nil"/>
              <w:right w:val="nil"/>
            </w:tcBorders>
            <w:noWrap/>
            <w:vAlign w:val="bottom"/>
          </w:tcPr>
          <w:p w14:paraId="2AB3C1D4">
            <w:pPr>
              <w:widowControl/>
              <w:ind w:left="-100" w:leftChars="-48" w:right="-21" w:rightChars="-10"/>
              <w:jc w:val="center"/>
              <w:rPr>
                <w:kern w:val="0"/>
                <w:sz w:val="18"/>
                <w:szCs w:val="18"/>
                <w14:ligatures w14:val="none"/>
              </w:rPr>
            </w:pPr>
            <w:r>
              <w:rPr>
                <w:kern w:val="0"/>
                <w:sz w:val="18"/>
                <w:szCs w:val="18"/>
                <w14:ligatures w14:val="none"/>
              </w:rPr>
              <w:t>0.633</w:t>
            </w:r>
          </w:p>
        </w:tc>
        <w:tc>
          <w:tcPr>
            <w:tcW w:w="1809" w:type="dxa"/>
            <w:tcBorders>
              <w:top w:val="single" w:color="auto" w:sz="4" w:space="0"/>
              <w:left w:val="nil"/>
              <w:bottom w:val="nil"/>
              <w:right w:val="nil"/>
            </w:tcBorders>
            <w:noWrap/>
            <w:vAlign w:val="bottom"/>
          </w:tcPr>
          <w:p w14:paraId="4D1FA4C7">
            <w:pPr>
              <w:widowControl/>
              <w:ind w:left="-100" w:leftChars="-48" w:right="-21" w:rightChars="-10"/>
              <w:jc w:val="center"/>
              <w:rPr>
                <w:kern w:val="0"/>
                <w:sz w:val="18"/>
                <w:szCs w:val="18"/>
                <w14:ligatures w14:val="none"/>
              </w:rPr>
            </w:pPr>
            <w:r>
              <w:rPr>
                <w:kern w:val="0"/>
                <w:sz w:val="18"/>
                <w:szCs w:val="18"/>
                <w14:ligatures w14:val="none"/>
              </w:rPr>
              <w:t>0.437</w:t>
            </w:r>
            <w:r>
              <w:rPr>
                <w:rFonts w:hint="eastAsia"/>
                <w:kern w:val="0"/>
                <w:sz w:val="18"/>
                <w:szCs w:val="18"/>
                <w14:ligatures w14:val="none"/>
              </w:rPr>
              <w:t>-</w:t>
            </w:r>
            <w:r>
              <w:rPr>
                <w:kern w:val="0"/>
                <w:sz w:val="18"/>
                <w:szCs w:val="18"/>
                <w14:ligatures w14:val="none"/>
              </w:rPr>
              <w:t>0.918</w:t>
            </w:r>
          </w:p>
        </w:tc>
      </w:tr>
      <w:tr w14:paraId="0B3922C6">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141D5480">
            <w:pPr>
              <w:widowControl/>
              <w:jc w:val="right"/>
              <w:rPr>
                <w:kern w:val="0"/>
                <w:sz w:val="18"/>
                <w:szCs w:val="18"/>
                <w14:ligatures w14:val="none"/>
              </w:rPr>
            </w:pPr>
          </w:p>
        </w:tc>
        <w:tc>
          <w:tcPr>
            <w:tcW w:w="2410" w:type="dxa"/>
            <w:tcBorders>
              <w:top w:val="nil"/>
              <w:left w:val="nil"/>
              <w:bottom w:val="nil"/>
              <w:right w:val="nil"/>
            </w:tcBorders>
            <w:noWrap/>
            <w:vAlign w:val="bottom"/>
          </w:tcPr>
          <w:p w14:paraId="443F806D">
            <w:pPr>
              <w:widowControl/>
              <w:jc w:val="left"/>
              <w:rPr>
                <w:kern w:val="0"/>
                <w:sz w:val="18"/>
                <w:szCs w:val="18"/>
                <w14:ligatures w14:val="none"/>
              </w:rPr>
            </w:pPr>
            <w:r>
              <w:rPr>
                <w:kern w:val="0"/>
                <w:sz w:val="18"/>
                <w:szCs w:val="18"/>
                <w14:ligatures w14:val="none"/>
              </w:rPr>
              <w:t>教育水平</w:t>
            </w:r>
          </w:p>
        </w:tc>
        <w:tc>
          <w:tcPr>
            <w:tcW w:w="851" w:type="dxa"/>
            <w:tcBorders>
              <w:top w:val="nil"/>
              <w:left w:val="nil"/>
              <w:bottom w:val="nil"/>
              <w:right w:val="nil"/>
            </w:tcBorders>
            <w:noWrap/>
            <w:vAlign w:val="bottom"/>
          </w:tcPr>
          <w:p w14:paraId="532EABD7">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40833391">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045E2110">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2A271F0E">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39DF376D">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435E142F">
            <w:pPr>
              <w:widowControl/>
              <w:ind w:left="-100" w:leftChars="-48" w:right="-21" w:rightChars="-10"/>
              <w:jc w:val="center"/>
              <w:rPr>
                <w:kern w:val="0"/>
                <w:sz w:val="18"/>
                <w:szCs w:val="18"/>
                <w14:ligatures w14:val="none"/>
              </w:rPr>
            </w:pPr>
          </w:p>
        </w:tc>
      </w:tr>
      <w:tr w14:paraId="2878D6F4">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29F7B549">
            <w:pPr>
              <w:widowControl/>
              <w:jc w:val="right"/>
              <w:rPr>
                <w:kern w:val="0"/>
                <w:sz w:val="18"/>
                <w:szCs w:val="18"/>
                <w14:ligatures w14:val="none"/>
              </w:rPr>
            </w:pPr>
          </w:p>
        </w:tc>
        <w:tc>
          <w:tcPr>
            <w:tcW w:w="2410" w:type="dxa"/>
            <w:tcBorders>
              <w:top w:val="nil"/>
              <w:left w:val="nil"/>
              <w:bottom w:val="nil"/>
              <w:right w:val="nil"/>
            </w:tcBorders>
            <w:noWrap/>
            <w:vAlign w:val="bottom"/>
          </w:tcPr>
          <w:p w14:paraId="1EF28391">
            <w:pPr>
              <w:widowControl/>
              <w:ind w:firstLine="180" w:firstLineChars="100"/>
              <w:jc w:val="left"/>
              <w:rPr>
                <w:kern w:val="0"/>
                <w:sz w:val="18"/>
                <w:szCs w:val="18"/>
                <w14:ligatures w14:val="none"/>
              </w:rPr>
            </w:pPr>
            <w:r>
              <w:rPr>
                <w:kern w:val="0"/>
                <w:sz w:val="18"/>
                <w:szCs w:val="18"/>
                <w14:ligatures w14:val="none"/>
              </w:rPr>
              <w:t>大专</w:t>
            </w:r>
          </w:p>
        </w:tc>
        <w:tc>
          <w:tcPr>
            <w:tcW w:w="851" w:type="dxa"/>
            <w:tcBorders>
              <w:top w:val="nil"/>
              <w:left w:val="nil"/>
              <w:bottom w:val="nil"/>
              <w:right w:val="nil"/>
            </w:tcBorders>
            <w:noWrap/>
            <w:vAlign w:val="bottom"/>
          </w:tcPr>
          <w:p w14:paraId="58AE278B">
            <w:pPr>
              <w:widowControl/>
              <w:ind w:left="-100" w:leftChars="-48" w:right="-21" w:rightChars="-10"/>
              <w:jc w:val="center"/>
              <w:rPr>
                <w:kern w:val="0"/>
                <w:sz w:val="18"/>
                <w:szCs w:val="18"/>
                <w14:ligatures w14:val="none"/>
              </w:rPr>
            </w:pPr>
            <w:r>
              <w:rPr>
                <w:kern w:val="0"/>
                <w:sz w:val="18"/>
                <w:szCs w:val="18"/>
                <w14:ligatures w14:val="none"/>
              </w:rPr>
              <w:t>0.789</w:t>
            </w:r>
          </w:p>
        </w:tc>
        <w:tc>
          <w:tcPr>
            <w:tcW w:w="992" w:type="dxa"/>
            <w:tcBorders>
              <w:top w:val="nil"/>
              <w:left w:val="nil"/>
              <w:bottom w:val="nil"/>
              <w:right w:val="nil"/>
            </w:tcBorders>
            <w:noWrap/>
            <w:vAlign w:val="bottom"/>
          </w:tcPr>
          <w:p w14:paraId="2C2FDF7B">
            <w:pPr>
              <w:widowControl/>
              <w:ind w:left="-100" w:leftChars="-48" w:right="-21" w:rightChars="-10"/>
              <w:jc w:val="center"/>
              <w:rPr>
                <w:kern w:val="0"/>
                <w:sz w:val="18"/>
                <w:szCs w:val="18"/>
                <w14:ligatures w14:val="none"/>
              </w:rPr>
            </w:pPr>
            <w:r>
              <w:rPr>
                <w:kern w:val="0"/>
                <w:sz w:val="18"/>
                <w:szCs w:val="18"/>
                <w14:ligatures w14:val="none"/>
              </w:rPr>
              <w:t>0.297</w:t>
            </w:r>
          </w:p>
        </w:tc>
        <w:tc>
          <w:tcPr>
            <w:tcW w:w="850" w:type="dxa"/>
            <w:tcBorders>
              <w:top w:val="nil"/>
              <w:left w:val="nil"/>
              <w:bottom w:val="nil"/>
              <w:right w:val="nil"/>
            </w:tcBorders>
            <w:noWrap/>
            <w:vAlign w:val="bottom"/>
          </w:tcPr>
          <w:p w14:paraId="439D3F4F">
            <w:pPr>
              <w:widowControl/>
              <w:ind w:left="-100" w:leftChars="-48" w:right="-21" w:rightChars="-10"/>
              <w:jc w:val="center"/>
              <w:rPr>
                <w:kern w:val="0"/>
                <w:sz w:val="18"/>
                <w:szCs w:val="18"/>
                <w14:ligatures w14:val="none"/>
              </w:rPr>
            </w:pPr>
            <w:r>
              <w:rPr>
                <w:kern w:val="0"/>
                <w:sz w:val="18"/>
                <w:szCs w:val="18"/>
                <w14:ligatures w14:val="none"/>
              </w:rPr>
              <w:t>7.148</w:t>
            </w:r>
          </w:p>
        </w:tc>
        <w:tc>
          <w:tcPr>
            <w:tcW w:w="1080" w:type="dxa"/>
            <w:tcBorders>
              <w:top w:val="nil"/>
              <w:left w:val="nil"/>
              <w:bottom w:val="nil"/>
              <w:right w:val="nil"/>
            </w:tcBorders>
            <w:noWrap/>
            <w:vAlign w:val="bottom"/>
          </w:tcPr>
          <w:p w14:paraId="02929A70">
            <w:pPr>
              <w:widowControl/>
              <w:ind w:left="-100" w:leftChars="-48" w:right="-21" w:rightChars="-10"/>
              <w:jc w:val="center"/>
              <w:rPr>
                <w:kern w:val="0"/>
                <w:sz w:val="18"/>
                <w:szCs w:val="18"/>
                <w14:ligatures w14:val="none"/>
              </w:rPr>
            </w:pPr>
            <w:r>
              <w:rPr>
                <w:kern w:val="0"/>
                <w:sz w:val="18"/>
                <w:szCs w:val="18"/>
                <w14:ligatures w14:val="none"/>
              </w:rPr>
              <w:t>0.007</w:t>
            </w:r>
          </w:p>
        </w:tc>
        <w:tc>
          <w:tcPr>
            <w:tcW w:w="1080" w:type="dxa"/>
            <w:tcBorders>
              <w:top w:val="nil"/>
              <w:left w:val="nil"/>
              <w:bottom w:val="nil"/>
              <w:right w:val="nil"/>
            </w:tcBorders>
            <w:noWrap/>
            <w:vAlign w:val="bottom"/>
          </w:tcPr>
          <w:p w14:paraId="4D3B5AE8">
            <w:pPr>
              <w:widowControl/>
              <w:ind w:left="-100" w:leftChars="-48" w:right="-21" w:rightChars="-10"/>
              <w:jc w:val="center"/>
              <w:rPr>
                <w:kern w:val="0"/>
                <w:sz w:val="18"/>
                <w:szCs w:val="18"/>
                <w14:ligatures w14:val="none"/>
              </w:rPr>
            </w:pPr>
            <w:r>
              <w:rPr>
                <w:kern w:val="0"/>
                <w:sz w:val="18"/>
                <w:szCs w:val="18"/>
                <w14:ligatures w14:val="none"/>
              </w:rPr>
              <w:t>2.201</w:t>
            </w:r>
          </w:p>
        </w:tc>
        <w:tc>
          <w:tcPr>
            <w:tcW w:w="1809" w:type="dxa"/>
            <w:tcBorders>
              <w:top w:val="nil"/>
              <w:left w:val="nil"/>
              <w:bottom w:val="nil"/>
              <w:right w:val="nil"/>
            </w:tcBorders>
            <w:noWrap/>
            <w:vAlign w:val="bottom"/>
          </w:tcPr>
          <w:p w14:paraId="791B542A">
            <w:pPr>
              <w:widowControl/>
              <w:ind w:left="-100" w:leftChars="-48" w:right="-21" w:rightChars="-10"/>
              <w:jc w:val="center"/>
              <w:rPr>
                <w:kern w:val="0"/>
                <w:sz w:val="18"/>
                <w:szCs w:val="18"/>
                <w14:ligatures w14:val="none"/>
              </w:rPr>
            </w:pPr>
            <w:r>
              <w:rPr>
                <w:kern w:val="0"/>
                <w:sz w:val="18"/>
                <w:szCs w:val="18"/>
                <w14:ligatures w14:val="none"/>
              </w:rPr>
              <w:t>1.219</w:t>
            </w:r>
            <w:r>
              <w:rPr>
                <w:rFonts w:hint="eastAsia"/>
                <w:kern w:val="0"/>
                <w:sz w:val="18"/>
                <w:szCs w:val="18"/>
                <w14:ligatures w14:val="none"/>
              </w:rPr>
              <w:t>-</w:t>
            </w:r>
            <w:r>
              <w:rPr>
                <w:kern w:val="0"/>
                <w:sz w:val="18"/>
                <w:szCs w:val="18"/>
                <w14:ligatures w14:val="none"/>
              </w:rPr>
              <w:t>3.977</w:t>
            </w:r>
          </w:p>
        </w:tc>
      </w:tr>
      <w:tr w14:paraId="577AB98A">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3EDB26AF">
            <w:pPr>
              <w:widowControl/>
              <w:jc w:val="right"/>
              <w:rPr>
                <w:kern w:val="0"/>
                <w:sz w:val="18"/>
                <w:szCs w:val="18"/>
                <w14:ligatures w14:val="none"/>
              </w:rPr>
            </w:pPr>
          </w:p>
        </w:tc>
        <w:tc>
          <w:tcPr>
            <w:tcW w:w="2410" w:type="dxa"/>
            <w:tcBorders>
              <w:top w:val="nil"/>
              <w:left w:val="nil"/>
              <w:bottom w:val="nil"/>
              <w:right w:val="nil"/>
            </w:tcBorders>
            <w:noWrap/>
            <w:vAlign w:val="bottom"/>
          </w:tcPr>
          <w:p w14:paraId="7867CB75">
            <w:pPr>
              <w:widowControl/>
              <w:ind w:firstLine="180" w:firstLineChars="100"/>
              <w:jc w:val="left"/>
              <w:rPr>
                <w:kern w:val="0"/>
                <w:sz w:val="18"/>
                <w:szCs w:val="18"/>
                <w14:ligatures w14:val="none"/>
              </w:rPr>
            </w:pPr>
            <w:r>
              <w:rPr>
                <w:kern w:val="0"/>
                <w:sz w:val="18"/>
                <w:szCs w:val="18"/>
                <w14:ligatures w14:val="none"/>
              </w:rPr>
              <w:t>本科</w:t>
            </w:r>
            <w:r>
              <w:rPr>
                <w:rFonts w:hint="eastAsia"/>
                <w:kern w:val="0"/>
                <w:sz w:val="18"/>
                <w:szCs w:val="18"/>
                <w14:ligatures w14:val="none"/>
              </w:rPr>
              <w:t xml:space="preserve"> </w:t>
            </w:r>
          </w:p>
        </w:tc>
        <w:tc>
          <w:tcPr>
            <w:tcW w:w="851" w:type="dxa"/>
            <w:tcBorders>
              <w:top w:val="nil"/>
              <w:left w:val="nil"/>
              <w:bottom w:val="nil"/>
              <w:right w:val="nil"/>
            </w:tcBorders>
            <w:noWrap/>
            <w:vAlign w:val="bottom"/>
          </w:tcPr>
          <w:p w14:paraId="40F53713">
            <w:pPr>
              <w:widowControl/>
              <w:ind w:left="-100" w:leftChars="-48" w:right="-21" w:rightChars="-10"/>
              <w:jc w:val="center"/>
              <w:rPr>
                <w:kern w:val="0"/>
                <w:sz w:val="18"/>
                <w:szCs w:val="18"/>
                <w14:ligatures w14:val="none"/>
              </w:rPr>
            </w:pPr>
            <w:r>
              <w:rPr>
                <w:kern w:val="0"/>
                <w:sz w:val="18"/>
                <w:szCs w:val="18"/>
                <w14:ligatures w14:val="none"/>
              </w:rPr>
              <w:t>0.286</w:t>
            </w:r>
          </w:p>
        </w:tc>
        <w:tc>
          <w:tcPr>
            <w:tcW w:w="992" w:type="dxa"/>
            <w:tcBorders>
              <w:top w:val="nil"/>
              <w:left w:val="nil"/>
              <w:bottom w:val="nil"/>
              <w:right w:val="nil"/>
            </w:tcBorders>
            <w:noWrap/>
            <w:vAlign w:val="bottom"/>
          </w:tcPr>
          <w:p w14:paraId="1A4E9937">
            <w:pPr>
              <w:widowControl/>
              <w:ind w:left="-100" w:leftChars="-48" w:right="-21" w:rightChars="-10"/>
              <w:jc w:val="center"/>
              <w:rPr>
                <w:kern w:val="0"/>
                <w:sz w:val="18"/>
                <w:szCs w:val="18"/>
                <w14:ligatures w14:val="none"/>
              </w:rPr>
            </w:pPr>
            <w:r>
              <w:rPr>
                <w:kern w:val="0"/>
                <w:sz w:val="18"/>
                <w:szCs w:val="18"/>
                <w14:ligatures w14:val="none"/>
              </w:rPr>
              <w:t>0.</w:t>
            </w:r>
            <w:r>
              <w:rPr>
                <w:rFonts w:hint="eastAsia"/>
                <w:kern w:val="0"/>
                <w:sz w:val="18"/>
                <w:szCs w:val="18"/>
                <w14:ligatures w14:val="none"/>
              </w:rPr>
              <w:t>0</w:t>
            </w:r>
            <w:r>
              <w:rPr>
                <w:kern w:val="0"/>
                <w:sz w:val="18"/>
                <w:szCs w:val="18"/>
                <w14:ligatures w14:val="none"/>
              </w:rPr>
              <w:t>89</w:t>
            </w:r>
          </w:p>
        </w:tc>
        <w:tc>
          <w:tcPr>
            <w:tcW w:w="850" w:type="dxa"/>
            <w:tcBorders>
              <w:top w:val="nil"/>
              <w:left w:val="nil"/>
              <w:bottom w:val="nil"/>
              <w:right w:val="nil"/>
            </w:tcBorders>
            <w:noWrap/>
            <w:vAlign w:val="bottom"/>
          </w:tcPr>
          <w:p w14:paraId="54588721">
            <w:pPr>
              <w:widowControl/>
              <w:ind w:left="-100" w:leftChars="-48" w:right="-21" w:rightChars="-10"/>
              <w:jc w:val="center"/>
              <w:rPr>
                <w:kern w:val="0"/>
                <w:sz w:val="18"/>
                <w:szCs w:val="18"/>
                <w14:ligatures w14:val="none"/>
              </w:rPr>
            </w:pPr>
            <w:r>
              <w:rPr>
                <w:kern w:val="0"/>
                <w:sz w:val="18"/>
                <w:szCs w:val="18"/>
                <w14:ligatures w14:val="none"/>
              </w:rPr>
              <w:t>0.974</w:t>
            </w:r>
          </w:p>
        </w:tc>
        <w:tc>
          <w:tcPr>
            <w:tcW w:w="1080" w:type="dxa"/>
            <w:tcBorders>
              <w:top w:val="nil"/>
              <w:left w:val="nil"/>
              <w:bottom w:val="nil"/>
              <w:right w:val="nil"/>
            </w:tcBorders>
            <w:noWrap/>
            <w:vAlign w:val="bottom"/>
          </w:tcPr>
          <w:p w14:paraId="6344E703">
            <w:pPr>
              <w:widowControl/>
              <w:ind w:left="-100" w:leftChars="-48" w:right="-21" w:rightChars="-10"/>
              <w:jc w:val="center"/>
              <w:rPr>
                <w:kern w:val="0"/>
                <w:sz w:val="18"/>
                <w:szCs w:val="18"/>
                <w14:ligatures w14:val="none"/>
              </w:rPr>
            </w:pPr>
            <w:r>
              <w:rPr>
                <w:kern w:val="0"/>
                <w:sz w:val="18"/>
                <w:szCs w:val="18"/>
                <w14:ligatures w14:val="none"/>
              </w:rPr>
              <w:t>0.324</w:t>
            </w:r>
          </w:p>
        </w:tc>
        <w:tc>
          <w:tcPr>
            <w:tcW w:w="1080" w:type="dxa"/>
            <w:tcBorders>
              <w:top w:val="nil"/>
              <w:left w:val="nil"/>
              <w:bottom w:val="nil"/>
              <w:right w:val="nil"/>
            </w:tcBorders>
            <w:noWrap/>
            <w:vAlign w:val="bottom"/>
          </w:tcPr>
          <w:p w14:paraId="655F38C0">
            <w:pPr>
              <w:widowControl/>
              <w:ind w:left="-100" w:leftChars="-48" w:right="-21" w:rightChars="-10"/>
              <w:jc w:val="center"/>
              <w:rPr>
                <w:kern w:val="0"/>
                <w:sz w:val="18"/>
                <w:szCs w:val="18"/>
                <w14:ligatures w14:val="none"/>
              </w:rPr>
            </w:pPr>
            <w:r>
              <w:rPr>
                <w:kern w:val="0"/>
                <w:sz w:val="18"/>
                <w:szCs w:val="18"/>
                <w14:ligatures w14:val="none"/>
              </w:rPr>
              <w:t>1.331</w:t>
            </w:r>
          </w:p>
        </w:tc>
        <w:tc>
          <w:tcPr>
            <w:tcW w:w="1809" w:type="dxa"/>
            <w:tcBorders>
              <w:top w:val="nil"/>
              <w:left w:val="nil"/>
              <w:bottom w:val="nil"/>
              <w:right w:val="nil"/>
            </w:tcBorders>
            <w:noWrap/>
            <w:vAlign w:val="bottom"/>
          </w:tcPr>
          <w:p w14:paraId="111115B7">
            <w:pPr>
              <w:widowControl/>
              <w:ind w:left="-100" w:leftChars="-48" w:right="-21" w:rightChars="-10"/>
              <w:jc w:val="center"/>
              <w:rPr>
                <w:kern w:val="0"/>
                <w:sz w:val="18"/>
                <w:szCs w:val="18"/>
                <w14:ligatures w14:val="none"/>
              </w:rPr>
            </w:pPr>
            <w:r>
              <w:rPr>
                <w:kern w:val="0"/>
                <w:sz w:val="18"/>
                <w:szCs w:val="18"/>
                <w14:ligatures w14:val="none"/>
              </w:rPr>
              <w:t>0.758</w:t>
            </w:r>
            <w:r>
              <w:rPr>
                <w:rFonts w:hint="eastAsia"/>
                <w:kern w:val="0"/>
                <w:sz w:val="18"/>
                <w:szCs w:val="18"/>
                <w14:ligatures w14:val="none"/>
              </w:rPr>
              <w:t>-</w:t>
            </w:r>
            <w:r>
              <w:rPr>
                <w:kern w:val="0"/>
                <w:sz w:val="18"/>
                <w:szCs w:val="18"/>
                <w14:ligatures w14:val="none"/>
              </w:rPr>
              <w:t>2.349</w:t>
            </w:r>
          </w:p>
        </w:tc>
      </w:tr>
      <w:tr w14:paraId="7C334170">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1A2CB57B">
            <w:pPr>
              <w:widowControl/>
              <w:jc w:val="right"/>
              <w:rPr>
                <w:kern w:val="0"/>
                <w:sz w:val="18"/>
                <w:szCs w:val="18"/>
                <w14:ligatures w14:val="none"/>
              </w:rPr>
            </w:pPr>
          </w:p>
        </w:tc>
        <w:tc>
          <w:tcPr>
            <w:tcW w:w="2410" w:type="dxa"/>
            <w:tcBorders>
              <w:top w:val="nil"/>
              <w:left w:val="nil"/>
              <w:bottom w:val="nil"/>
              <w:right w:val="nil"/>
            </w:tcBorders>
            <w:noWrap/>
            <w:vAlign w:val="bottom"/>
          </w:tcPr>
          <w:p w14:paraId="403AFB10">
            <w:pPr>
              <w:widowControl/>
              <w:jc w:val="left"/>
              <w:rPr>
                <w:kern w:val="0"/>
                <w:sz w:val="18"/>
                <w:szCs w:val="18"/>
                <w14:ligatures w14:val="none"/>
              </w:rPr>
            </w:pPr>
            <w:r>
              <w:rPr>
                <w:kern w:val="0"/>
                <w:sz w:val="18"/>
                <w:szCs w:val="18"/>
                <w14:ligatures w14:val="none"/>
              </w:rPr>
              <w:t>工作年限</w:t>
            </w:r>
          </w:p>
        </w:tc>
        <w:tc>
          <w:tcPr>
            <w:tcW w:w="851" w:type="dxa"/>
            <w:tcBorders>
              <w:top w:val="nil"/>
              <w:left w:val="nil"/>
              <w:bottom w:val="nil"/>
              <w:right w:val="nil"/>
            </w:tcBorders>
            <w:noWrap/>
            <w:vAlign w:val="bottom"/>
          </w:tcPr>
          <w:p w14:paraId="31BE6450">
            <w:pPr>
              <w:widowControl/>
              <w:ind w:left="-100" w:leftChars="-48" w:right="-21" w:rightChars="-10"/>
              <w:jc w:val="center"/>
              <w:rPr>
                <w:kern w:val="0"/>
                <w:sz w:val="18"/>
                <w:szCs w:val="18"/>
                <w14:ligatures w14:val="none"/>
              </w:rPr>
            </w:pPr>
            <w:r>
              <w:rPr>
                <w:kern w:val="0"/>
                <w:sz w:val="18"/>
                <w:szCs w:val="18"/>
                <w14:ligatures w14:val="none"/>
              </w:rPr>
              <w:t>-0.375</w:t>
            </w:r>
          </w:p>
        </w:tc>
        <w:tc>
          <w:tcPr>
            <w:tcW w:w="992" w:type="dxa"/>
            <w:tcBorders>
              <w:top w:val="nil"/>
              <w:left w:val="nil"/>
              <w:bottom w:val="nil"/>
              <w:right w:val="nil"/>
            </w:tcBorders>
            <w:noWrap/>
            <w:vAlign w:val="bottom"/>
          </w:tcPr>
          <w:p w14:paraId="701B202F">
            <w:pPr>
              <w:widowControl/>
              <w:ind w:left="-100" w:leftChars="-48" w:right="-21" w:rightChars="-10"/>
              <w:jc w:val="center"/>
              <w:rPr>
                <w:kern w:val="0"/>
                <w:sz w:val="18"/>
                <w:szCs w:val="18"/>
                <w14:ligatures w14:val="none"/>
              </w:rPr>
            </w:pPr>
            <w:r>
              <w:rPr>
                <w:kern w:val="0"/>
                <w:sz w:val="18"/>
                <w:szCs w:val="18"/>
                <w14:ligatures w14:val="none"/>
              </w:rPr>
              <w:t>0.187</w:t>
            </w:r>
          </w:p>
        </w:tc>
        <w:tc>
          <w:tcPr>
            <w:tcW w:w="850" w:type="dxa"/>
            <w:tcBorders>
              <w:top w:val="nil"/>
              <w:left w:val="nil"/>
              <w:bottom w:val="nil"/>
              <w:right w:val="nil"/>
            </w:tcBorders>
            <w:noWrap/>
            <w:vAlign w:val="bottom"/>
          </w:tcPr>
          <w:p w14:paraId="5BAEA415">
            <w:pPr>
              <w:widowControl/>
              <w:ind w:left="-100" w:leftChars="-48" w:right="-21" w:rightChars="-10"/>
              <w:jc w:val="center"/>
              <w:rPr>
                <w:kern w:val="0"/>
                <w:sz w:val="18"/>
                <w:szCs w:val="18"/>
                <w14:ligatures w14:val="none"/>
              </w:rPr>
            </w:pPr>
            <w:r>
              <w:rPr>
                <w:kern w:val="0"/>
                <w:sz w:val="18"/>
                <w:szCs w:val="18"/>
                <w14:ligatures w14:val="none"/>
              </w:rPr>
              <w:t>4.042</w:t>
            </w:r>
          </w:p>
        </w:tc>
        <w:tc>
          <w:tcPr>
            <w:tcW w:w="1080" w:type="dxa"/>
            <w:tcBorders>
              <w:top w:val="nil"/>
              <w:left w:val="nil"/>
              <w:bottom w:val="nil"/>
              <w:right w:val="nil"/>
            </w:tcBorders>
            <w:noWrap/>
            <w:vAlign w:val="bottom"/>
          </w:tcPr>
          <w:p w14:paraId="55D9A0F4">
            <w:pPr>
              <w:widowControl/>
              <w:ind w:left="-100" w:leftChars="-48" w:right="-21" w:rightChars="-10"/>
              <w:jc w:val="center"/>
              <w:rPr>
                <w:kern w:val="0"/>
                <w:sz w:val="18"/>
                <w:szCs w:val="18"/>
                <w14:ligatures w14:val="none"/>
              </w:rPr>
            </w:pPr>
            <w:r>
              <w:rPr>
                <w:kern w:val="0"/>
                <w:sz w:val="18"/>
                <w:szCs w:val="18"/>
                <w14:ligatures w14:val="none"/>
              </w:rPr>
              <w:t>0.044</w:t>
            </w:r>
          </w:p>
        </w:tc>
        <w:tc>
          <w:tcPr>
            <w:tcW w:w="1080" w:type="dxa"/>
            <w:tcBorders>
              <w:top w:val="nil"/>
              <w:left w:val="nil"/>
              <w:bottom w:val="nil"/>
              <w:right w:val="nil"/>
            </w:tcBorders>
            <w:noWrap/>
            <w:vAlign w:val="bottom"/>
          </w:tcPr>
          <w:p w14:paraId="19009CFD">
            <w:pPr>
              <w:widowControl/>
              <w:ind w:left="-100" w:leftChars="-48" w:right="-21" w:rightChars="-10"/>
              <w:jc w:val="center"/>
              <w:rPr>
                <w:kern w:val="0"/>
                <w:sz w:val="18"/>
                <w:szCs w:val="18"/>
                <w14:ligatures w14:val="none"/>
              </w:rPr>
            </w:pPr>
            <w:r>
              <w:rPr>
                <w:kern w:val="0"/>
                <w:sz w:val="18"/>
                <w:szCs w:val="18"/>
                <w14:ligatures w14:val="none"/>
              </w:rPr>
              <w:t>0.688</w:t>
            </w:r>
          </w:p>
        </w:tc>
        <w:tc>
          <w:tcPr>
            <w:tcW w:w="1809" w:type="dxa"/>
            <w:tcBorders>
              <w:top w:val="nil"/>
              <w:left w:val="nil"/>
              <w:bottom w:val="nil"/>
              <w:right w:val="nil"/>
            </w:tcBorders>
            <w:noWrap/>
            <w:vAlign w:val="bottom"/>
          </w:tcPr>
          <w:p w14:paraId="47936269">
            <w:pPr>
              <w:widowControl/>
              <w:ind w:left="-100" w:leftChars="-48" w:right="-21" w:rightChars="-10"/>
              <w:jc w:val="center"/>
              <w:rPr>
                <w:kern w:val="0"/>
                <w:sz w:val="18"/>
                <w:szCs w:val="18"/>
                <w14:ligatures w14:val="none"/>
              </w:rPr>
            </w:pPr>
            <w:r>
              <w:rPr>
                <w:kern w:val="0"/>
                <w:sz w:val="18"/>
                <w:szCs w:val="18"/>
                <w14:ligatures w14:val="none"/>
              </w:rPr>
              <w:t>0.478</w:t>
            </w:r>
            <w:r>
              <w:rPr>
                <w:rFonts w:hint="eastAsia"/>
                <w:kern w:val="0"/>
                <w:sz w:val="18"/>
                <w:szCs w:val="18"/>
                <w14:ligatures w14:val="none"/>
              </w:rPr>
              <w:t>-</w:t>
            </w:r>
            <w:r>
              <w:rPr>
                <w:kern w:val="0"/>
                <w:sz w:val="18"/>
                <w:szCs w:val="18"/>
                <w14:ligatures w14:val="none"/>
              </w:rPr>
              <w:t>0.992</w:t>
            </w:r>
          </w:p>
        </w:tc>
      </w:tr>
      <w:tr w14:paraId="3CD1944F">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55626A16">
            <w:pPr>
              <w:widowControl/>
              <w:jc w:val="right"/>
              <w:rPr>
                <w:kern w:val="0"/>
                <w:sz w:val="18"/>
                <w:szCs w:val="18"/>
                <w14:ligatures w14:val="none"/>
              </w:rPr>
            </w:pPr>
          </w:p>
        </w:tc>
        <w:tc>
          <w:tcPr>
            <w:tcW w:w="2410" w:type="dxa"/>
            <w:tcBorders>
              <w:top w:val="nil"/>
              <w:left w:val="nil"/>
              <w:bottom w:val="nil"/>
              <w:right w:val="nil"/>
            </w:tcBorders>
            <w:noWrap/>
            <w:vAlign w:val="bottom"/>
          </w:tcPr>
          <w:p w14:paraId="3B8CA655">
            <w:pPr>
              <w:widowControl/>
              <w:jc w:val="left"/>
              <w:rPr>
                <w:kern w:val="0"/>
                <w:sz w:val="18"/>
                <w:szCs w:val="18"/>
                <w14:ligatures w14:val="none"/>
              </w:rPr>
            </w:pPr>
            <w:r>
              <w:rPr>
                <w:kern w:val="0"/>
                <w:sz w:val="18"/>
                <w:szCs w:val="18"/>
                <w14:ligatures w14:val="none"/>
              </w:rPr>
              <w:t>培训经历</w:t>
            </w:r>
          </w:p>
        </w:tc>
        <w:tc>
          <w:tcPr>
            <w:tcW w:w="851" w:type="dxa"/>
            <w:tcBorders>
              <w:top w:val="nil"/>
              <w:left w:val="nil"/>
              <w:bottom w:val="nil"/>
              <w:right w:val="nil"/>
            </w:tcBorders>
            <w:noWrap/>
            <w:vAlign w:val="bottom"/>
          </w:tcPr>
          <w:p w14:paraId="1DD5EAA4">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32974E4D">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71A3A6B4">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2E3F3337">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499C8724">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14F958D5">
            <w:pPr>
              <w:widowControl/>
              <w:ind w:left="-100" w:leftChars="-48" w:right="-21" w:rightChars="-10"/>
              <w:jc w:val="center"/>
              <w:rPr>
                <w:kern w:val="0"/>
                <w:sz w:val="18"/>
                <w:szCs w:val="18"/>
                <w14:ligatures w14:val="none"/>
              </w:rPr>
            </w:pPr>
          </w:p>
        </w:tc>
      </w:tr>
      <w:tr w14:paraId="64640399">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4F3365A0">
            <w:pPr>
              <w:widowControl/>
              <w:jc w:val="right"/>
              <w:rPr>
                <w:kern w:val="0"/>
                <w:sz w:val="18"/>
                <w:szCs w:val="18"/>
                <w14:ligatures w14:val="none"/>
              </w:rPr>
            </w:pPr>
          </w:p>
        </w:tc>
        <w:tc>
          <w:tcPr>
            <w:tcW w:w="2410" w:type="dxa"/>
            <w:tcBorders>
              <w:top w:val="nil"/>
              <w:left w:val="nil"/>
              <w:bottom w:val="nil"/>
              <w:right w:val="nil"/>
            </w:tcBorders>
            <w:noWrap/>
            <w:vAlign w:val="bottom"/>
          </w:tcPr>
          <w:p w14:paraId="01CE9D8B">
            <w:pPr>
              <w:widowControl/>
              <w:ind w:firstLine="180" w:firstLineChars="100"/>
              <w:jc w:val="left"/>
              <w:rPr>
                <w:kern w:val="0"/>
                <w:sz w:val="18"/>
                <w:szCs w:val="18"/>
                <w14:ligatures w14:val="none"/>
              </w:rPr>
            </w:pPr>
            <w:r>
              <w:rPr>
                <w:kern w:val="0"/>
                <w:sz w:val="18"/>
                <w:szCs w:val="18"/>
                <w14:ligatures w14:val="none"/>
              </w:rPr>
              <w:t>无培训</w:t>
            </w:r>
            <w:r>
              <w:rPr>
                <w:rFonts w:hint="eastAsia"/>
                <w:kern w:val="0"/>
                <w:sz w:val="18"/>
                <w:szCs w:val="18"/>
                <w14:ligatures w14:val="none"/>
              </w:rPr>
              <w:t>经历</w:t>
            </w:r>
          </w:p>
        </w:tc>
        <w:tc>
          <w:tcPr>
            <w:tcW w:w="851" w:type="dxa"/>
            <w:tcBorders>
              <w:top w:val="nil"/>
              <w:left w:val="nil"/>
              <w:bottom w:val="nil"/>
              <w:right w:val="nil"/>
            </w:tcBorders>
            <w:noWrap/>
            <w:vAlign w:val="bottom"/>
          </w:tcPr>
          <w:p w14:paraId="6E7E9EFB">
            <w:pPr>
              <w:widowControl/>
              <w:ind w:left="-100" w:leftChars="-48" w:right="-21" w:rightChars="-10"/>
              <w:jc w:val="center"/>
              <w:rPr>
                <w:kern w:val="0"/>
                <w:sz w:val="18"/>
                <w:szCs w:val="18"/>
                <w14:ligatures w14:val="none"/>
              </w:rPr>
            </w:pPr>
            <w:r>
              <w:rPr>
                <w:kern w:val="0"/>
                <w:sz w:val="18"/>
                <w:szCs w:val="18"/>
                <w14:ligatures w14:val="none"/>
              </w:rPr>
              <w:t>0.958</w:t>
            </w:r>
          </w:p>
        </w:tc>
        <w:tc>
          <w:tcPr>
            <w:tcW w:w="992" w:type="dxa"/>
            <w:tcBorders>
              <w:top w:val="nil"/>
              <w:left w:val="nil"/>
              <w:bottom w:val="nil"/>
              <w:right w:val="nil"/>
            </w:tcBorders>
            <w:noWrap/>
            <w:vAlign w:val="bottom"/>
          </w:tcPr>
          <w:p w14:paraId="0AA5F9F3">
            <w:pPr>
              <w:widowControl/>
              <w:ind w:left="-100" w:leftChars="-48" w:right="-21" w:rightChars="-10"/>
              <w:jc w:val="center"/>
              <w:rPr>
                <w:kern w:val="0"/>
                <w:sz w:val="18"/>
                <w:szCs w:val="18"/>
                <w14:ligatures w14:val="none"/>
              </w:rPr>
            </w:pPr>
            <w:r>
              <w:rPr>
                <w:kern w:val="0"/>
                <w:sz w:val="18"/>
                <w:szCs w:val="18"/>
                <w14:ligatures w14:val="none"/>
              </w:rPr>
              <w:t>0.285</w:t>
            </w:r>
          </w:p>
        </w:tc>
        <w:tc>
          <w:tcPr>
            <w:tcW w:w="850" w:type="dxa"/>
            <w:tcBorders>
              <w:top w:val="nil"/>
              <w:left w:val="nil"/>
              <w:bottom w:val="nil"/>
              <w:right w:val="nil"/>
            </w:tcBorders>
            <w:noWrap/>
            <w:vAlign w:val="bottom"/>
          </w:tcPr>
          <w:p w14:paraId="1C72A5F0">
            <w:pPr>
              <w:widowControl/>
              <w:ind w:left="-100" w:leftChars="-48" w:right="-21" w:rightChars="-10"/>
              <w:jc w:val="center"/>
              <w:rPr>
                <w:kern w:val="0"/>
                <w:sz w:val="18"/>
                <w:szCs w:val="18"/>
                <w14:ligatures w14:val="none"/>
              </w:rPr>
            </w:pPr>
            <w:r>
              <w:rPr>
                <w:kern w:val="0"/>
                <w:sz w:val="18"/>
                <w:szCs w:val="18"/>
                <w14:ligatures w14:val="none"/>
              </w:rPr>
              <w:t>11.284</w:t>
            </w:r>
          </w:p>
        </w:tc>
        <w:tc>
          <w:tcPr>
            <w:tcW w:w="1080" w:type="dxa"/>
            <w:tcBorders>
              <w:top w:val="nil"/>
              <w:left w:val="nil"/>
              <w:bottom w:val="nil"/>
              <w:right w:val="nil"/>
            </w:tcBorders>
            <w:noWrap/>
            <w:vAlign w:val="bottom"/>
          </w:tcPr>
          <w:p w14:paraId="7554A6AD">
            <w:pPr>
              <w:widowControl/>
              <w:ind w:left="-100" w:leftChars="-48" w:right="-21" w:rightChars="-10"/>
              <w:jc w:val="center"/>
              <w:rPr>
                <w:kern w:val="0"/>
                <w:sz w:val="18"/>
                <w:szCs w:val="18"/>
                <w14:ligatures w14:val="none"/>
              </w:rPr>
            </w:pPr>
            <w:r>
              <w:rPr>
                <w:kern w:val="0"/>
                <w:sz w:val="18"/>
                <w:szCs w:val="18"/>
                <w14:ligatures w14:val="none"/>
              </w:rPr>
              <w:t>0.001</w:t>
            </w:r>
          </w:p>
        </w:tc>
        <w:tc>
          <w:tcPr>
            <w:tcW w:w="1080" w:type="dxa"/>
            <w:tcBorders>
              <w:top w:val="nil"/>
              <w:left w:val="nil"/>
              <w:bottom w:val="nil"/>
              <w:right w:val="nil"/>
            </w:tcBorders>
            <w:noWrap/>
            <w:vAlign w:val="bottom"/>
          </w:tcPr>
          <w:p w14:paraId="4B8B276B">
            <w:pPr>
              <w:widowControl/>
              <w:ind w:left="-100" w:leftChars="-48" w:right="-21" w:rightChars="-10"/>
              <w:jc w:val="center"/>
              <w:rPr>
                <w:kern w:val="0"/>
                <w:sz w:val="18"/>
                <w:szCs w:val="18"/>
                <w14:ligatures w14:val="none"/>
              </w:rPr>
            </w:pPr>
            <w:r>
              <w:rPr>
                <w:kern w:val="0"/>
                <w:sz w:val="18"/>
                <w:szCs w:val="18"/>
                <w14:ligatures w14:val="none"/>
              </w:rPr>
              <w:t>2.608</w:t>
            </w:r>
          </w:p>
        </w:tc>
        <w:tc>
          <w:tcPr>
            <w:tcW w:w="1809" w:type="dxa"/>
            <w:tcBorders>
              <w:top w:val="nil"/>
              <w:left w:val="nil"/>
              <w:bottom w:val="nil"/>
              <w:right w:val="nil"/>
            </w:tcBorders>
            <w:noWrap/>
            <w:vAlign w:val="bottom"/>
          </w:tcPr>
          <w:p w14:paraId="3474155B">
            <w:pPr>
              <w:widowControl/>
              <w:ind w:left="-100" w:leftChars="-48" w:right="-21" w:rightChars="-10"/>
              <w:jc w:val="center"/>
              <w:rPr>
                <w:kern w:val="0"/>
                <w:sz w:val="18"/>
                <w:szCs w:val="18"/>
                <w14:ligatures w14:val="none"/>
              </w:rPr>
            </w:pPr>
            <w:r>
              <w:rPr>
                <w:kern w:val="0"/>
                <w:sz w:val="18"/>
                <w:szCs w:val="18"/>
                <w14:ligatures w14:val="none"/>
              </w:rPr>
              <w:t>1.488</w:t>
            </w:r>
            <w:r>
              <w:rPr>
                <w:rFonts w:hint="eastAsia"/>
                <w:kern w:val="0"/>
                <w:sz w:val="18"/>
                <w:szCs w:val="18"/>
                <w14:ligatures w14:val="none"/>
              </w:rPr>
              <w:t>-</w:t>
            </w:r>
            <w:r>
              <w:rPr>
                <w:kern w:val="0"/>
                <w:sz w:val="18"/>
                <w:szCs w:val="18"/>
                <w14:ligatures w14:val="none"/>
              </w:rPr>
              <w:t>4.586</w:t>
            </w:r>
          </w:p>
        </w:tc>
      </w:tr>
      <w:tr w14:paraId="5BEFA36B">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6BEADF9E">
            <w:pPr>
              <w:widowControl/>
              <w:jc w:val="right"/>
              <w:rPr>
                <w:kern w:val="0"/>
                <w:sz w:val="18"/>
                <w:szCs w:val="18"/>
                <w14:ligatures w14:val="none"/>
              </w:rPr>
            </w:pPr>
          </w:p>
        </w:tc>
        <w:tc>
          <w:tcPr>
            <w:tcW w:w="2410" w:type="dxa"/>
            <w:tcBorders>
              <w:top w:val="nil"/>
              <w:left w:val="nil"/>
              <w:bottom w:val="nil"/>
              <w:right w:val="nil"/>
            </w:tcBorders>
            <w:noWrap/>
            <w:vAlign w:val="bottom"/>
          </w:tcPr>
          <w:p w14:paraId="2C91A4D7">
            <w:pPr>
              <w:widowControl/>
              <w:ind w:firstLine="180" w:firstLineChars="100"/>
              <w:jc w:val="left"/>
              <w:rPr>
                <w:kern w:val="0"/>
                <w:sz w:val="18"/>
                <w:szCs w:val="18"/>
                <w14:ligatures w14:val="none"/>
              </w:rPr>
            </w:pPr>
            <w:r>
              <w:rPr>
                <w:kern w:val="0"/>
                <w:sz w:val="18"/>
                <w:szCs w:val="18"/>
                <w14:ligatures w14:val="none"/>
              </w:rPr>
              <w:t>非系统化培训</w:t>
            </w:r>
          </w:p>
        </w:tc>
        <w:tc>
          <w:tcPr>
            <w:tcW w:w="851" w:type="dxa"/>
            <w:tcBorders>
              <w:top w:val="nil"/>
              <w:left w:val="nil"/>
              <w:bottom w:val="nil"/>
              <w:right w:val="nil"/>
            </w:tcBorders>
            <w:noWrap/>
          </w:tcPr>
          <w:p w14:paraId="6A6D8A12">
            <w:pPr>
              <w:widowControl/>
              <w:ind w:left="-100" w:leftChars="-48" w:right="-21" w:rightChars="-10"/>
              <w:jc w:val="center"/>
              <w:rPr>
                <w:kern w:val="0"/>
                <w:sz w:val="18"/>
                <w:szCs w:val="18"/>
                <w14:ligatures w14:val="none"/>
              </w:rPr>
            </w:pPr>
            <w:r>
              <w:rPr>
                <w:sz w:val="18"/>
                <w:szCs w:val="18"/>
              </w:rPr>
              <w:t>0.458</w:t>
            </w:r>
          </w:p>
        </w:tc>
        <w:tc>
          <w:tcPr>
            <w:tcW w:w="992" w:type="dxa"/>
            <w:tcBorders>
              <w:top w:val="nil"/>
              <w:left w:val="nil"/>
              <w:bottom w:val="nil"/>
              <w:right w:val="nil"/>
            </w:tcBorders>
            <w:noWrap/>
          </w:tcPr>
          <w:p w14:paraId="0756B6B3">
            <w:pPr>
              <w:widowControl/>
              <w:ind w:left="-100" w:leftChars="-48" w:right="-21" w:rightChars="-10"/>
              <w:jc w:val="center"/>
              <w:rPr>
                <w:kern w:val="0"/>
                <w:sz w:val="18"/>
                <w:szCs w:val="18"/>
                <w14:ligatures w14:val="none"/>
              </w:rPr>
            </w:pPr>
            <w:r>
              <w:rPr>
                <w:sz w:val="18"/>
                <w:szCs w:val="18"/>
              </w:rPr>
              <w:t>0.261</w:t>
            </w:r>
          </w:p>
        </w:tc>
        <w:tc>
          <w:tcPr>
            <w:tcW w:w="850" w:type="dxa"/>
            <w:tcBorders>
              <w:top w:val="nil"/>
              <w:left w:val="nil"/>
              <w:bottom w:val="nil"/>
              <w:right w:val="nil"/>
            </w:tcBorders>
            <w:noWrap/>
          </w:tcPr>
          <w:p w14:paraId="24ABA28F">
            <w:pPr>
              <w:widowControl/>
              <w:ind w:left="-100" w:leftChars="-48" w:right="-21" w:rightChars="-10"/>
              <w:jc w:val="center"/>
              <w:rPr>
                <w:kern w:val="0"/>
                <w:sz w:val="18"/>
                <w:szCs w:val="18"/>
                <w14:ligatures w14:val="none"/>
              </w:rPr>
            </w:pPr>
            <w:r>
              <w:rPr>
                <w:sz w:val="18"/>
                <w:szCs w:val="18"/>
              </w:rPr>
              <w:t>3.079</w:t>
            </w:r>
          </w:p>
        </w:tc>
        <w:tc>
          <w:tcPr>
            <w:tcW w:w="1080" w:type="dxa"/>
            <w:tcBorders>
              <w:top w:val="nil"/>
              <w:left w:val="nil"/>
              <w:bottom w:val="nil"/>
              <w:right w:val="nil"/>
            </w:tcBorders>
            <w:noWrap/>
          </w:tcPr>
          <w:p w14:paraId="6787FDE5">
            <w:pPr>
              <w:widowControl/>
              <w:ind w:left="-100" w:leftChars="-48" w:right="-21" w:rightChars="-10"/>
              <w:jc w:val="center"/>
              <w:rPr>
                <w:kern w:val="0"/>
                <w:sz w:val="18"/>
                <w:szCs w:val="18"/>
                <w14:ligatures w14:val="none"/>
              </w:rPr>
            </w:pPr>
            <w:r>
              <w:rPr>
                <w:sz w:val="18"/>
                <w:szCs w:val="18"/>
              </w:rPr>
              <w:t>0.08</w:t>
            </w:r>
            <w:r>
              <w:rPr>
                <w:rFonts w:hint="eastAsia"/>
                <w:sz w:val="18"/>
                <w:szCs w:val="18"/>
              </w:rPr>
              <w:t>0</w:t>
            </w:r>
          </w:p>
        </w:tc>
        <w:tc>
          <w:tcPr>
            <w:tcW w:w="1080" w:type="dxa"/>
            <w:tcBorders>
              <w:top w:val="nil"/>
              <w:left w:val="nil"/>
              <w:bottom w:val="nil"/>
              <w:right w:val="nil"/>
            </w:tcBorders>
            <w:noWrap/>
          </w:tcPr>
          <w:p w14:paraId="67243200">
            <w:pPr>
              <w:widowControl/>
              <w:ind w:left="-100" w:leftChars="-48" w:right="-21" w:rightChars="-10"/>
              <w:jc w:val="center"/>
              <w:rPr>
                <w:kern w:val="0"/>
                <w:sz w:val="18"/>
                <w:szCs w:val="18"/>
                <w14:ligatures w14:val="none"/>
              </w:rPr>
            </w:pPr>
            <w:r>
              <w:rPr>
                <w:sz w:val="18"/>
                <w:szCs w:val="18"/>
              </w:rPr>
              <w:t>1.581</w:t>
            </w:r>
          </w:p>
        </w:tc>
        <w:tc>
          <w:tcPr>
            <w:tcW w:w="1809" w:type="dxa"/>
            <w:tcBorders>
              <w:top w:val="nil"/>
              <w:left w:val="nil"/>
              <w:bottom w:val="nil"/>
              <w:right w:val="nil"/>
            </w:tcBorders>
            <w:noWrap/>
          </w:tcPr>
          <w:p w14:paraId="729F14D8">
            <w:pPr>
              <w:widowControl/>
              <w:ind w:left="-100" w:leftChars="-48" w:right="-21" w:rightChars="-10"/>
              <w:jc w:val="center"/>
              <w:rPr>
                <w:kern w:val="0"/>
                <w:sz w:val="18"/>
                <w:szCs w:val="18"/>
                <w:highlight w:val="yellow"/>
                <w14:ligatures w14:val="none"/>
              </w:rPr>
            </w:pPr>
            <w:r>
              <w:rPr>
                <w:sz w:val="18"/>
                <w:szCs w:val="18"/>
              </w:rPr>
              <w:t>0.938</w:t>
            </w:r>
            <w:r>
              <w:rPr>
                <w:rFonts w:hint="eastAsia"/>
                <w:sz w:val="18"/>
                <w:szCs w:val="18"/>
              </w:rPr>
              <w:t>-1</w:t>
            </w:r>
            <w:r>
              <w:rPr>
                <w:sz w:val="18"/>
                <w:szCs w:val="18"/>
              </w:rPr>
              <w:t>.</w:t>
            </w:r>
            <w:r>
              <w:rPr>
                <w:rFonts w:hint="eastAsia"/>
                <w:sz w:val="18"/>
                <w:szCs w:val="18"/>
              </w:rPr>
              <w:t>7</w:t>
            </w:r>
            <w:r>
              <w:rPr>
                <w:sz w:val="18"/>
                <w:szCs w:val="18"/>
              </w:rPr>
              <w:t>58</w:t>
            </w:r>
          </w:p>
        </w:tc>
      </w:tr>
      <w:tr w14:paraId="6C74081E">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135D30F1">
            <w:pPr>
              <w:widowControl/>
              <w:jc w:val="right"/>
              <w:rPr>
                <w:kern w:val="0"/>
                <w:sz w:val="18"/>
                <w:szCs w:val="18"/>
                <w14:ligatures w14:val="none"/>
              </w:rPr>
            </w:pPr>
          </w:p>
        </w:tc>
        <w:tc>
          <w:tcPr>
            <w:tcW w:w="2410" w:type="dxa"/>
            <w:tcBorders>
              <w:top w:val="nil"/>
              <w:left w:val="nil"/>
              <w:bottom w:val="nil"/>
              <w:right w:val="nil"/>
            </w:tcBorders>
            <w:noWrap/>
            <w:vAlign w:val="bottom"/>
          </w:tcPr>
          <w:p w14:paraId="792B44B2">
            <w:pPr>
              <w:widowControl/>
              <w:jc w:val="left"/>
              <w:rPr>
                <w:kern w:val="0"/>
                <w:sz w:val="18"/>
                <w:szCs w:val="18"/>
                <w14:ligatures w14:val="none"/>
              </w:rPr>
            </w:pPr>
            <w:r>
              <w:rPr>
                <w:kern w:val="0"/>
                <w:sz w:val="18"/>
                <w:szCs w:val="18"/>
                <w14:ligatures w14:val="none"/>
              </w:rPr>
              <w:t>学术期刊获取知识频率</w:t>
            </w:r>
          </w:p>
        </w:tc>
        <w:tc>
          <w:tcPr>
            <w:tcW w:w="851" w:type="dxa"/>
            <w:tcBorders>
              <w:top w:val="nil"/>
              <w:left w:val="nil"/>
              <w:bottom w:val="nil"/>
              <w:right w:val="nil"/>
            </w:tcBorders>
            <w:noWrap/>
            <w:vAlign w:val="bottom"/>
          </w:tcPr>
          <w:p w14:paraId="0BF754E2">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2A800B17">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0D36328C">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733DD962">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26C96B1B">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181EB0DF">
            <w:pPr>
              <w:widowControl/>
              <w:ind w:left="-100" w:leftChars="-48" w:right="-21" w:rightChars="-10"/>
              <w:jc w:val="center"/>
              <w:rPr>
                <w:kern w:val="0"/>
                <w:sz w:val="18"/>
                <w:szCs w:val="18"/>
                <w14:ligatures w14:val="none"/>
              </w:rPr>
            </w:pPr>
          </w:p>
        </w:tc>
      </w:tr>
      <w:tr w14:paraId="40976839">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3A684E13">
            <w:pPr>
              <w:widowControl/>
              <w:jc w:val="right"/>
              <w:rPr>
                <w:kern w:val="0"/>
                <w:sz w:val="18"/>
                <w:szCs w:val="18"/>
                <w14:ligatures w14:val="none"/>
              </w:rPr>
            </w:pPr>
          </w:p>
        </w:tc>
        <w:tc>
          <w:tcPr>
            <w:tcW w:w="2410" w:type="dxa"/>
            <w:tcBorders>
              <w:top w:val="nil"/>
              <w:left w:val="nil"/>
              <w:bottom w:val="nil"/>
              <w:right w:val="nil"/>
            </w:tcBorders>
            <w:noWrap/>
            <w:vAlign w:val="bottom"/>
          </w:tcPr>
          <w:p w14:paraId="4E880D63">
            <w:pPr>
              <w:widowControl/>
              <w:ind w:firstLine="180" w:firstLineChars="100"/>
              <w:jc w:val="left"/>
              <w:rPr>
                <w:kern w:val="0"/>
                <w:sz w:val="18"/>
                <w:szCs w:val="18"/>
                <w14:ligatures w14:val="none"/>
              </w:rPr>
            </w:pPr>
            <w:r>
              <w:rPr>
                <w:rFonts w:hint="eastAsia"/>
                <w:kern w:val="0"/>
                <w:sz w:val="18"/>
                <w:szCs w:val="18"/>
                <w14:ligatures w14:val="none"/>
              </w:rPr>
              <w:t>从不</w:t>
            </w:r>
          </w:p>
        </w:tc>
        <w:tc>
          <w:tcPr>
            <w:tcW w:w="851" w:type="dxa"/>
            <w:tcBorders>
              <w:top w:val="nil"/>
              <w:left w:val="nil"/>
              <w:bottom w:val="nil"/>
              <w:right w:val="nil"/>
            </w:tcBorders>
            <w:noWrap/>
          </w:tcPr>
          <w:p w14:paraId="54766AAD">
            <w:pPr>
              <w:widowControl/>
              <w:ind w:left="-100" w:leftChars="-48" w:right="-21" w:rightChars="-10"/>
              <w:jc w:val="center"/>
              <w:rPr>
                <w:sz w:val="18"/>
                <w:szCs w:val="18"/>
              </w:rPr>
            </w:pPr>
            <w:r>
              <w:rPr>
                <w:rFonts w:hint="eastAsia"/>
                <w:sz w:val="18"/>
                <w:szCs w:val="18"/>
              </w:rPr>
              <w:t>0</w:t>
            </w:r>
            <w:r>
              <w:rPr>
                <w:sz w:val="18"/>
                <w:szCs w:val="18"/>
              </w:rPr>
              <w:t>.256</w:t>
            </w:r>
          </w:p>
        </w:tc>
        <w:tc>
          <w:tcPr>
            <w:tcW w:w="992" w:type="dxa"/>
            <w:tcBorders>
              <w:top w:val="nil"/>
              <w:left w:val="nil"/>
              <w:bottom w:val="nil"/>
              <w:right w:val="nil"/>
            </w:tcBorders>
            <w:noWrap/>
          </w:tcPr>
          <w:p w14:paraId="5DE75546">
            <w:pPr>
              <w:widowControl/>
              <w:ind w:left="-100" w:leftChars="-48" w:right="-21" w:rightChars="-10"/>
              <w:jc w:val="center"/>
              <w:rPr>
                <w:sz w:val="18"/>
                <w:szCs w:val="18"/>
              </w:rPr>
            </w:pPr>
            <w:r>
              <w:rPr>
                <w:sz w:val="18"/>
                <w:szCs w:val="18"/>
              </w:rPr>
              <w:t>0.332</w:t>
            </w:r>
          </w:p>
        </w:tc>
        <w:tc>
          <w:tcPr>
            <w:tcW w:w="850" w:type="dxa"/>
            <w:tcBorders>
              <w:top w:val="nil"/>
              <w:left w:val="nil"/>
              <w:bottom w:val="nil"/>
              <w:right w:val="nil"/>
            </w:tcBorders>
            <w:noWrap/>
          </w:tcPr>
          <w:p w14:paraId="0EBF43E3">
            <w:pPr>
              <w:widowControl/>
              <w:ind w:left="-100" w:leftChars="-48" w:right="-21" w:rightChars="-10"/>
              <w:jc w:val="center"/>
              <w:rPr>
                <w:sz w:val="18"/>
                <w:szCs w:val="18"/>
              </w:rPr>
            </w:pPr>
            <w:r>
              <w:rPr>
                <w:rFonts w:hint="eastAsia"/>
                <w:sz w:val="18"/>
                <w:szCs w:val="18"/>
              </w:rPr>
              <w:t>5</w:t>
            </w:r>
            <w:r>
              <w:rPr>
                <w:sz w:val="18"/>
                <w:szCs w:val="18"/>
              </w:rPr>
              <w:t>.321</w:t>
            </w:r>
          </w:p>
        </w:tc>
        <w:tc>
          <w:tcPr>
            <w:tcW w:w="1080" w:type="dxa"/>
            <w:tcBorders>
              <w:top w:val="nil"/>
              <w:left w:val="nil"/>
              <w:bottom w:val="nil"/>
              <w:right w:val="nil"/>
            </w:tcBorders>
            <w:noWrap/>
          </w:tcPr>
          <w:p w14:paraId="5A9C0CB1">
            <w:pPr>
              <w:widowControl/>
              <w:ind w:left="-100" w:leftChars="-48" w:right="-21" w:rightChars="-10"/>
              <w:jc w:val="center"/>
              <w:rPr>
                <w:sz w:val="18"/>
                <w:szCs w:val="18"/>
              </w:rPr>
            </w:pPr>
            <w:r>
              <w:rPr>
                <w:sz w:val="18"/>
                <w:szCs w:val="18"/>
              </w:rPr>
              <w:t>0.00</w:t>
            </w:r>
            <w:r>
              <w:rPr>
                <w:rFonts w:hint="eastAsia"/>
                <w:sz w:val="18"/>
                <w:szCs w:val="18"/>
              </w:rPr>
              <w:t>6</w:t>
            </w:r>
          </w:p>
        </w:tc>
        <w:tc>
          <w:tcPr>
            <w:tcW w:w="1080" w:type="dxa"/>
            <w:tcBorders>
              <w:top w:val="nil"/>
              <w:left w:val="nil"/>
              <w:bottom w:val="nil"/>
              <w:right w:val="nil"/>
            </w:tcBorders>
            <w:noWrap/>
          </w:tcPr>
          <w:p w14:paraId="2F9FC91B">
            <w:pPr>
              <w:widowControl/>
              <w:ind w:left="-100" w:leftChars="-48" w:right="-21" w:rightChars="-10"/>
              <w:jc w:val="center"/>
              <w:rPr>
                <w:sz w:val="18"/>
                <w:szCs w:val="18"/>
              </w:rPr>
            </w:pPr>
            <w:r>
              <w:rPr>
                <w:rFonts w:hint="eastAsia"/>
                <w:sz w:val="18"/>
                <w:szCs w:val="18"/>
              </w:rPr>
              <w:t>2</w:t>
            </w:r>
            <w:r>
              <w:rPr>
                <w:sz w:val="18"/>
                <w:szCs w:val="18"/>
              </w:rPr>
              <w:t>.512</w:t>
            </w:r>
          </w:p>
        </w:tc>
        <w:tc>
          <w:tcPr>
            <w:tcW w:w="1809" w:type="dxa"/>
            <w:tcBorders>
              <w:top w:val="nil"/>
              <w:left w:val="nil"/>
              <w:bottom w:val="nil"/>
              <w:right w:val="nil"/>
            </w:tcBorders>
            <w:noWrap/>
          </w:tcPr>
          <w:p w14:paraId="1FF2CC61">
            <w:pPr>
              <w:widowControl/>
              <w:ind w:left="-100" w:leftChars="-48" w:right="-21" w:rightChars="-10"/>
              <w:jc w:val="center"/>
              <w:rPr>
                <w:sz w:val="18"/>
                <w:szCs w:val="18"/>
              </w:rPr>
            </w:pPr>
            <w:r>
              <w:rPr>
                <w:sz w:val="18"/>
                <w:szCs w:val="18"/>
              </w:rPr>
              <w:t>1.765</w:t>
            </w:r>
            <w:r>
              <w:rPr>
                <w:rFonts w:hint="eastAsia"/>
                <w:sz w:val="18"/>
                <w:szCs w:val="18"/>
              </w:rPr>
              <w:t>-5</w:t>
            </w:r>
            <w:r>
              <w:rPr>
                <w:sz w:val="18"/>
                <w:szCs w:val="18"/>
              </w:rPr>
              <w:t>.003</w:t>
            </w:r>
          </w:p>
        </w:tc>
      </w:tr>
      <w:tr w14:paraId="2B88A471">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0B863B63">
            <w:pPr>
              <w:widowControl/>
              <w:jc w:val="right"/>
              <w:rPr>
                <w:kern w:val="0"/>
                <w:sz w:val="18"/>
                <w:szCs w:val="18"/>
                <w14:ligatures w14:val="none"/>
              </w:rPr>
            </w:pPr>
          </w:p>
        </w:tc>
        <w:tc>
          <w:tcPr>
            <w:tcW w:w="2410" w:type="dxa"/>
            <w:tcBorders>
              <w:top w:val="nil"/>
              <w:left w:val="nil"/>
              <w:bottom w:val="nil"/>
              <w:right w:val="nil"/>
            </w:tcBorders>
            <w:noWrap/>
            <w:vAlign w:val="bottom"/>
          </w:tcPr>
          <w:p w14:paraId="37A0EEED">
            <w:pPr>
              <w:widowControl/>
              <w:ind w:firstLine="180" w:firstLineChars="100"/>
              <w:jc w:val="left"/>
              <w:rPr>
                <w:kern w:val="0"/>
                <w:sz w:val="18"/>
                <w:szCs w:val="18"/>
                <w14:ligatures w14:val="none"/>
              </w:rPr>
            </w:pPr>
            <w:r>
              <w:rPr>
                <w:kern w:val="0"/>
                <w:sz w:val="18"/>
                <w:szCs w:val="18"/>
                <w14:ligatures w14:val="none"/>
              </w:rPr>
              <w:t>很少</w:t>
            </w:r>
          </w:p>
        </w:tc>
        <w:tc>
          <w:tcPr>
            <w:tcW w:w="851" w:type="dxa"/>
            <w:tcBorders>
              <w:top w:val="nil"/>
              <w:left w:val="nil"/>
              <w:bottom w:val="nil"/>
              <w:right w:val="nil"/>
            </w:tcBorders>
            <w:noWrap/>
            <w:vAlign w:val="bottom"/>
          </w:tcPr>
          <w:p w14:paraId="33FAC926">
            <w:pPr>
              <w:widowControl/>
              <w:ind w:left="-100" w:leftChars="-48" w:right="-21" w:rightChars="-10"/>
              <w:jc w:val="center"/>
              <w:rPr>
                <w:kern w:val="0"/>
                <w:sz w:val="18"/>
                <w:szCs w:val="18"/>
                <w14:ligatures w14:val="none"/>
              </w:rPr>
            </w:pPr>
            <w:r>
              <w:rPr>
                <w:kern w:val="0"/>
                <w:sz w:val="18"/>
                <w:szCs w:val="18"/>
                <w14:ligatures w14:val="none"/>
              </w:rPr>
              <w:t>0.658</w:t>
            </w:r>
          </w:p>
        </w:tc>
        <w:tc>
          <w:tcPr>
            <w:tcW w:w="992" w:type="dxa"/>
            <w:tcBorders>
              <w:top w:val="nil"/>
              <w:left w:val="nil"/>
              <w:bottom w:val="nil"/>
              <w:right w:val="nil"/>
            </w:tcBorders>
            <w:noWrap/>
            <w:vAlign w:val="bottom"/>
          </w:tcPr>
          <w:p w14:paraId="3703827C">
            <w:pPr>
              <w:widowControl/>
              <w:ind w:left="-100" w:leftChars="-48" w:right="-21" w:rightChars="-10"/>
              <w:jc w:val="center"/>
              <w:rPr>
                <w:kern w:val="0"/>
                <w:sz w:val="18"/>
                <w:szCs w:val="18"/>
                <w14:ligatures w14:val="none"/>
              </w:rPr>
            </w:pPr>
            <w:r>
              <w:rPr>
                <w:kern w:val="0"/>
                <w:sz w:val="18"/>
                <w:szCs w:val="18"/>
                <w14:ligatures w14:val="none"/>
              </w:rPr>
              <w:t>0.282</w:t>
            </w:r>
          </w:p>
        </w:tc>
        <w:tc>
          <w:tcPr>
            <w:tcW w:w="850" w:type="dxa"/>
            <w:tcBorders>
              <w:top w:val="nil"/>
              <w:left w:val="nil"/>
              <w:bottom w:val="nil"/>
              <w:right w:val="nil"/>
            </w:tcBorders>
            <w:noWrap/>
            <w:vAlign w:val="bottom"/>
          </w:tcPr>
          <w:p w14:paraId="1CB1940F">
            <w:pPr>
              <w:widowControl/>
              <w:ind w:left="-100" w:leftChars="-48" w:right="-21" w:rightChars="-10"/>
              <w:jc w:val="center"/>
              <w:rPr>
                <w:kern w:val="0"/>
                <w:sz w:val="18"/>
                <w:szCs w:val="18"/>
                <w14:ligatures w14:val="none"/>
              </w:rPr>
            </w:pPr>
            <w:r>
              <w:rPr>
                <w:kern w:val="0"/>
                <w:sz w:val="18"/>
                <w:szCs w:val="18"/>
                <w14:ligatures w14:val="none"/>
              </w:rPr>
              <w:t>5.447</w:t>
            </w:r>
          </w:p>
        </w:tc>
        <w:tc>
          <w:tcPr>
            <w:tcW w:w="1080" w:type="dxa"/>
            <w:tcBorders>
              <w:top w:val="nil"/>
              <w:left w:val="nil"/>
              <w:bottom w:val="nil"/>
              <w:right w:val="nil"/>
            </w:tcBorders>
            <w:noWrap/>
            <w:vAlign w:val="bottom"/>
          </w:tcPr>
          <w:p w14:paraId="6389C216">
            <w:pPr>
              <w:widowControl/>
              <w:ind w:left="-100" w:leftChars="-48" w:right="-21" w:rightChars="-10"/>
              <w:jc w:val="center"/>
              <w:rPr>
                <w:kern w:val="0"/>
                <w:sz w:val="18"/>
                <w:szCs w:val="18"/>
                <w14:ligatures w14:val="none"/>
              </w:rPr>
            </w:pPr>
            <w:r>
              <w:rPr>
                <w:kern w:val="0"/>
                <w:sz w:val="18"/>
                <w:szCs w:val="18"/>
                <w14:ligatures w14:val="none"/>
              </w:rPr>
              <w:t>0.019</w:t>
            </w:r>
          </w:p>
        </w:tc>
        <w:tc>
          <w:tcPr>
            <w:tcW w:w="1080" w:type="dxa"/>
            <w:tcBorders>
              <w:top w:val="nil"/>
              <w:left w:val="nil"/>
              <w:bottom w:val="nil"/>
              <w:right w:val="nil"/>
            </w:tcBorders>
            <w:noWrap/>
            <w:vAlign w:val="bottom"/>
          </w:tcPr>
          <w:p w14:paraId="36E7C080">
            <w:pPr>
              <w:widowControl/>
              <w:ind w:left="-100" w:leftChars="-48" w:right="-21" w:rightChars="-10"/>
              <w:jc w:val="center"/>
              <w:rPr>
                <w:kern w:val="0"/>
                <w:sz w:val="18"/>
                <w:szCs w:val="18"/>
                <w14:ligatures w14:val="none"/>
              </w:rPr>
            </w:pPr>
            <w:r>
              <w:rPr>
                <w:kern w:val="0"/>
                <w:sz w:val="18"/>
                <w:szCs w:val="18"/>
                <w14:ligatures w14:val="none"/>
              </w:rPr>
              <w:t>1.931</w:t>
            </w:r>
          </w:p>
        </w:tc>
        <w:tc>
          <w:tcPr>
            <w:tcW w:w="1809" w:type="dxa"/>
            <w:tcBorders>
              <w:top w:val="nil"/>
              <w:left w:val="nil"/>
              <w:bottom w:val="nil"/>
              <w:right w:val="nil"/>
            </w:tcBorders>
            <w:noWrap/>
            <w:vAlign w:val="bottom"/>
          </w:tcPr>
          <w:p w14:paraId="73D0C7A9">
            <w:pPr>
              <w:widowControl/>
              <w:ind w:left="-100" w:leftChars="-48" w:right="-21" w:rightChars="-10"/>
              <w:jc w:val="center"/>
              <w:rPr>
                <w:kern w:val="0"/>
                <w:sz w:val="18"/>
                <w:szCs w:val="18"/>
                <w14:ligatures w14:val="none"/>
              </w:rPr>
            </w:pPr>
            <w:r>
              <w:rPr>
                <w:kern w:val="0"/>
                <w:sz w:val="18"/>
                <w:szCs w:val="18"/>
                <w14:ligatures w14:val="none"/>
              </w:rPr>
              <w:t>1.108</w:t>
            </w:r>
            <w:r>
              <w:rPr>
                <w:rFonts w:hint="eastAsia"/>
                <w:kern w:val="0"/>
                <w:sz w:val="18"/>
                <w:szCs w:val="18"/>
                <w14:ligatures w14:val="none"/>
              </w:rPr>
              <w:t>-</w:t>
            </w:r>
            <w:r>
              <w:rPr>
                <w:kern w:val="0"/>
                <w:sz w:val="18"/>
                <w:szCs w:val="18"/>
                <w14:ligatures w14:val="none"/>
              </w:rPr>
              <w:t>3.373</w:t>
            </w:r>
          </w:p>
        </w:tc>
      </w:tr>
      <w:tr w14:paraId="67A6D043">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34195B3E">
            <w:pPr>
              <w:widowControl/>
              <w:jc w:val="right"/>
              <w:rPr>
                <w:kern w:val="0"/>
                <w:sz w:val="18"/>
                <w:szCs w:val="18"/>
                <w14:ligatures w14:val="none"/>
              </w:rPr>
            </w:pPr>
          </w:p>
        </w:tc>
        <w:tc>
          <w:tcPr>
            <w:tcW w:w="2410" w:type="dxa"/>
            <w:tcBorders>
              <w:top w:val="nil"/>
              <w:left w:val="nil"/>
              <w:bottom w:val="nil"/>
              <w:right w:val="nil"/>
            </w:tcBorders>
            <w:noWrap/>
            <w:vAlign w:val="bottom"/>
          </w:tcPr>
          <w:p w14:paraId="4BCE2B58">
            <w:pPr>
              <w:widowControl/>
              <w:ind w:firstLine="180" w:firstLineChars="100"/>
              <w:jc w:val="left"/>
              <w:rPr>
                <w:kern w:val="0"/>
                <w:sz w:val="18"/>
                <w:szCs w:val="18"/>
                <w14:ligatures w14:val="none"/>
              </w:rPr>
            </w:pPr>
            <w:r>
              <w:rPr>
                <w:kern w:val="0"/>
                <w:sz w:val="18"/>
                <w:szCs w:val="18"/>
                <w14:ligatures w14:val="none"/>
              </w:rPr>
              <w:t>有时</w:t>
            </w:r>
          </w:p>
        </w:tc>
        <w:tc>
          <w:tcPr>
            <w:tcW w:w="851" w:type="dxa"/>
            <w:tcBorders>
              <w:top w:val="nil"/>
              <w:left w:val="nil"/>
              <w:bottom w:val="nil"/>
              <w:right w:val="nil"/>
            </w:tcBorders>
            <w:noWrap/>
            <w:vAlign w:val="bottom"/>
          </w:tcPr>
          <w:p w14:paraId="3F61B64C">
            <w:pPr>
              <w:widowControl/>
              <w:ind w:left="-100" w:leftChars="-48" w:right="-21" w:rightChars="-10"/>
              <w:jc w:val="center"/>
              <w:rPr>
                <w:kern w:val="0"/>
                <w:sz w:val="18"/>
                <w:szCs w:val="18"/>
                <w14:ligatures w14:val="none"/>
              </w:rPr>
            </w:pPr>
            <w:r>
              <w:rPr>
                <w:kern w:val="0"/>
                <w:sz w:val="18"/>
                <w:szCs w:val="18"/>
                <w14:ligatures w14:val="none"/>
              </w:rPr>
              <w:t>0.278</w:t>
            </w:r>
          </w:p>
        </w:tc>
        <w:tc>
          <w:tcPr>
            <w:tcW w:w="992" w:type="dxa"/>
            <w:tcBorders>
              <w:top w:val="nil"/>
              <w:left w:val="nil"/>
              <w:bottom w:val="nil"/>
              <w:right w:val="nil"/>
            </w:tcBorders>
            <w:noWrap/>
            <w:vAlign w:val="bottom"/>
          </w:tcPr>
          <w:p w14:paraId="229B4798">
            <w:pPr>
              <w:widowControl/>
              <w:ind w:left="-100" w:leftChars="-48" w:right="-21" w:rightChars="-10"/>
              <w:jc w:val="center"/>
              <w:rPr>
                <w:kern w:val="0"/>
                <w:sz w:val="18"/>
                <w:szCs w:val="18"/>
                <w14:ligatures w14:val="none"/>
              </w:rPr>
            </w:pPr>
            <w:r>
              <w:rPr>
                <w:kern w:val="0"/>
                <w:sz w:val="18"/>
                <w:szCs w:val="18"/>
                <w14:ligatures w14:val="none"/>
              </w:rPr>
              <w:t>0.276</w:t>
            </w:r>
          </w:p>
        </w:tc>
        <w:tc>
          <w:tcPr>
            <w:tcW w:w="850" w:type="dxa"/>
            <w:tcBorders>
              <w:top w:val="nil"/>
              <w:left w:val="nil"/>
              <w:bottom w:val="nil"/>
              <w:right w:val="nil"/>
            </w:tcBorders>
            <w:noWrap/>
            <w:vAlign w:val="bottom"/>
          </w:tcPr>
          <w:p w14:paraId="3A165EB9">
            <w:pPr>
              <w:widowControl/>
              <w:ind w:left="-100" w:leftChars="-48" w:right="-21" w:rightChars="-10"/>
              <w:jc w:val="center"/>
              <w:rPr>
                <w:kern w:val="0"/>
                <w:sz w:val="18"/>
                <w:szCs w:val="18"/>
                <w14:ligatures w14:val="none"/>
              </w:rPr>
            </w:pPr>
            <w:r>
              <w:rPr>
                <w:kern w:val="0"/>
                <w:sz w:val="18"/>
                <w:szCs w:val="18"/>
                <w14:ligatures w14:val="none"/>
              </w:rPr>
              <w:t>1.012</w:t>
            </w:r>
          </w:p>
        </w:tc>
        <w:tc>
          <w:tcPr>
            <w:tcW w:w="1080" w:type="dxa"/>
            <w:tcBorders>
              <w:top w:val="nil"/>
              <w:left w:val="nil"/>
              <w:bottom w:val="nil"/>
              <w:right w:val="nil"/>
            </w:tcBorders>
            <w:noWrap/>
            <w:vAlign w:val="bottom"/>
          </w:tcPr>
          <w:p w14:paraId="073CA425">
            <w:pPr>
              <w:widowControl/>
              <w:ind w:left="-100" w:leftChars="-48" w:right="-21" w:rightChars="-10"/>
              <w:jc w:val="center"/>
              <w:rPr>
                <w:kern w:val="0"/>
                <w:sz w:val="18"/>
                <w:szCs w:val="18"/>
                <w14:ligatures w14:val="none"/>
              </w:rPr>
            </w:pPr>
            <w:r>
              <w:rPr>
                <w:kern w:val="0"/>
                <w:sz w:val="18"/>
                <w:szCs w:val="18"/>
                <w14:ligatures w14:val="none"/>
              </w:rPr>
              <w:t>0.314</w:t>
            </w:r>
          </w:p>
        </w:tc>
        <w:tc>
          <w:tcPr>
            <w:tcW w:w="1080" w:type="dxa"/>
            <w:tcBorders>
              <w:top w:val="nil"/>
              <w:left w:val="nil"/>
              <w:bottom w:val="nil"/>
              <w:right w:val="nil"/>
            </w:tcBorders>
            <w:noWrap/>
            <w:vAlign w:val="bottom"/>
          </w:tcPr>
          <w:p w14:paraId="3C71D71D">
            <w:pPr>
              <w:widowControl/>
              <w:ind w:left="-100" w:leftChars="-48" w:right="-21" w:rightChars="-10"/>
              <w:jc w:val="center"/>
              <w:rPr>
                <w:kern w:val="0"/>
                <w:sz w:val="18"/>
                <w:szCs w:val="18"/>
                <w14:ligatures w14:val="none"/>
              </w:rPr>
            </w:pPr>
            <w:r>
              <w:rPr>
                <w:kern w:val="0"/>
                <w:sz w:val="18"/>
                <w:szCs w:val="18"/>
                <w14:ligatures w14:val="none"/>
              </w:rPr>
              <w:t>1.32</w:t>
            </w:r>
            <w:r>
              <w:rPr>
                <w:rFonts w:hint="eastAsia"/>
                <w:kern w:val="0"/>
                <w:sz w:val="18"/>
                <w:szCs w:val="18"/>
                <w14:ligatures w14:val="none"/>
              </w:rPr>
              <w:t>0</w:t>
            </w:r>
          </w:p>
        </w:tc>
        <w:tc>
          <w:tcPr>
            <w:tcW w:w="1809" w:type="dxa"/>
            <w:tcBorders>
              <w:top w:val="nil"/>
              <w:left w:val="nil"/>
              <w:bottom w:val="nil"/>
              <w:right w:val="nil"/>
            </w:tcBorders>
            <w:noWrap/>
            <w:vAlign w:val="bottom"/>
          </w:tcPr>
          <w:p w14:paraId="76564BCC">
            <w:pPr>
              <w:widowControl/>
              <w:ind w:left="-100" w:leftChars="-48" w:right="-21" w:rightChars="-10"/>
              <w:jc w:val="center"/>
              <w:rPr>
                <w:kern w:val="0"/>
                <w:sz w:val="18"/>
                <w:szCs w:val="18"/>
                <w14:ligatures w14:val="none"/>
              </w:rPr>
            </w:pPr>
            <w:r>
              <w:rPr>
                <w:kern w:val="0"/>
                <w:sz w:val="18"/>
                <w:szCs w:val="18"/>
                <w14:ligatures w14:val="none"/>
              </w:rPr>
              <w:t>0.753</w:t>
            </w:r>
            <w:r>
              <w:rPr>
                <w:rFonts w:hint="eastAsia"/>
                <w:kern w:val="0"/>
                <w:sz w:val="18"/>
                <w:szCs w:val="18"/>
                <w14:ligatures w14:val="none"/>
              </w:rPr>
              <w:t>-</w:t>
            </w:r>
            <w:r>
              <w:rPr>
                <w:kern w:val="0"/>
                <w:sz w:val="18"/>
                <w:szCs w:val="18"/>
                <w14:ligatures w14:val="none"/>
              </w:rPr>
              <w:t>2.327</w:t>
            </w:r>
          </w:p>
        </w:tc>
      </w:tr>
      <w:tr w14:paraId="43A1BFE1">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05907DA0">
            <w:pPr>
              <w:widowControl/>
              <w:jc w:val="right"/>
              <w:rPr>
                <w:kern w:val="0"/>
                <w:sz w:val="18"/>
                <w:szCs w:val="18"/>
                <w14:ligatures w14:val="none"/>
              </w:rPr>
            </w:pPr>
          </w:p>
        </w:tc>
        <w:tc>
          <w:tcPr>
            <w:tcW w:w="2410" w:type="dxa"/>
            <w:tcBorders>
              <w:top w:val="nil"/>
              <w:left w:val="nil"/>
              <w:bottom w:val="nil"/>
              <w:right w:val="nil"/>
            </w:tcBorders>
            <w:noWrap/>
            <w:vAlign w:val="bottom"/>
          </w:tcPr>
          <w:p w14:paraId="13300A17">
            <w:pPr>
              <w:widowControl/>
              <w:ind w:firstLine="180" w:firstLineChars="100"/>
              <w:jc w:val="left"/>
              <w:rPr>
                <w:kern w:val="0"/>
                <w:sz w:val="18"/>
                <w:szCs w:val="18"/>
                <w14:ligatures w14:val="none"/>
              </w:rPr>
            </w:pPr>
            <w:r>
              <w:rPr>
                <w:kern w:val="0"/>
                <w:sz w:val="18"/>
                <w:szCs w:val="18"/>
                <w14:ligatures w14:val="none"/>
              </w:rPr>
              <w:t>经常</w:t>
            </w:r>
          </w:p>
        </w:tc>
        <w:tc>
          <w:tcPr>
            <w:tcW w:w="851" w:type="dxa"/>
            <w:tcBorders>
              <w:top w:val="nil"/>
              <w:left w:val="nil"/>
              <w:bottom w:val="nil"/>
              <w:right w:val="nil"/>
            </w:tcBorders>
            <w:noWrap/>
            <w:vAlign w:val="bottom"/>
          </w:tcPr>
          <w:p w14:paraId="34FFD937">
            <w:pPr>
              <w:widowControl/>
              <w:ind w:left="-100" w:leftChars="-48" w:right="-21" w:rightChars="-10"/>
              <w:jc w:val="center"/>
              <w:rPr>
                <w:kern w:val="0"/>
                <w:sz w:val="18"/>
                <w:szCs w:val="18"/>
                <w14:ligatures w14:val="none"/>
              </w:rPr>
            </w:pPr>
            <w:r>
              <w:rPr>
                <w:kern w:val="0"/>
                <w:sz w:val="18"/>
                <w:szCs w:val="18"/>
                <w14:ligatures w14:val="none"/>
              </w:rPr>
              <w:t>0.196</w:t>
            </w:r>
          </w:p>
        </w:tc>
        <w:tc>
          <w:tcPr>
            <w:tcW w:w="992" w:type="dxa"/>
            <w:tcBorders>
              <w:top w:val="nil"/>
              <w:left w:val="nil"/>
              <w:bottom w:val="nil"/>
              <w:right w:val="nil"/>
            </w:tcBorders>
            <w:noWrap/>
            <w:vAlign w:val="bottom"/>
          </w:tcPr>
          <w:p w14:paraId="563CEA0C">
            <w:pPr>
              <w:widowControl/>
              <w:ind w:left="-100" w:leftChars="-48" w:right="-21" w:rightChars="-10"/>
              <w:jc w:val="center"/>
              <w:rPr>
                <w:kern w:val="0"/>
                <w:sz w:val="18"/>
                <w:szCs w:val="18"/>
                <w14:ligatures w14:val="none"/>
              </w:rPr>
            </w:pPr>
            <w:r>
              <w:rPr>
                <w:kern w:val="0"/>
                <w:sz w:val="18"/>
                <w:szCs w:val="18"/>
                <w14:ligatures w14:val="none"/>
              </w:rPr>
              <w:t>0.269</w:t>
            </w:r>
          </w:p>
        </w:tc>
        <w:tc>
          <w:tcPr>
            <w:tcW w:w="850" w:type="dxa"/>
            <w:tcBorders>
              <w:top w:val="nil"/>
              <w:left w:val="nil"/>
              <w:bottom w:val="nil"/>
              <w:right w:val="nil"/>
            </w:tcBorders>
            <w:noWrap/>
            <w:vAlign w:val="bottom"/>
          </w:tcPr>
          <w:p w14:paraId="79EBAABE">
            <w:pPr>
              <w:widowControl/>
              <w:ind w:left="-100" w:leftChars="-48" w:right="-21" w:rightChars="-10"/>
              <w:jc w:val="center"/>
              <w:rPr>
                <w:kern w:val="0"/>
                <w:sz w:val="18"/>
                <w:szCs w:val="18"/>
                <w14:ligatures w14:val="none"/>
              </w:rPr>
            </w:pPr>
            <w:r>
              <w:rPr>
                <w:kern w:val="0"/>
                <w:sz w:val="18"/>
                <w:szCs w:val="18"/>
                <w14:ligatures w14:val="none"/>
              </w:rPr>
              <w:t>0.531</w:t>
            </w:r>
          </w:p>
        </w:tc>
        <w:tc>
          <w:tcPr>
            <w:tcW w:w="1080" w:type="dxa"/>
            <w:tcBorders>
              <w:top w:val="nil"/>
              <w:left w:val="nil"/>
              <w:bottom w:val="nil"/>
              <w:right w:val="nil"/>
            </w:tcBorders>
            <w:noWrap/>
            <w:vAlign w:val="bottom"/>
          </w:tcPr>
          <w:p w14:paraId="610239CD">
            <w:pPr>
              <w:widowControl/>
              <w:ind w:left="-100" w:leftChars="-48" w:right="-21" w:rightChars="-10"/>
              <w:jc w:val="center"/>
              <w:rPr>
                <w:kern w:val="0"/>
                <w:sz w:val="18"/>
                <w:szCs w:val="18"/>
                <w14:ligatures w14:val="none"/>
              </w:rPr>
            </w:pPr>
            <w:r>
              <w:rPr>
                <w:kern w:val="0"/>
                <w:sz w:val="18"/>
                <w:szCs w:val="18"/>
                <w14:ligatures w14:val="none"/>
              </w:rPr>
              <w:t>0.466</w:t>
            </w:r>
          </w:p>
        </w:tc>
        <w:tc>
          <w:tcPr>
            <w:tcW w:w="1080" w:type="dxa"/>
            <w:tcBorders>
              <w:top w:val="nil"/>
              <w:left w:val="nil"/>
              <w:bottom w:val="nil"/>
              <w:right w:val="nil"/>
            </w:tcBorders>
            <w:noWrap/>
            <w:vAlign w:val="bottom"/>
          </w:tcPr>
          <w:p w14:paraId="2D705433">
            <w:pPr>
              <w:widowControl/>
              <w:ind w:left="-100" w:leftChars="-48" w:right="-21" w:rightChars="-10"/>
              <w:jc w:val="center"/>
              <w:rPr>
                <w:kern w:val="0"/>
                <w:sz w:val="18"/>
                <w:szCs w:val="18"/>
                <w14:ligatures w14:val="none"/>
              </w:rPr>
            </w:pPr>
            <w:r>
              <w:rPr>
                <w:kern w:val="0"/>
                <w:sz w:val="18"/>
                <w:szCs w:val="18"/>
                <w14:ligatures w14:val="none"/>
              </w:rPr>
              <w:t>1.217</w:t>
            </w:r>
          </w:p>
        </w:tc>
        <w:tc>
          <w:tcPr>
            <w:tcW w:w="1809" w:type="dxa"/>
            <w:tcBorders>
              <w:top w:val="nil"/>
              <w:left w:val="nil"/>
              <w:bottom w:val="nil"/>
              <w:right w:val="nil"/>
            </w:tcBorders>
            <w:noWrap/>
            <w:vAlign w:val="bottom"/>
          </w:tcPr>
          <w:p w14:paraId="495B037D">
            <w:pPr>
              <w:widowControl/>
              <w:ind w:left="-100" w:leftChars="-48" w:right="-21" w:rightChars="-10"/>
              <w:jc w:val="center"/>
              <w:rPr>
                <w:kern w:val="0"/>
                <w:sz w:val="18"/>
                <w:szCs w:val="18"/>
                <w14:ligatures w14:val="none"/>
              </w:rPr>
            </w:pPr>
            <w:r>
              <w:rPr>
                <w:kern w:val="0"/>
                <w:sz w:val="18"/>
                <w:szCs w:val="18"/>
                <w14:ligatures w14:val="none"/>
              </w:rPr>
              <w:t>0.709</w:t>
            </w:r>
            <w:r>
              <w:rPr>
                <w:rFonts w:hint="eastAsia"/>
                <w:kern w:val="0"/>
                <w:sz w:val="18"/>
                <w:szCs w:val="18"/>
                <w14:ligatures w14:val="none"/>
              </w:rPr>
              <w:t>-</w:t>
            </w:r>
            <w:r>
              <w:rPr>
                <w:kern w:val="0"/>
                <w:sz w:val="18"/>
                <w:szCs w:val="18"/>
                <w14:ligatures w14:val="none"/>
              </w:rPr>
              <w:t>2.096</w:t>
            </w:r>
          </w:p>
        </w:tc>
      </w:tr>
      <w:tr w14:paraId="4CD53A4C">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2F4B030A">
            <w:pPr>
              <w:widowControl/>
              <w:jc w:val="left"/>
              <w:rPr>
                <w:kern w:val="0"/>
                <w:sz w:val="18"/>
                <w:szCs w:val="18"/>
                <w14:ligatures w14:val="none"/>
              </w:rPr>
            </w:pPr>
            <w:r>
              <w:rPr>
                <w:kern w:val="0"/>
                <w:sz w:val="18"/>
                <w:szCs w:val="18"/>
                <w14:ligatures w14:val="none"/>
              </w:rPr>
              <w:t>中知信行组（C2）</w:t>
            </w:r>
          </w:p>
        </w:tc>
        <w:tc>
          <w:tcPr>
            <w:tcW w:w="2410" w:type="dxa"/>
            <w:tcBorders>
              <w:top w:val="nil"/>
              <w:left w:val="nil"/>
              <w:bottom w:val="nil"/>
              <w:right w:val="nil"/>
            </w:tcBorders>
            <w:noWrap/>
            <w:vAlign w:val="bottom"/>
          </w:tcPr>
          <w:p w14:paraId="6BC06A7A">
            <w:pPr>
              <w:widowControl/>
              <w:jc w:val="left"/>
              <w:rPr>
                <w:kern w:val="0"/>
                <w:sz w:val="18"/>
                <w:szCs w:val="18"/>
                <w14:ligatures w14:val="none"/>
              </w:rPr>
            </w:pPr>
            <w:r>
              <w:rPr>
                <w:rFonts w:hint="eastAsia"/>
                <w:kern w:val="0"/>
                <w:sz w:val="18"/>
                <w:szCs w:val="18"/>
                <w14:ligatures w14:val="none"/>
              </w:rPr>
              <w:t>教育水平</w:t>
            </w:r>
          </w:p>
        </w:tc>
        <w:tc>
          <w:tcPr>
            <w:tcW w:w="851" w:type="dxa"/>
            <w:tcBorders>
              <w:top w:val="nil"/>
              <w:left w:val="nil"/>
              <w:bottom w:val="nil"/>
              <w:right w:val="nil"/>
            </w:tcBorders>
            <w:noWrap/>
            <w:vAlign w:val="bottom"/>
          </w:tcPr>
          <w:p w14:paraId="4FC1ADF9">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543C19C6">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20B5A57C">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739A56BE">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02FEA8EB">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7EA2F671">
            <w:pPr>
              <w:widowControl/>
              <w:ind w:left="-100" w:leftChars="-48" w:right="-21" w:rightChars="-10"/>
              <w:jc w:val="center"/>
              <w:rPr>
                <w:kern w:val="0"/>
                <w:sz w:val="18"/>
                <w:szCs w:val="18"/>
                <w14:ligatures w14:val="none"/>
              </w:rPr>
            </w:pPr>
          </w:p>
        </w:tc>
      </w:tr>
      <w:tr w14:paraId="76865B11">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2B2A6016">
            <w:pPr>
              <w:widowControl/>
              <w:jc w:val="left"/>
              <w:rPr>
                <w:kern w:val="0"/>
                <w:sz w:val="18"/>
                <w:szCs w:val="18"/>
                <w14:ligatures w14:val="none"/>
              </w:rPr>
            </w:pPr>
          </w:p>
        </w:tc>
        <w:tc>
          <w:tcPr>
            <w:tcW w:w="2410" w:type="dxa"/>
            <w:tcBorders>
              <w:top w:val="nil"/>
              <w:left w:val="nil"/>
              <w:bottom w:val="nil"/>
              <w:right w:val="nil"/>
            </w:tcBorders>
            <w:noWrap/>
            <w:vAlign w:val="bottom"/>
          </w:tcPr>
          <w:p w14:paraId="13B4E3BE">
            <w:pPr>
              <w:widowControl/>
              <w:ind w:firstLine="180" w:firstLineChars="100"/>
              <w:jc w:val="left"/>
              <w:rPr>
                <w:kern w:val="0"/>
                <w:sz w:val="18"/>
                <w:szCs w:val="18"/>
                <w14:ligatures w14:val="none"/>
              </w:rPr>
            </w:pPr>
            <w:r>
              <w:rPr>
                <w:kern w:val="0"/>
                <w:sz w:val="18"/>
                <w:szCs w:val="18"/>
                <w14:ligatures w14:val="none"/>
              </w:rPr>
              <w:t>大专</w:t>
            </w:r>
          </w:p>
        </w:tc>
        <w:tc>
          <w:tcPr>
            <w:tcW w:w="851" w:type="dxa"/>
            <w:tcBorders>
              <w:top w:val="nil"/>
              <w:left w:val="nil"/>
              <w:bottom w:val="nil"/>
              <w:right w:val="nil"/>
            </w:tcBorders>
            <w:noWrap/>
            <w:vAlign w:val="bottom"/>
          </w:tcPr>
          <w:p w14:paraId="1D91A8E5">
            <w:pPr>
              <w:widowControl/>
              <w:ind w:left="-100" w:leftChars="-48" w:right="-21" w:rightChars="-10"/>
              <w:jc w:val="center"/>
              <w:rPr>
                <w:kern w:val="0"/>
                <w:sz w:val="18"/>
                <w:szCs w:val="18"/>
                <w14:ligatures w14:val="none"/>
              </w:rPr>
            </w:pPr>
            <w:r>
              <w:rPr>
                <w:kern w:val="0"/>
                <w:sz w:val="18"/>
                <w:szCs w:val="18"/>
                <w14:ligatures w14:val="none"/>
              </w:rPr>
              <w:t>0.365</w:t>
            </w:r>
          </w:p>
        </w:tc>
        <w:tc>
          <w:tcPr>
            <w:tcW w:w="992" w:type="dxa"/>
            <w:tcBorders>
              <w:top w:val="nil"/>
              <w:left w:val="nil"/>
              <w:bottom w:val="nil"/>
              <w:right w:val="nil"/>
            </w:tcBorders>
            <w:noWrap/>
            <w:vAlign w:val="bottom"/>
          </w:tcPr>
          <w:p w14:paraId="78092DDB">
            <w:pPr>
              <w:widowControl/>
              <w:ind w:left="-100" w:leftChars="-48" w:right="-21" w:rightChars="-10"/>
              <w:jc w:val="center"/>
              <w:rPr>
                <w:kern w:val="0"/>
                <w:sz w:val="18"/>
                <w:szCs w:val="18"/>
                <w14:ligatures w14:val="none"/>
              </w:rPr>
            </w:pPr>
            <w:r>
              <w:rPr>
                <w:kern w:val="0"/>
                <w:sz w:val="18"/>
                <w:szCs w:val="18"/>
                <w14:ligatures w14:val="none"/>
              </w:rPr>
              <w:t>0.268</w:t>
            </w:r>
          </w:p>
        </w:tc>
        <w:tc>
          <w:tcPr>
            <w:tcW w:w="850" w:type="dxa"/>
            <w:tcBorders>
              <w:top w:val="nil"/>
              <w:left w:val="nil"/>
              <w:bottom w:val="nil"/>
              <w:right w:val="nil"/>
            </w:tcBorders>
            <w:noWrap/>
            <w:vAlign w:val="bottom"/>
          </w:tcPr>
          <w:p w14:paraId="13313481">
            <w:pPr>
              <w:widowControl/>
              <w:ind w:left="-100" w:leftChars="-48" w:right="-21" w:rightChars="-10"/>
              <w:jc w:val="center"/>
              <w:rPr>
                <w:kern w:val="0"/>
                <w:sz w:val="18"/>
                <w:szCs w:val="18"/>
                <w14:ligatures w14:val="none"/>
              </w:rPr>
            </w:pPr>
            <w:r>
              <w:rPr>
                <w:kern w:val="0"/>
                <w:sz w:val="18"/>
                <w:szCs w:val="18"/>
                <w14:ligatures w14:val="none"/>
              </w:rPr>
              <w:t>1.849</w:t>
            </w:r>
          </w:p>
        </w:tc>
        <w:tc>
          <w:tcPr>
            <w:tcW w:w="1080" w:type="dxa"/>
            <w:tcBorders>
              <w:top w:val="nil"/>
              <w:left w:val="nil"/>
              <w:bottom w:val="nil"/>
              <w:right w:val="nil"/>
            </w:tcBorders>
            <w:noWrap/>
            <w:vAlign w:val="bottom"/>
          </w:tcPr>
          <w:p w14:paraId="61B7FBC6">
            <w:pPr>
              <w:widowControl/>
              <w:ind w:left="-100" w:leftChars="-48" w:right="-21" w:rightChars="-10"/>
              <w:jc w:val="center"/>
              <w:rPr>
                <w:kern w:val="0"/>
                <w:sz w:val="18"/>
                <w:szCs w:val="18"/>
                <w14:ligatures w14:val="none"/>
              </w:rPr>
            </w:pPr>
            <w:r>
              <w:rPr>
                <w:kern w:val="0"/>
                <w:sz w:val="18"/>
                <w:szCs w:val="18"/>
                <w14:ligatures w14:val="none"/>
              </w:rPr>
              <w:t>0.174</w:t>
            </w:r>
          </w:p>
        </w:tc>
        <w:tc>
          <w:tcPr>
            <w:tcW w:w="1080" w:type="dxa"/>
            <w:tcBorders>
              <w:top w:val="nil"/>
              <w:left w:val="nil"/>
              <w:bottom w:val="nil"/>
              <w:right w:val="nil"/>
            </w:tcBorders>
            <w:noWrap/>
            <w:vAlign w:val="bottom"/>
          </w:tcPr>
          <w:p w14:paraId="6A42BCA2">
            <w:pPr>
              <w:widowControl/>
              <w:ind w:left="-100" w:leftChars="-48" w:right="-21" w:rightChars="-10"/>
              <w:jc w:val="center"/>
              <w:rPr>
                <w:kern w:val="0"/>
                <w:sz w:val="18"/>
                <w:szCs w:val="18"/>
                <w14:ligatures w14:val="none"/>
              </w:rPr>
            </w:pPr>
            <w:r>
              <w:rPr>
                <w:kern w:val="0"/>
                <w:sz w:val="18"/>
                <w:szCs w:val="18"/>
                <w14:ligatures w14:val="none"/>
              </w:rPr>
              <w:t>1.44</w:t>
            </w:r>
            <w:r>
              <w:rPr>
                <w:rFonts w:hint="eastAsia"/>
                <w:kern w:val="0"/>
                <w:sz w:val="18"/>
                <w:szCs w:val="18"/>
                <w14:ligatures w14:val="none"/>
              </w:rPr>
              <w:t>0</w:t>
            </w:r>
          </w:p>
        </w:tc>
        <w:tc>
          <w:tcPr>
            <w:tcW w:w="1809" w:type="dxa"/>
            <w:tcBorders>
              <w:top w:val="nil"/>
              <w:left w:val="nil"/>
              <w:bottom w:val="nil"/>
              <w:right w:val="nil"/>
            </w:tcBorders>
            <w:noWrap/>
            <w:vAlign w:val="bottom"/>
          </w:tcPr>
          <w:p w14:paraId="1D4B8DA9">
            <w:pPr>
              <w:widowControl/>
              <w:ind w:left="-100" w:leftChars="-48" w:right="-21" w:rightChars="-10"/>
              <w:jc w:val="center"/>
              <w:rPr>
                <w:kern w:val="0"/>
                <w:sz w:val="18"/>
                <w:szCs w:val="18"/>
                <w14:ligatures w14:val="none"/>
              </w:rPr>
            </w:pPr>
            <w:r>
              <w:rPr>
                <w:kern w:val="0"/>
                <w:sz w:val="18"/>
                <w:szCs w:val="18"/>
                <w14:ligatures w14:val="none"/>
              </w:rPr>
              <w:t>0.84</w:t>
            </w:r>
            <w:r>
              <w:rPr>
                <w:rFonts w:hint="eastAsia"/>
                <w:kern w:val="0"/>
                <w:sz w:val="18"/>
                <w:szCs w:val="18"/>
                <w14:ligatures w14:val="none"/>
              </w:rPr>
              <w:t>0-</w:t>
            </w:r>
            <w:r>
              <w:rPr>
                <w:kern w:val="0"/>
                <w:sz w:val="18"/>
                <w:szCs w:val="18"/>
                <w14:ligatures w14:val="none"/>
              </w:rPr>
              <w:t>2.477</w:t>
            </w:r>
          </w:p>
        </w:tc>
      </w:tr>
      <w:tr w14:paraId="34278A10">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1B6090BE">
            <w:pPr>
              <w:widowControl/>
              <w:jc w:val="right"/>
              <w:rPr>
                <w:kern w:val="0"/>
                <w:sz w:val="18"/>
                <w:szCs w:val="18"/>
                <w14:ligatures w14:val="none"/>
              </w:rPr>
            </w:pPr>
          </w:p>
        </w:tc>
        <w:tc>
          <w:tcPr>
            <w:tcW w:w="2410" w:type="dxa"/>
            <w:tcBorders>
              <w:top w:val="nil"/>
              <w:left w:val="nil"/>
              <w:bottom w:val="nil"/>
              <w:right w:val="nil"/>
            </w:tcBorders>
            <w:noWrap/>
            <w:vAlign w:val="bottom"/>
          </w:tcPr>
          <w:p w14:paraId="629D7C59">
            <w:pPr>
              <w:widowControl/>
              <w:ind w:firstLine="180" w:firstLineChars="100"/>
              <w:jc w:val="left"/>
              <w:rPr>
                <w:kern w:val="0"/>
                <w:sz w:val="18"/>
                <w:szCs w:val="18"/>
                <w14:ligatures w14:val="none"/>
              </w:rPr>
            </w:pPr>
            <w:r>
              <w:rPr>
                <w:kern w:val="0"/>
                <w:sz w:val="18"/>
                <w:szCs w:val="18"/>
                <w14:ligatures w14:val="none"/>
              </w:rPr>
              <w:t>本科</w:t>
            </w:r>
          </w:p>
        </w:tc>
        <w:tc>
          <w:tcPr>
            <w:tcW w:w="851" w:type="dxa"/>
            <w:tcBorders>
              <w:top w:val="nil"/>
              <w:left w:val="nil"/>
              <w:bottom w:val="nil"/>
              <w:right w:val="nil"/>
            </w:tcBorders>
            <w:noWrap/>
            <w:vAlign w:val="bottom"/>
          </w:tcPr>
          <w:p w14:paraId="4EB84C6E">
            <w:pPr>
              <w:widowControl/>
              <w:ind w:left="-100" w:leftChars="-48" w:right="-21" w:rightChars="-10"/>
              <w:jc w:val="center"/>
              <w:rPr>
                <w:kern w:val="0"/>
                <w:sz w:val="18"/>
                <w:szCs w:val="18"/>
                <w14:ligatures w14:val="none"/>
              </w:rPr>
            </w:pPr>
            <w:r>
              <w:rPr>
                <w:kern w:val="0"/>
                <w:sz w:val="18"/>
                <w:szCs w:val="18"/>
                <w14:ligatures w14:val="none"/>
              </w:rPr>
              <w:t>0.567</w:t>
            </w:r>
          </w:p>
        </w:tc>
        <w:tc>
          <w:tcPr>
            <w:tcW w:w="992" w:type="dxa"/>
            <w:tcBorders>
              <w:top w:val="nil"/>
              <w:left w:val="nil"/>
              <w:bottom w:val="nil"/>
              <w:right w:val="nil"/>
            </w:tcBorders>
            <w:noWrap/>
            <w:vAlign w:val="bottom"/>
          </w:tcPr>
          <w:p w14:paraId="0F58F999">
            <w:pPr>
              <w:widowControl/>
              <w:ind w:left="-100" w:leftChars="-48" w:right="-21" w:rightChars="-10"/>
              <w:jc w:val="center"/>
              <w:rPr>
                <w:kern w:val="0"/>
                <w:sz w:val="18"/>
                <w:szCs w:val="18"/>
                <w14:ligatures w14:val="none"/>
              </w:rPr>
            </w:pPr>
            <w:r>
              <w:rPr>
                <w:kern w:val="0"/>
                <w:sz w:val="18"/>
                <w:szCs w:val="18"/>
                <w14:ligatures w14:val="none"/>
              </w:rPr>
              <w:t>0.273</w:t>
            </w:r>
          </w:p>
        </w:tc>
        <w:tc>
          <w:tcPr>
            <w:tcW w:w="850" w:type="dxa"/>
            <w:tcBorders>
              <w:top w:val="nil"/>
              <w:left w:val="nil"/>
              <w:bottom w:val="nil"/>
              <w:right w:val="nil"/>
            </w:tcBorders>
            <w:noWrap/>
            <w:vAlign w:val="bottom"/>
          </w:tcPr>
          <w:p w14:paraId="636C09B1">
            <w:pPr>
              <w:widowControl/>
              <w:ind w:left="-100" w:leftChars="-48" w:right="-21" w:rightChars="-10"/>
              <w:jc w:val="center"/>
              <w:rPr>
                <w:kern w:val="0"/>
                <w:sz w:val="18"/>
                <w:szCs w:val="18"/>
                <w14:ligatures w14:val="none"/>
              </w:rPr>
            </w:pPr>
            <w:r>
              <w:rPr>
                <w:kern w:val="0"/>
                <w:sz w:val="18"/>
                <w:szCs w:val="18"/>
                <w14:ligatures w14:val="none"/>
              </w:rPr>
              <w:t>4.309</w:t>
            </w:r>
          </w:p>
        </w:tc>
        <w:tc>
          <w:tcPr>
            <w:tcW w:w="1080" w:type="dxa"/>
            <w:tcBorders>
              <w:top w:val="nil"/>
              <w:left w:val="nil"/>
              <w:bottom w:val="nil"/>
              <w:right w:val="nil"/>
            </w:tcBorders>
            <w:noWrap/>
            <w:vAlign w:val="bottom"/>
          </w:tcPr>
          <w:p w14:paraId="42BCC476">
            <w:pPr>
              <w:widowControl/>
              <w:ind w:left="-100" w:leftChars="-48" w:right="-21" w:rightChars="-10"/>
              <w:jc w:val="center"/>
              <w:rPr>
                <w:kern w:val="0"/>
                <w:sz w:val="18"/>
                <w:szCs w:val="18"/>
                <w14:ligatures w14:val="none"/>
              </w:rPr>
            </w:pPr>
            <w:r>
              <w:rPr>
                <w:kern w:val="0"/>
                <w:sz w:val="18"/>
                <w:szCs w:val="18"/>
                <w14:ligatures w14:val="none"/>
              </w:rPr>
              <w:t>0.038</w:t>
            </w:r>
          </w:p>
        </w:tc>
        <w:tc>
          <w:tcPr>
            <w:tcW w:w="1080" w:type="dxa"/>
            <w:tcBorders>
              <w:top w:val="nil"/>
              <w:left w:val="nil"/>
              <w:bottom w:val="nil"/>
              <w:right w:val="nil"/>
            </w:tcBorders>
            <w:noWrap/>
            <w:vAlign w:val="bottom"/>
          </w:tcPr>
          <w:p w14:paraId="5EC9B1B1">
            <w:pPr>
              <w:widowControl/>
              <w:ind w:left="-100" w:leftChars="-48" w:right="-21" w:rightChars="-10"/>
              <w:jc w:val="center"/>
              <w:rPr>
                <w:kern w:val="0"/>
                <w:sz w:val="18"/>
                <w:szCs w:val="18"/>
                <w14:ligatures w14:val="none"/>
              </w:rPr>
            </w:pPr>
            <w:r>
              <w:rPr>
                <w:kern w:val="0"/>
                <w:sz w:val="18"/>
                <w:szCs w:val="18"/>
                <w14:ligatures w14:val="none"/>
              </w:rPr>
              <w:t>1.763</w:t>
            </w:r>
          </w:p>
        </w:tc>
        <w:tc>
          <w:tcPr>
            <w:tcW w:w="1809" w:type="dxa"/>
            <w:tcBorders>
              <w:top w:val="nil"/>
              <w:left w:val="nil"/>
              <w:bottom w:val="nil"/>
              <w:right w:val="nil"/>
            </w:tcBorders>
            <w:noWrap/>
            <w:vAlign w:val="bottom"/>
          </w:tcPr>
          <w:p w14:paraId="7AB2B06F">
            <w:pPr>
              <w:widowControl/>
              <w:ind w:left="-100" w:leftChars="-48" w:right="-21" w:rightChars="-10"/>
              <w:jc w:val="center"/>
              <w:rPr>
                <w:kern w:val="0"/>
                <w:sz w:val="18"/>
                <w:szCs w:val="18"/>
                <w14:ligatures w14:val="none"/>
              </w:rPr>
            </w:pPr>
            <w:r>
              <w:rPr>
                <w:kern w:val="0"/>
                <w:sz w:val="18"/>
                <w:szCs w:val="18"/>
                <w14:ligatures w14:val="none"/>
              </w:rPr>
              <w:t>1.024</w:t>
            </w:r>
            <w:r>
              <w:rPr>
                <w:rFonts w:hint="eastAsia"/>
                <w:kern w:val="0"/>
                <w:sz w:val="18"/>
                <w:szCs w:val="18"/>
                <w14:ligatures w14:val="none"/>
              </w:rPr>
              <w:t>-</w:t>
            </w:r>
            <w:r>
              <w:rPr>
                <w:kern w:val="0"/>
                <w:sz w:val="18"/>
                <w:szCs w:val="18"/>
                <w14:ligatures w14:val="none"/>
              </w:rPr>
              <w:t>3.034</w:t>
            </w:r>
          </w:p>
        </w:tc>
      </w:tr>
      <w:tr w14:paraId="3AA862FB">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6BE8457A">
            <w:pPr>
              <w:widowControl/>
              <w:jc w:val="right"/>
              <w:rPr>
                <w:kern w:val="0"/>
                <w:sz w:val="18"/>
                <w:szCs w:val="18"/>
                <w14:ligatures w14:val="none"/>
              </w:rPr>
            </w:pPr>
          </w:p>
        </w:tc>
        <w:tc>
          <w:tcPr>
            <w:tcW w:w="2410" w:type="dxa"/>
            <w:tcBorders>
              <w:top w:val="nil"/>
              <w:left w:val="nil"/>
              <w:bottom w:val="nil"/>
              <w:right w:val="nil"/>
            </w:tcBorders>
            <w:noWrap/>
            <w:vAlign w:val="bottom"/>
          </w:tcPr>
          <w:p w14:paraId="48BE45F7">
            <w:pPr>
              <w:widowControl/>
              <w:jc w:val="left"/>
              <w:rPr>
                <w:kern w:val="0"/>
                <w:sz w:val="18"/>
                <w:szCs w:val="18"/>
                <w14:ligatures w14:val="none"/>
              </w:rPr>
            </w:pPr>
            <w:r>
              <w:rPr>
                <w:kern w:val="0"/>
                <w:sz w:val="18"/>
                <w:szCs w:val="18"/>
                <w14:ligatures w14:val="none"/>
              </w:rPr>
              <w:t>培训经历</w:t>
            </w:r>
          </w:p>
        </w:tc>
        <w:tc>
          <w:tcPr>
            <w:tcW w:w="851" w:type="dxa"/>
            <w:tcBorders>
              <w:top w:val="nil"/>
              <w:left w:val="nil"/>
              <w:bottom w:val="nil"/>
              <w:right w:val="nil"/>
            </w:tcBorders>
            <w:noWrap/>
            <w:vAlign w:val="bottom"/>
          </w:tcPr>
          <w:p w14:paraId="468EFD41">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76968F5C">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0906BA15">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621D5C44">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1B699617">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3CAFADB9">
            <w:pPr>
              <w:widowControl/>
              <w:ind w:left="-100" w:leftChars="-48" w:right="-21" w:rightChars="-10"/>
              <w:jc w:val="center"/>
              <w:rPr>
                <w:kern w:val="0"/>
                <w:sz w:val="18"/>
                <w:szCs w:val="18"/>
                <w14:ligatures w14:val="none"/>
              </w:rPr>
            </w:pPr>
          </w:p>
        </w:tc>
      </w:tr>
      <w:tr w14:paraId="0188D3EC">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68EA09AD">
            <w:pPr>
              <w:widowControl/>
              <w:jc w:val="right"/>
              <w:rPr>
                <w:kern w:val="0"/>
                <w:sz w:val="18"/>
                <w:szCs w:val="18"/>
                <w14:ligatures w14:val="none"/>
              </w:rPr>
            </w:pPr>
          </w:p>
        </w:tc>
        <w:tc>
          <w:tcPr>
            <w:tcW w:w="2410" w:type="dxa"/>
            <w:tcBorders>
              <w:top w:val="nil"/>
              <w:left w:val="nil"/>
              <w:bottom w:val="nil"/>
              <w:right w:val="nil"/>
            </w:tcBorders>
            <w:noWrap/>
            <w:vAlign w:val="bottom"/>
          </w:tcPr>
          <w:p w14:paraId="75823186">
            <w:pPr>
              <w:widowControl/>
              <w:ind w:firstLine="180" w:firstLineChars="100"/>
              <w:jc w:val="left"/>
              <w:rPr>
                <w:kern w:val="0"/>
                <w:sz w:val="18"/>
                <w:szCs w:val="18"/>
                <w14:ligatures w14:val="none"/>
              </w:rPr>
            </w:pPr>
            <w:r>
              <w:rPr>
                <w:kern w:val="0"/>
                <w:sz w:val="18"/>
                <w:szCs w:val="18"/>
                <w14:ligatures w14:val="none"/>
              </w:rPr>
              <w:t>无培训</w:t>
            </w:r>
            <w:r>
              <w:rPr>
                <w:rFonts w:hint="eastAsia"/>
                <w:kern w:val="0"/>
                <w:sz w:val="18"/>
                <w:szCs w:val="18"/>
                <w14:ligatures w14:val="none"/>
              </w:rPr>
              <w:t>经历</w:t>
            </w:r>
          </w:p>
        </w:tc>
        <w:tc>
          <w:tcPr>
            <w:tcW w:w="851" w:type="dxa"/>
            <w:tcBorders>
              <w:top w:val="nil"/>
              <w:left w:val="nil"/>
              <w:bottom w:val="nil"/>
              <w:right w:val="nil"/>
            </w:tcBorders>
            <w:noWrap/>
            <w:vAlign w:val="bottom"/>
          </w:tcPr>
          <w:p w14:paraId="1EB2CF4D">
            <w:pPr>
              <w:widowControl/>
              <w:ind w:left="-100" w:leftChars="-48" w:right="-21" w:rightChars="-10"/>
              <w:jc w:val="center"/>
              <w:rPr>
                <w:kern w:val="0"/>
                <w:sz w:val="18"/>
                <w:szCs w:val="18"/>
                <w14:ligatures w14:val="none"/>
              </w:rPr>
            </w:pPr>
            <w:r>
              <w:rPr>
                <w:kern w:val="0"/>
                <w:sz w:val="18"/>
                <w:szCs w:val="18"/>
                <w14:ligatures w14:val="none"/>
              </w:rPr>
              <w:t>0.287</w:t>
            </w:r>
          </w:p>
        </w:tc>
        <w:tc>
          <w:tcPr>
            <w:tcW w:w="992" w:type="dxa"/>
            <w:tcBorders>
              <w:top w:val="nil"/>
              <w:left w:val="nil"/>
              <w:bottom w:val="nil"/>
              <w:right w:val="nil"/>
            </w:tcBorders>
            <w:noWrap/>
            <w:vAlign w:val="bottom"/>
          </w:tcPr>
          <w:p w14:paraId="4CC78CEC">
            <w:pPr>
              <w:widowControl/>
              <w:ind w:left="-100" w:leftChars="-48" w:right="-21" w:rightChars="-10"/>
              <w:jc w:val="center"/>
              <w:rPr>
                <w:kern w:val="0"/>
                <w:sz w:val="18"/>
                <w:szCs w:val="18"/>
                <w14:ligatures w14:val="none"/>
              </w:rPr>
            </w:pPr>
            <w:r>
              <w:rPr>
                <w:kern w:val="0"/>
                <w:sz w:val="18"/>
                <w:szCs w:val="18"/>
                <w14:ligatures w14:val="none"/>
              </w:rPr>
              <w:t>0.259</w:t>
            </w:r>
          </w:p>
        </w:tc>
        <w:tc>
          <w:tcPr>
            <w:tcW w:w="850" w:type="dxa"/>
            <w:tcBorders>
              <w:top w:val="nil"/>
              <w:left w:val="nil"/>
              <w:bottom w:val="nil"/>
              <w:right w:val="nil"/>
            </w:tcBorders>
            <w:noWrap/>
            <w:vAlign w:val="bottom"/>
          </w:tcPr>
          <w:p w14:paraId="1E760C4F">
            <w:pPr>
              <w:widowControl/>
              <w:ind w:left="-100" w:leftChars="-48" w:right="-21" w:rightChars="-10"/>
              <w:jc w:val="center"/>
              <w:rPr>
                <w:kern w:val="0"/>
                <w:sz w:val="18"/>
                <w:szCs w:val="18"/>
                <w14:ligatures w14:val="none"/>
              </w:rPr>
            </w:pPr>
            <w:r>
              <w:rPr>
                <w:kern w:val="0"/>
                <w:sz w:val="18"/>
                <w:szCs w:val="18"/>
                <w14:ligatures w14:val="none"/>
              </w:rPr>
              <w:t>1.212</w:t>
            </w:r>
          </w:p>
        </w:tc>
        <w:tc>
          <w:tcPr>
            <w:tcW w:w="1080" w:type="dxa"/>
            <w:tcBorders>
              <w:top w:val="nil"/>
              <w:left w:val="nil"/>
              <w:bottom w:val="nil"/>
              <w:right w:val="nil"/>
            </w:tcBorders>
            <w:noWrap/>
            <w:vAlign w:val="bottom"/>
          </w:tcPr>
          <w:p w14:paraId="31C2EC9F">
            <w:pPr>
              <w:widowControl/>
              <w:ind w:left="-100" w:leftChars="-48" w:right="-21" w:rightChars="-10"/>
              <w:jc w:val="center"/>
              <w:rPr>
                <w:kern w:val="0"/>
                <w:sz w:val="18"/>
                <w:szCs w:val="18"/>
                <w14:ligatures w14:val="none"/>
              </w:rPr>
            </w:pPr>
            <w:r>
              <w:rPr>
                <w:kern w:val="0"/>
                <w:sz w:val="18"/>
                <w:szCs w:val="18"/>
                <w14:ligatures w14:val="none"/>
              </w:rPr>
              <w:t>0.271</w:t>
            </w:r>
          </w:p>
        </w:tc>
        <w:tc>
          <w:tcPr>
            <w:tcW w:w="1080" w:type="dxa"/>
            <w:tcBorders>
              <w:top w:val="nil"/>
              <w:left w:val="nil"/>
              <w:bottom w:val="nil"/>
              <w:right w:val="nil"/>
            </w:tcBorders>
            <w:noWrap/>
            <w:vAlign w:val="bottom"/>
          </w:tcPr>
          <w:p w14:paraId="1DFC52E6">
            <w:pPr>
              <w:widowControl/>
              <w:ind w:left="-100" w:leftChars="-48" w:right="-21" w:rightChars="-10"/>
              <w:jc w:val="center"/>
              <w:rPr>
                <w:kern w:val="0"/>
                <w:sz w:val="18"/>
                <w:szCs w:val="18"/>
                <w14:ligatures w14:val="none"/>
              </w:rPr>
            </w:pPr>
            <w:r>
              <w:rPr>
                <w:kern w:val="0"/>
                <w:sz w:val="18"/>
                <w:szCs w:val="18"/>
                <w14:ligatures w14:val="none"/>
              </w:rPr>
              <w:t>1.332</w:t>
            </w:r>
          </w:p>
        </w:tc>
        <w:tc>
          <w:tcPr>
            <w:tcW w:w="1809" w:type="dxa"/>
            <w:tcBorders>
              <w:top w:val="nil"/>
              <w:left w:val="nil"/>
              <w:bottom w:val="nil"/>
              <w:right w:val="nil"/>
            </w:tcBorders>
            <w:noWrap/>
            <w:vAlign w:val="bottom"/>
          </w:tcPr>
          <w:p w14:paraId="740511CD">
            <w:pPr>
              <w:widowControl/>
              <w:ind w:left="-100" w:leftChars="-48" w:right="-21" w:rightChars="-10"/>
              <w:jc w:val="center"/>
              <w:rPr>
                <w:kern w:val="0"/>
                <w:sz w:val="18"/>
                <w:szCs w:val="18"/>
                <w14:ligatures w14:val="none"/>
              </w:rPr>
            </w:pPr>
            <w:r>
              <w:rPr>
                <w:kern w:val="0"/>
                <w:sz w:val="18"/>
                <w:szCs w:val="18"/>
                <w14:ligatures w14:val="none"/>
              </w:rPr>
              <w:t>0.799</w:t>
            </w:r>
            <w:r>
              <w:rPr>
                <w:rFonts w:hint="eastAsia"/>
                <w:kern w:val="0"/>
                <w:sz w:val="18"/>
                <w:szCs w:val="18"/>
                <w14:ligatures w14:val="none"/>
              </w:rPr>
              <w:t>-</w:t>
            </w:r>
            <w:r>
              <w:rPr>
                <w:kern w:val="0"/>
                <w:sz w:val="18"/>
                <w:szCs w:val="18"/>
                <w14:ligatures w14:val="none"/>
              </w:rPr>
              <w:t>2.229</w:t>
            </w:r>
          </w:p>
        </w:tc>
      </w:tr>
      <w:tr w14:paraId="643D48DB">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7936AE51">
            <w:pPr>
              <w:widowControl/>
              <w:jc w:val="right"/>
              <w:rPr>
                <w:kern w:val="0"/>
                <w:sz w:val="18"/>
                <w:szCs w:val="18"/>
                <w14:ligatures w14:val="none"/>
              </w:rPr>
            </w:pPr>
          </w:p>
        </w:tc>
        <w:tc>
          <w:tcPr>
            <w:tcW w:w="2410" w:type="dxa"/>
            <w:tcBorders>
              <w:top w:val="nil"/>
              <w:left w:val="nil"/>
              <w:bottom w:val="nil"/>
              <w:right w:val="nil"/>
            </w:tcBorders>
            <w:noWrap/>
            <w:vAlign w:val="bottom"/>
          </w:tcPr>
          <w:p w14:paraId="41CA525D">
            <w:pPr>
              <w:widowControl/>
              <w:jc w:val="left"/>
              <w:rPr>
                <w:kern w:val="0"/>
                <w:sz w:val="18"/>
                <w:szCs w:val="18"/>
                <w14:ligatures w14:val="none"/>
              </w:rPr>
            </w:pPr>
            <w:r>
              <w:rPr>
                <w:rFonts w:hint="eastAsia"/>
                <w:kern w:val="0"/>
                <w:sz w:val="18"/>
                <w:szCs w:val="18"/>
                <w14:ligatures w14:val="none"/>
              </w:rPr>
              <w:t xml:space="preserve">  非系统化培训</w:t>
            </w:r>
          </w:p>
        </w:tc>
        <w:tc>
          <w:tcPr>
            <w:tcW w:w="851" w:type="dxa"/>
            <w:tcBorders>
              <w:top w:val="nil"/>
              <w:left w:val="nil"/>
              <w:bottom w:val="nil"/>
              <w:right w:val="nil"/>
            </w:tcBorders>
            <w:noWrap/>
            <w:vAlign w:val="bottom"/>
          </w:tcPr>
          <w:p w14:paraId="09C67F3F">
            <w:pPr>
              <w:widowControl/>
              <w:ind w:left="-100" w:leftChars="-48" w:right="-21" w:rightChars="-10"/>
              <w:jc w:val="center"/>
              <w:rPr>
                <w:kern w:val="0"/>
                <w:sz w:val="18"/>
                <w:szCs w:val="18"/>
                <w14:ligatures w14:val="none"/>
              </w:rPr>
            </w:pPr>
            <w:r>
              <w:rPr>
                <w:kern w:val="0"/>
                <w:sz w:val="18"/>
                <w:szCs w:val="18"/>
                <w14:ligatures w14:val="none"/>
              </w:rPr>
              <w:t>0.583</w:t>
            </w:r>
          </w:p>
        </w:tc>
        <w:tc>
          <w:tcPr>
            <w:tcW w:w="992" w:type="dxa"/>
            <w:tcBorders>
              <w:top w:val="nil"/>
              <w:left w:val="nil"/>
              <w:bottom w:val="nil"/>
              <w:right w:val="nil"/>
            </w:tcBorders>
            <w:noWrap/>
            <w:vAlign w:val="bottom"/>
          </w:tcPr>
          <w:p w14:paraId="1F0C55FA">
            <w:pPr>
              <w:widowControl/>
              <w:ind w:left="-100" w:leftChars="-48" w:right="-21" w:rightChars="-10"/>
              <w:jc w:val="center"/>
              <w:rPr>
                <w:kern w:val="0"/>
                <w:sz w:val="18"/>
                <w:szCs w:val="18"/>
                <w14:ligatures w14:val="none"/>
              </w:rPr>
            </w:pPr>
            <w:r>
              <w:rPr>
                <w:kern w:val="0"/>
                <w:sz w:val="18"/>
                <w:szCs w:val="18"/>
                <w14:ligatures w14:val="none"/>
              </w:rPr>
              <w:t>0.279</w:t>
            </w:r>
          </w:p>
        </w:tc>
        <w:tc>
          <w:tcPr>
            <w:tcW w:w="850" w:type="dxa"/>
            <w:tcBorders>
              <w:top w:val="nil"/>
              <w:left w:val="nil"/>
              <w:bottom w:val="nil"/>
              <w:right w:val="nil"/>
            </w:tcBorders>
            <w:noWrap/>
            <w:vAlign w:val="bottom"/>
          </w:tcPr>
          <w:p w14:paraId="374B133D">
            <w:pPr>
              <w:widowControl/>
              <w:ind w:left="-100" w:leftChars="-48" w:right="-21" w:rightChars="-10"/>
              <w:jc w:val="center"/>
              <w:rPr>
                <w:kern w:val="0"/>
                <w:sz w:val="18"/>
                <w:szCs w:val="18"/>
                <w14:ligatures w14:val="none"/>
              </w:rPr>
            </w:pPr>
            <w:r>
              <w:rPr>
                <w:kern w:val="0"/>
                <w:sz w:val="18"/>
                <w:szCs w:val="18"/>
                <w14:ligatures w14:val="none"/>
              </w:rPr>
              <w:t>4.375</w:t>
            </w:r>
          </w:p>
        </w:tc>
        <w:tc>
          <w:tcPr>
            <w:tcW w:w="1080" w:type="dxa"/>
            <w:tcBorders>
              <w:top w:val="nil"/>
              <w:left w:val="nil"/>
              <w:bottom w:val="nil"/>
              <w:right w:val="nil"/>
            </w:tcBorders>
            <w:noWrap/>
            <w:vAlign w:val="bottom"/>
          </w:tcPr>
          <w:p w14:paraId="562DE692">
            <w:pPr>
              <w:widowControl/>
              <w:ind w:left="-100" w:leftChars="-48" w:right="-21" w:rightChars="-10"/>
              <w:jc w:val="center"/>
              <w:rPr>
                <w:kern w:val="0"/>
                <w:sz w:val="18"/>
                <w:szCs w:val="18"/>
                <w14:ligatures w14:val="none"/>
              </w:rPr>
            </w:pPr>
            <w:r>
              <w:rPr>
                <w:kern w:val="0"/>
                <w:sz w:val="18"/>
                <w:szCs w:val="18"/>
                <w14:ligatures w14:val="none"/>
              </w:rPr>
              <w:t>0.036</w:t>
            </w:r>
          </w:p>
        </w:tc>
        <w:tc>
          <w:tcPr>
            <w:tcW w:w="1080" w:type="dxa"/>
            <w:tcBorders>
              <w:top w:val="nil"/>
              <w:left w:val="nil"/>
              <w:bottom w:val="nil"/>
              <w:right w:val="nil"/>
            </w:tcBorders>
            <w:noWrap/>
            <w:vAlign w:val="bottom"/>
          </w:tcPr>
          <w:p w14:paraId="39F35FF5">
            <w:pPr>
              <w:widowControl/>
              <w:ind w:left="-100" w:leftChars="-48" w:right="-21" w:rightChars="-10"/>
              <w:jc w:val="center"/>
              <w:rPr>
                <w:kern w:val="0"/>
                <w:sz w:val="18"/>
                <w:szCs w:val="18"/>
                <w14:ligatures w14:val="none"/>
              </w:rPr>
            </w:pPr>
            <w:r>
              <w:rPr>
                <w:kern w:val="0"/>
                <w:sz w:val="18"/>
                <w:szCs w:val="18"/>
                <w14:ligatures w14:val="none"/>
              </w:rPr>
              <w:t>1.791</w:t>
            </w:r>
          </w:p>
        </w:tc>
        <w:tc>
          <w:tcPr>
            <w:tcW w:w="1809" w:type="dxa"/>
            <w:tcBorders>
              <w:top w:val="nil"/>
              <w:left w:val="nil"/>
              <w:bottom w:val="nil"/>
              <w:right w:val="nil"/>
            </w:tcBorders>
            <w:noWrap/>
            <w:vAlign w:val="bottom"/>
          </w:tcPr>
          <w:p w14:paraId="48B50994">
            <w:pPr>
              <w:widowControl/>
              <w:ind w:left="-100" w:leftChars="-48" w:right="-21" w:rightChars="-10"/>
              <w:jc w:val="center"/>
              <w:rPr>
                <w:kern w:val="0"/>
                <w:sz w:val="18"/>
                <w:szCs w:val="18"/>
                <w14:ligatures w14:val="none"/>
              </w:rPr>
            </w:pPr>
            <w:r>
              <w:rPr>
                <w:kern w:val="0"/>
                <w:sz w:val="18"/>
                <w:szCs w:val="18"/>
                <w14:ligatures w14:val="none"/>
              </w:rPr>
              <w:t>1.044</w:t>
            </w:r>
            <w:r>
              <w:rPr>
                <w:rFonts w:hint="eastAsia"/>
                <w:kern w:val="0"/>
                <w:sz w:val="18"/>
                <w:szCs w:val="18"/>
                <w14:ligatures w14:val="none"/>
              </w:rPr>
              <w:t>-</w:t>
            </w:r>
            <w:r>
              <w:rPr>
                <w:kern w:val="0"/>
                <w:sz w:val="18"/>
                <w:szCs w:val="18"/>
                <w14:ligatures w14:val="none"/>
              </w:rPr>
              <w:t>3.063</w:t>
            </w:r>
          </w:p>
        </w:tc>
      </w:tr>
      <w:tr w14:paraId="3A7E058E">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1E20EE73">
            <w:pPr>
              <w:widowControl/>
              <w:jc w:val="right"/>
              <w:rPr>
                <w:kern w:val="0"/>
                <w:sz w:val="18"/>
                <w:szCs w:val="18"/>
                <w14:ligatures w14:val="none"/>
              </w:rPr>
            </w:pPr>
          </w:p>
        </w:tc>
        <w:tc>
          <w:tcPr>
            <w:tcW w:w="2410" w:type="dxa"/>
            <w:tcBorders>
              <w:top w:val="nil"/>
              <w:left w:val="nil"/>
              <w:bottom w:val="nil"/>
              <w:right w:val="nil"/>
            </w:tcBorders>
            <w:noWrap/>
            <w:vAlign w:val="bottom"/>
          </w:tcPr>
          <w:p w14:paraId="7068730A">
            <w:pPr>
              <w:widowControl/>
              <w:jc w:val="left"/>
              <w:rPr>
                <w:kern w:val="0"/>
                <w:sz w:val="18"/>
                <w:szCs w:val="18"/>
                <w14:ligatures w14:val="none"/>
              </w:rPr>
            </w:pPr>
            <w:r>
              <w:rPr>
                <w:rFonts w:hint="eastAsia"/>
                <w:kern w:val="0"/>
                <w:sz w:val="18"/>
                <w:szCs w:val="18"/>
                <w14:ligatures w14:val="none"/>
              </w:rPr>
              <w:t>学术期刊获取知识频率</w:t>
            </w:r>
          </w:p>
        </w:tc>
        <w:tc>
          <w:tcPr>
            <w:tcW w:w="851" w:type="dxa"/>
            <w:tcBorders>
              <w:top w:val="nil"/>
              <w:left w:val="nil"/>
              <w:bottom w:val="nil"/>
              <w:right w:val="nil"/>
            </w:tcBorders>
            <w:noWrap/>
            <w:vAlign w:val="bottom"/>
          </w:tcPr>
          <w:p w14:paraId="7212287D">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3DA825F1">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76C462FE">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67169F4F">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69EA8F69">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668C96B2">
            <w:pPr>
              <w:widowControl/>
              <w:ind w:left="-100" w:leftChars="-48" w:right="-21" w:rightChars="-10"/>
              <w:jc w:val="center"/>
              <w:rPr>
                <w:kern w:val="0"/>
                <w:sz w:val="18"/>
                <w:szCs w:val="18"/>
                <w14:ligatures w14:val="none"/>
              </w:rPr>
            </w:pPr>
          </w:p>
        </w:tc>
      </w:tr>
      <w:tr w14:paraId="51A34E52">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0FA7D8BA">
            <w:pPr>
              <w:widowControl/>
              <w:jc w:val="right"/>
              <w:rPr>
                <w:kern w:val="0"/>
                <w:sz w:val="18"/>
                <w:szCs w:val="18"/>
                <w14:ligatures w14:val="none"/>
              </w:rPr>
            </w:pPr>
          </w:p>
        </w:tc>
        <w:tc>
          <w:tcPr>
            <w:tcW w:w="2410" w:type="dxa"/>
            <w:tcBorders>
              <w:top w:val="nil"/>
              <w:left w:val="nil"/>
              <w:bottom w:val="nil"/>
              <w:right w:val="nil"/>
            </w:tcBorders>
            <w:noWrap/>
            <w:vAlign w:val="bottom"/>
          </w:tcPr>
          <w:p w14:paraId="35321DA1">
            <w:pPr>
              <w:widowControl/>
              <w:ind w:firstLine="180" w:firstLineChars="100"/>
              <w:jc w:val="left"/>
              <w:rPr>
                <w:kern w:val="0"/>
                <w:sz w:val="18"/>
                <w:szCs w:val="18"/>
                <w14:ligatures w14:val="none"/>
              </w:rPr>
            </w:pPr>
            <w:r>
              <w:rPr>
                <w:rFonts w:hint="eastAsia"/>
                <w:kern w:val="0"/>
                <w:sz w:val="18"/>
                <w:szCs w:val="18"/>
                <w14:ligatures w14:val="none"/>
              </w:rPr>
              <w:t>从不</w:t>
            </w:r>
          </w:p>
        </w:tc>
        <w:tc>
          <w:tcPr>
            <w:tcW w:w="851" w:type="dxa"/>
            <w:tcBorders>
              <w:top w:val="nil"/>
              <w:left w:val="nil"/>
              <w:bottom w:val="nil"/>
              <w:right w:val="nil"/>
            </w:tcBorders>
            <w:noWrap/>
          </w:tcPr>
          <w:p w14:paraId="5EA77CF5">
            <w:pPr>
              <w:widowControl/>
              <w:ind w:left="-100" w:leftChars="-48" w:right="-21" w:rightChars="-10"/>
              <w:jc w:val="center"/>
              <w:rPr>
                <w:kern w:val="0"/>
                <w:sz w:val="18"/>
                <w:szCs w:val="18"/>
                <w14:ligatures w14:val="none"/>
              </w:rPr>
            </w:pPr>
            <w:r>
              <w:rPr>
                <w:sz w:val="18"/>
                <w:szCs w:val="18"/>
              </w:rPr>
              <w:t>0.456</w:t>
            </w:r>
          </w:p>
        </w:tc>
        <w:tc>
          <w:tcPr>
            <w:tcW w:w="992" w:type="dxa"/>
            <w:tcBorders>
              <w:top w:val="nil"/>
              <w:left w:val="nil"/>
              <w:bottom w:val="nil"/>
              <w:right w:val="nil"/>
            </w:tcBorders>
            <w:noWrap/>
          </w:tcPr>
          <w:p w14:paraId="5A71AA2E">
            <w:pPr>
              <w:widowControl/>
              <w:ind w:left="-100" w:leftChars="-48" w:right="-21" w:rightChars="-10"/>
              <w:jc w:val="center"/>
              <w:rPr>
                <w:kern w:val="0"/>
                <w:sz w:val="18"/>
                <w:szCs w:val="18"/>
                <w14:ligatures w14:val="none"/>
              </w:rPr>
            </w:pPr>
            <w:r>
              <w:rPr>
                <w:sz w:val="18"/>
                <w:szCs w:val="18"/>
              </w:rPr>
              <w:t>0.256</w:t>
            </w:r>
          </w:p>
        </w:tc>
        <w:tc>
          <w:tcPr>
            <w:tcW w:w="850" w:type="dxa"/>
            <w:tcBorders>
              <w:top w:val="nil"/>
              <w:left w:val="nil"/>
              <w:bottom w:val="nil"/>
              <w:right w:val="nil"/>
            </w:tcBorders>
            <w:noWrap/>
          </w:tcPr>
          <w:p w14:paraId="559A851F">
            <w:pPr>
              <w:widowControl/>
              <w:ind w:left="-100" w:leftChars="-48" w:right="-21" w:rightChars="-10"/>
              <w:jc w:val="center"/>
              <w:rPr>
                <w:kern w:val="0"/>
                <w:sz w:val="18"/>
                <w:szCs w:val="18"/>
                <w14:ligatures w14:val="none"/>
              </w:rPr>
            </w:pPr>
            <w:r>
              <w:rPr>
                <w:sz w:val="18"/>
                <w:szCs w:val="18"/>
              </w:rPr>
              <w:t>3.245</w:t>
            </w:r>
          </w:p>
        </w:tc>
        <w:tc>
          <w:tcPr>
            <w:tcW w:w="1080" w:type="dxa"/>
            <w:tcBorders>
              <w:top w:val="nil"/>
              <w:left w:val="nil"/>
              <w:bottom w:val="nil"/>
              <w:right w:val="nil"/>
            </w:tcBorders>
            <w:noWrap/>
          </w:tcPr>
          <w:p w14:paraId="23F1CB02">
            <w:pPr>
              <w:widowControl/>
              <w:ind w:left="-100" w:leftChars="-48" w:right="-21" w:rightChars="-10"/>
              <w:jc w:val="center"/>
              <w:rPr>
                <w:kern w:val="0"/>
                <w:sz w:val="18"/>
                <w:szCs w:val="18"/>
                <w14:ligatures w14:val="none"/>
              </w:rPr>
            </w:pPr>
            <w:r>
              <w:rPr>
                <w:sz w:val="18"/>
                <w:szCs w:val="18"/>
              </w:rPr>
              <w:t>0.071</w:t>
            </w:r>
          </w:p>
        </w:tc>
        <w:tc>
          <w:tcPr>
            <w:tcW w:w="1080" w:type="dxa"/>
            <w:tcBorders>
              <w:top w:val="nil"/>
              <w:left w:val="nil"/>
              <w:bottom w:val="nil"/>
              <w:right w:val="nil"/>
            </w:tcBorders>
            <w:noWrap/>
          </w:tcPr>
          <w:p w14:paraId="0E05CFEA">
            <w:pPr>
              <w:widowControl/>
              <w:ind w:left="-100" w:leftChars="-48" w:right="-21" w:rightChars="-10"/>
              <w:jc w:val="center"/>
              <w:rPr>
                <w:kern w:val="0"/>
                <w:sz w:val="18"/>
                <w:szCs w:val="18"/>
                <w14:ligatures w14:val="none"/>
              </w:rPr>
            </w:pPr>
            <w:r>
              <w:rPr>
                <w:sz w:val="18"/>
                <w:szCs w:val="18"/>
              </w:rPr>
              <w:t>1.578</w:t>
            </w:r>
          </w:p>
        </w:tc>
        <w:tc>
          <w:tcPr>
            <w:tcW w:w="1809" w:type="dxa"/>
            <w:tcBorders>
              <w:top w:val="nil"/>
              <w:left w:val="nil"/>
              <w:bottom w:val="nil"/>
              <w:right w:val="nil"/>
            </w:tcBorders>
            <w:noWrap/>
          </w:tcPr>
          <w:p w14:paraId="100602BA">
            <w:pPr>
              <w:widowControl/>
              <w:ind w:left="-100" w:leftChars="-48" w:right="-21" w:rightChars="-10"/>
              <w:jc w:val="center"/>
              <w:rPr>
                <w:kern w:val="0"/>
                <w:sz w:val="18"/>
                <w:szCs w:val="18"/>
                <w14:ligatures w14:val="none"/>
              </w:rPr>
            </w:pPr>
            <w:r>
              <w:rPr>
                <w:sz w:val="18"/>
                <w:szCs w:val="18"/>
              </w:rPr>
              <w:t>0.956</w:t>
            </w:r>
            <w:r>
              <w:rPr>
                <w:rFonts w:hint="eastAsia"/>
                <w:sz w:val="18"/>
                <w:szCs w:val="18"/>
              </w:rPr>
              <w:t>-</w:t>
            </w:r>
            <w:r>
              <w:rPr>
                <w:sz w:val="18"/>
                <w:szCs w:val="18"/>
              </w:rPr>
              <w:t>2.614</w:t>
            </w:r>
          </w:p>
        </w:tc>
      </w:tr>
      <w:tr w14:paraId="0CB75A13">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010074D6">
            <w:pPr>
              <w:widowControl/>
              <w:jc w:val="right"/>
              <w:rPr>
                <w:kern w:val="0"/>
                <w:sz w:val="18"/>
                <w:szCs w:val="18"/>
                <w14:ligatures w14:val="none"/>
              </w:rPr>
            </w:pPr>
          </w:p>
        </w:tc>
        <w:tc>
          <w:tcPr>
            <w:tcW w:w="2410" w:type="dxa"/>
            <w:tcBorders>
              <w:top w:val="nil"/>
              <w:left w:val="nil"/>
              <w:bottom w:val="nil"/>
              <w:right w:val="nil"/>
            </w:tcBorders>
            <w:noWrap/>
            <w:vAlign w:val="bottom"/>
          </w:tcPr>
          <w:p w14:paraId="098EEF71">
            <w:pPr>
              <w:widowControl/>
              <w:ind w:firstLine="180" w:firstLineChars="100"/>
              <w:jc w:val="left"/>
              <w:rPr>
                <w:kern w:val="0"/>
                <w:sz w:val="18"/>
                <w:szCs w:val="18"/>
                <w14:ligatures w14:val="none"/>
              </w:rPr>
            </w:pPr>
            <w:r>
              <w:rPr>
                <w:kern w:val="0"/>
                <w:sz w:val="18"/>
                <w:szCs w:val="18"/>
                <w14:ligatures w14:val="none"/>
              </w:rPr>
              <w:t>很少</w:t>
            </w:r>
          </w:p>
        </w:tc>
        <w:tc>
          <w:tcPr>
            <w:tcW w:w="851" w:type="dxa"/>
            <w:tcBorders>
              <w:top w:val="nil"/>
              <w:left w:val="nil"/>
              <w:bottom w:val="nil"/>
              <w:right w:val="nil"/>
            </w:tcBorders>
            <w:noWrap/>
            <w:vAlign w:val="bottom"/>
          </w:tcPr>
          <w:p w14:paraId="4B847048">
            <w:pPr>
              <w:widowControl/>
              <w:ind w:left="-100" w:leftChars="-48" w:right="-21" w:rightChars="-10"/>
              <w:jc w:val="center"/>
              <w:rPr>
                <w:kern w:val="0"/>
                <w:sz w:val="18"/>
                <w:szCs w:val="18"/>
                <w14:ligatures w14:val="none"/>
              </w:rPr>
            </w:pPr>
            <w:r>
              <w:rPr>
                <w:kern w:val="0"/>
                <w:sz w:val="18"/>
                <w:szCs w:val="18"/>
                <w14:ligatures w14:val="none"/>
              </w:rPr>
              <w:t>0.293</w:t>
            </w:r>
          </w:p>
        </w:tc>
        <w:tc>
          <w:tcPr>
            <w:tcW w:w="992" w:type="dxa"/>
            <w:tcBorders>
              <w:top w:val="nil"/>
              <w:left w:val="nil"/>
              <w:bottom w:val="nil"/>
              <w:right w:val="nil"/>
            </w:tcBorders>
            <w:noWrap/>
            <w:vAlign w:val="bottom"/>
          </w:tcPr>
          <w:p w14:paraId="32D46245">
            <w:pPr>
              <w:widowControl/>
              <w:ind w:left="-100" w:leftChars="-48" w:right="-21" w:rightChars="-10"/>
              <w:jc w:val="center"/>
              <w:rPr>
                <w:kern w:val="0"/>
                <w:sz w:val="18"/>
                <w:szCs w:val="18"/>
                <w14:ligatures w14:val="none"/>
              </w:rPr>
            </w:pPr>
            <w:r>
              <w:rPr>
                <w:kern w:val="0"/>
                <w:sz w:val="18"/>
                <w:szCs w:val="18"/>
                <w14:ligatures w14:val="none"/>
              </w:rPr>
              <w:t>0.26</w:t>
            </w:r>
            <w:r>
              <w:rPr>
                <w:rFonts w:hint="eastAsia"/>
                <w:kern w:val="0"/>
                <w:sz w:val="18"/>
                <w:szCs w:val="18"/>
                <w14:ligatures w14:val="none"/>
              </w:rPr>
              <w:t>0</w:t>
            </w:r>
          </w:p>
        </w:tc>
        <w:tc>
          <w:tcPr>
            <w:tcW w:w="850" w:type="dxa"/>
            <w:tcBorders>
              <w:top w:val="nil"/>
              <w:left w:val="nil"/>
              <w:bottom w:val="nil"/>
              <w:right w:val="nil"/>
            </w:tcBorders>
            <w:noWrap/>
            <w:vAlign w:val="bottom"/>
          </w:tcPr>
          <w:p w14:paraId="18CAC6A3">
            <w:pPr>
              <w:widowControl/>
              <w:ind w:left="-100" w:leftChars="-48" w:right="-21" w:rightChars="-10"/>
              <w:jc w:val="center"/>
              <w:rPr>
                <w:kern w:val="0"/>
                <w:sz w:val="18"/>
                <w:szCs w:val="18"/>
                <w14:ligatures w14:val="none"/>
              </w:rPr>
            </w:pPr>
            <w:r>
              <w:rPr>
                <w:kern w:val="0"/>
                <w:sz w:val="18"/>
                <w:szCs w:val="18"/>
                <w14:ligatures w14:val="none"/>
              </w:rPr>
              <w:t>1.256</w:t>
            </w:r>
          </w:p>
        </w:tc>
        <w:tc>
          <w:tcPr>
            <w:tcW w:w="1080" w:type="dxa"/>
            <w:tcBorders>
              <w:top w:val="nil"/>
              <w:left w:val="nil"/>
              <w:bottom w:val="nil"/>
              <w:right w:val="nil"/>
            </w:tcBorders>
            <w:noWrap/>
            <w:vAlign w:val="bottom"/>
          </w:tcPr>
          <w:p w14:paraId="36331F53">
            <w:pPr>
              <w:widowControl/>
              <w:ind w:left="-100" w:leftChars="-48" w:right="-21" w:rightChars="-10"/>
              <w:jc w:val="center"/>
              <w:rPr>
                <w:kern w:val="0"/>
                <w:sz w:val="18"/>
                <w:szCs w:val="18"/>
                <w14:ligatures w14:val="none"/>
              </w:rPr>
            </w:pPr>
            <w:r>
              <w:rPr>
                <w:kern w:val="0"/>
                <w:sz w:val="18"/>
                <w:szCs w:val="18"/>
                <w14:ligatures w14:val="none"/>
              </w:rPr>
              <w:t>0.262</w:t>
            </w:r>
          </w:p>
        </w:tc>
        <w:tc>
          <w:tcPr>
            <w:tcW w:w="1080" w:type="dxa"/>
            <w:tcBorders>
              <w:top w:val="nil"/>
              <w:left w:val="nil"/>
              <w:bottom w:val="nil"/>
              <w:right w:val="nil"/>
            </w:tcBorders>
            <w:noWrap/>
            <w:vAlign w:val="bottom"/>
          </w:tcPr>
          <w:p w14:paraId="62459143">
            <w:pPr>
              <w:widowControl/>
              <w:ind w:left="-100" w:leftChars="-48" w:right="-21" w:rightChars="-10"/>
              <w:jc w:val="center"/>
              <w:rPr>
                <w:kern w:val="0"/>
                <w:sz w:val="18"/>
                <w:szCs w:val="18"/>
                <w14:ligatures w14:val="none"/>
              </w:rPr>
            </w:pPr>
            <w:r>
              <w:rPr>
                <w:kern w:val="0"/>
                <w:sz w:val="18"/>
                <w:szCs w:val="18"/>
                <w14:ligatures w14:val="none"/>
              </w:rPr>
              <w:t>1.339</w:t>
            </w:r>
          </w:p>
        </w:tc>
        <w:tc>
          <w:tcPr>
            <w:tcW w:w="1809" w:type="dxa"/>
            <w:tcBorders>
              <w:top w:val="nil"/>
              <w:left w:val="nil"/>
              <w:bottom w:val="nil"/>
              <w:right w:val="nil"/>
            </w:tcBorders>
            <w:noWrap/>
            <w:vAlign w:val="bottom"/>
          </w:tcPr>
          <w:p w14:paraId="21E29693">
            <w:pPr>
              <w:widowControl/>
              <w:ind w:left="-100" w:leftChars="-48" w:right="-21" w:rightChars="-10"/>
              <w:jc w:val="center"/>
              <w:rPr>
                <w:kern w:val="0"/>
                <w:sz w:val="18"/>
                <w:szCs w:val="18"/>
                <w14:ligatures w14:val="none"/>
              </w:rPr>
            </w:pPr>
            <w:r>
              <w:rPr>
                <w:kern w:val="0"/>
                <w:sz w:val="18"/>
                <w:szCs w:val="18"/>
                <w14:ligatures w14:val="none"/>
              </w:rPr>
              <w:t>0.787</w:t>
            </w:r>
            <w:r>
              <w:rPr>
                <w:rFonts w:hint="eastAsia"/>
                <w:kern w:val="0"/>
                <w:sz w:val="18"/>
                <w:szCs w:val="18"/>
                <w14:ligatures w14:val="none"/>
              </w:rPr>
              <w:t>-</w:t>
            </w:r>
            <w:r>
              <w:rPr>
                <w:kern w:val="0"/>
                <w:sz w:val="18"/>
                <w:szCs w:val="18"/>
                <w14:ligatures w14:val="none"/>
              </w:rPr>
              <w:t>2.289</w:t>
            </w:r>
          </w:p>
        </w:tc>
      </w:tr>
      <w:tr w14:paraId="6E208925">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7107481E">
            <w:pPr>
              <w:widowControl/>
              <w:jc w:val="right"/>
              <w:rPr>
                <w:kern w:val="0"/>
                <w:sz w:val="18"/>
                <w:szCs w:val="18"/>
                <w14:ligatures w14:val="none"/>
              </w:rPr>
            </w:pPr>
          </w:p>
        </w:tc>
        <w:tc>
          <w:tcPr>
            <w:tcW w:w="2410" w:type="dxa"/>
            <w:tcBorders>
              <w:top w:val="nil"/>
              <w:left w:val="nil"/>
              <w:bottom w:val="nil"/>
              <w:right w:val="nil"/>
            </w:tcBorders>
            <w:noWrap/>
            <w:vAlign w:val="bottom"/>
          </w:tcPr>
          <w:p w14:paraId="3F669019">
            <w:pPr>
              <w:widowControl/>
              <w:ind w:firstLine="180" w:firstLineChars="100"/>
              <w:jc w:val="left"/>
              <w:rPr>
                <w:kern w:val="0"/>
                <w:sz w:val="18"/>
                <w:szCs w:val="18"/>
                <w14:ligatures w14:val="none"/>
              </w:rPr>
            </w:pPr>
            <w:r>
              <w:rPr>
                <w:kern w:val="0"/>
                <w:sz w:val="18"/>
                <w:szCs w:val="18"/>
                <w14:ligatures w14:val="none"/>
              </w:rPr>
              <w:t>有时</w:t>
            </w:r>
          </w:p>
        </w:tc>
        <w:tc>
          <w:tcPr>
            <w:tcW w:w="851" w:type="dxa"/>
            <w:tcBorders>
              <w:top w:val="nil"/>
              <w:left w:val="nil"/>
              <w:bottom w:val="nil"/>
              <w:right w:val="nil"/>
            </w:tcBorders>
            <w:noWrap/>
            <w:vAlign w:val="bottom"/>
          </w:tcPr>
          <w:p w14:paraId="5CB2E9D2">
            <w:pPr>
              <w:widowControl/>
              <w:ind w:left="-100" w:leftChars="-48" w:right="-21" w:rightChars="-10"/>
              <w:jc w:val="center"/>
              <w:rPr>
                <w:kern w:val="0"/>
                <w:sz w:val="18"/>
                <w:szCs w:val="18"/>
                <w14:ligatures w14:val="none"/>
              </w:rPr>
            </w:pPr>
            <w:r>
              <w:rPr>
                <w:kern w:val="0"/>
                <w:sz w:val="18"/>
                <w:szCs w:val="18"/>
                <w14:ligatures w14:val="none"/>
              </w:rPr>
              <w:t>0.558</w:t>
            </w:r>
          </w:p>
        </w:tc>
        <w:tc>
          <w:tcPr>
            <w:tcW w:w="992" w:type="dxa"/>
            <w:tcBorders>
              <w:top w:val="nil"/>
              <w:left w:val="nil"/>
              <w:bottom w:val="nil"/>
              <w:right w:val="nil"/>
            </w:tcBorders>
            <w:noWrap/>
            <w:vAlign w:val="bottom"/>
          </w:tcPr>
          <w:p w14:paraId="56C0F5DA">
            <w:pPr>
              <w:widowControl/>
              <w:ind w:left="-100" w:leftChars="-48" w:right="-21" w:rightChars="-10"/>
              <w:jc w:val="center"/>
              <w:rPr>
                <w:kern w:val="0"/>
                <w:sz w:val="18"/>
                <w:szCs w:val="18"/>
                <w14:ligatures w14:val="none"/>
              </w:rPr>
            </w:pPr>
            <w:r>
              <w:rPr>
                <w:kern w:val="0"/>
                <w:sz w:val="18"/>
                <w:szCs w:val="18"/>
                <w14:ligatures w14:val="none"/>
              </w:rPr>
              <w:t>0.264</w:t>
            </w:r>
          </w:p>
        </w:tc>
        <w:tc>
          <w:tcPr>
            <w:tcW w:w="850" w:type="dxa"/>
            <w:tcBorders>
              <w:top w:val="nil"/>
              <w:left w:val="nil"/>
              <w:bottom w:val="nil"/>
              <w:right w:val="nil"/>
            </w:tcBorders>
            <w:noWrap/>
            <w:vAlign w:val="bottom"/>
          </w:tcPr>
          <w:p w14:paraId="43A4A0DC">
            <w:pPr>
              <w:widowControl/>
              <w:ind w:left="-100" w:leftChars="-48" w:right="-21" w:rightChars="-10"/>
              <w:jc w:val="center"/>
              <w:rPr>
                <w:kern w:val="0"/>
                <w:sz w:val="18"/>
                <w:szCs w:val="18"/>
                <w14:ligatures w14:val="none"/>
              </w:rPr>
            </w:pPr>
            <w:r>
              <w:rPr>
                <w:kern w:val="0"/>
                <w:sz w:val="18"/>
                <w:szCs w:val="18"/>
                <w14:ligatures w14:val="none"/>
              </w:rPr>
              <w:t>4.521</w:t>
            </w:r>
          </w:p>
        </w:tc>
        <w:tc>
          <w:tcPr>
            <w:tcW w:w="1080" w:type="dxa"/>
            <w:tcBorders>
              <w:top w:val="nil"/>
              <w:left w:val="nil"/>
              <w:bottom w:val="nil"/>
              <w:right w:val="nil"/>
            </w:tcBorders>
            <w:noWrap/>
            <w:vAlign w:val="bottom"/>
          </w:tcPr>
          <w:p w14:paraId="1DBBEAA5">
            <w:pPr>
              <w:widowControl/>
              <w:ind w:left="-100" w:leftChars="-48" w:right="-21" w:rightChars="-10"/>
              <w:jc w:val="center"/>
              <w:rPr>
                <w:kern w:val="0"/>
                <w:sz w:val="18"/>
                <w:szCs w:val="18"/>
                <w14:ligatures w14:val="none"/>
              </w:rPr>
            </w:pPr>
            <w:r>
              <w:rPr>
                <w:kern w:val="0"/>
                <w:sz w:val="18"/>
                <w:szCs w:val="18"/>
                <w14:ligatures w14:val="none"/>
              </w:rPr>
              <w:t>0.033</w:t>
            </w:r>
          </w:p>
        </w:tc>
        <w:tc>
          <w:tcPr>
            <w:tcW w:w="1080" w:type="dxa"/>
            <w:tcBorders>
              <w:top w:val="nil"/>
              <w:left w:val="nil"/>
              <w:bottom w:val="nil"/>
              <w:right w:val="nil"/>
            </w:tcBorders>
            <w:noWrap/>
            <w:vAlign w:val="bottom"/>
          </w:tcPr>
          <w:p w14:paraId="4D2583CC">
            <w:pPr>
              <w:widowControl/>
              <w:ind w:left="-100" w:leftChars="-48" w:right="-21" w:rightChars="-10"/>
              <w:jc w:val="center"/>
              <w:rPr>
                <w:kern w:val="0"/>
                <w:sz w:val="18"/>
                <w:szCs w:val="18"/>
                <w14:ligatures w14:val="none"/>
              </w:rPr>
            </w:pPr>
            <w:r>
              <w:rPr>
                <w:kern w:val="0"/>
                <w:sz w:val="18"/>
                <w:szCs w:val="18"/>
                <w14:ligatures w14:val="none"/>
              </w:rPr>
              <w:t>1.747</w:t>
            </w:r>
          </w:p>
        </w:tc>
        <w:tc>
          <w:tcPr>
            <w:tcW w:w="1809" w:type="dxa"/>
            <w:tcBorders>
              <w:top w:val="nil"/>
              <w:left w:val="nil"/>
              <w:bottom w:val="nil"/>
              <w:right w:val="nil"/>
            </w:tcBorders>
            <w:noWrap/>
            <w:vAlign w:val="bottom"/>
          </w:tcPr>
          <w:p w14:paraId="333E0A5E">
            <w:pPr>
              <w:widowControl/>
              <w:ind w:left="-100" w:leftChars="-48" w:right="-21" w:rightChars="-10"/>
              <w:jc w:val="center"/>
              <w:rPr>
                <w:kern w:val="0"/>
                <w:sz w:val="18"/>
                <w:szCs w:val="18"/>
                <w14:ligatures w14:val="none"/>
              </w:rPr>
            </w:pPr>
            <w:r>
              <w:rPr>
                <w:kern w:val="0"/>
                <w:sz w:val="18"/>
                <w:szCs w:val="18"/>
                <w14:ligatures w14:val="none"/>
              </w:rPr>
              <w:t>1.03</w:t>
            </w:r>
            <w:r>
              <w:rPr>
                <w:rFonts w:hint="eastAsia"/>
                <w:kern w:val="0"/>
                <w:sz w:val="18"/>
                <w:szCs w:val="18"/>
                <w14:ligatures w14:val="none"/>
              </w:rPr>
              <w:t>0-</w:t>
            </w:r>
            <w:r>
              <w:rPr>
                <w:kern w:val="0"/>
                <w:sz w:val="18"/>
                <w:szCs w:val="18"/>
                <w14:ligatures w14:val="none"/>
              </w:rPr>
              <w:t>2.962</w:t>
            </w:r>
          </w:p>
        </w:tc>
      </w:tr>
      <w:tr w14:paraId="57175544">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713A37D7">
            <w:pPr>
              <w:widowControl/>
              <w:jc w:val="right"/>
              <w:rPr>
                <w:kern w:val="0"/>
                <w:sz w:val="18"/>
                <w:szCs w:val="18"/>
                <w14:ligatures w14:val="none"/>
              </w:rPr>
            </w:pPr>
          </w:p>
        </w:tc>
        <w:tc>
          <w:tcPr>
            <w:tcW w:w="2410" w:type="dxa"/>
            <w:tcBorders>
              <w:top w:val="nil"/>
              <w:left w:val="nil"/>
              <w:bottom w:val="nil"/>
              <w:right w:val="nil"/>
            </w:tcBorders>
            <w:noWrap/>
            <w:vAlign w:val="bottom"/>
          </w:tcPr>
          <w:p w14:paraId="617D266B">
            <w:pPr>
              <w:widowControl/>
              <w:ind w:firstLine="180" w:firstLineChars="100"/>
              <w:jc w:val="left"/>
              <w:rPr>
                <w:kern w:val="0"/>
                <w:sz w:val="18"/>
                <w:szCs w:val="18"/>
                <w14:ligatures w14:val="none"/>
              </w:rPr>
            </w:pPr>
            <w:r>
              <w:rPr>
                <w:kern w:val="0"/>
                <w:sz w:val="18"/>
                <w:szCs w:val="18"/>
                <w14:ligatures w14:val="none"/>
              </w:rPr>
              <w:t>经常</w:t>
            </w:r>
          </w:p>
        </w:tc>
        <w:tc>
          <w:tcPr>
            <w:tcW w:w="851" w:type="dxa"/>
            <w:tcBorders>
              <w:top w:val="nil"/>
              <w:left w:val="nil"/>
              <w:bottom w:val="nil"/>
              <w:right w:val="nil"/>
            </w:tcBorders>
            <w:noWrap/>
            <w:vAlign w:val="bottom"/>
          </w:tcPr>
          <w:p w14:paraId="1937C5B1">
            <w:pPr>
              <w:widowControl/>
              <w:ind w:left="-100" w:leftChars="-48" w:right="-21" w:rightChars="-10"/>
              <w:jc w:val="center"/>
              <w:rPr>
                <w:kern w:val="0"/>
                <w:sz w:val="18"/>
                <w:szCs w:val="18"/>
                <w14:ligatures w14:val="none"/>
              </w:rPr>
            </w:pPr>
            <w:r>
              <w:rPr>
                <w:kern w:val="0"/>
                <w:sz w:val="18"/>
                <w:szCs w:val="18"/>
                <w14:ligatures w14:val="none"/>
              </w:rPr>
              <w:t>0.189</w:t>
            </w:r>
          </w:p>
        </w:tc>
        <w:tc>
          <w:tcPr>
            <w:tcW w:w="992" w:type="dxa"/>
            <w:tcBorders>
              <w:top w:val="nil"/>
              <w:left w:val="nil"/>
              <w:bottom w:val="nil"/>
              <w:right w:val="nil"/>
            </w:tcBorders>
            <w:noWrap/>
            <w:vAlign w:val="bottom"/>
          </w:tcPr>
          <w:p w14:paraId="0BA7E395">
            <w:pPr>
              <w:widowControl/>
              <w:ind w:left="-100" w:leftChars="-48" w:right="-21" w:rightChars="-10"/>
              <w:jc w:val="center"/>
              <w:rPr>
                <w:kern w:val="0"/>
                <w:sz w:val="18"/>
                <w:szCs w:val="18"/>
                <w14:ligatures w14:val="none"/>
              </w:rPr>
            </w:pPr>
            <w:r>
              <w:rPr>
                <w:kern w:val="0"/>
                <w:sz w:val="18"/>
                <w:szCs w:val="18"/>
                <w14:ligatures w14:val="none"/>
              </w:rPr>
              <w:t>0.255</w:t>
            </w:r>
          </w:p>
        </w:tc>
        <w:tc>
          <w:tcPr>
            <w:tcW w:w="850" w:type="dxa"/>
            <w:tcBorders>
              <w:top w:val="nil"/>
              <w:left w:val="nil"/>
              <w:bottom w:val="nil"/>
              <w:right w:val="nil"/>
            </w:tcBorders>
            <w:noWrap/>
            <w:vAlign w:val="bottom"/>
          </w:tcPr>
          <w:p w14:paraId="42D27B28">
            <w:pPr>
              <w:widowControl/>
              <w:ind w:left="-100" w:leftChars="-48" w:right="-21" w:rightChars="-10"/>
              <w:jc w:val="center"/>
              <w:rPr>
                <w:kern w:val="0"/>
                <w:sz w:val="18"/>
                <w:szCs w:val="18"/>
                <w14:ligatures w14:val="none"/>
              </w:rPr>
            </w:pPr>
            <w:r>
              <w:rPr>
                <w:kern w:val="0"/>
                <w:sz w:val="18"/>
                <w:szCs w:val="18"/>
                <w14:ligatures w14:val="none"/>
              </w:rPr>
              <w:t>0.543</w:t>
            </w:r>
          </w:p>
        </w:tc>
        <w:tc>
          <w:tcPr>
            <w:tcW w:w="1080" w:type="dxa"/>
            <w:tcBorders>
              <w:top w:val="nil"/>
              <w:left w:val="nil"/>
              <w:bottom w:val="nil"/>
              <w:right w:val="nil"/>
            </w:tcBorders>
            <w:noWrap/>
            <w:vAlign w:val="bottom"/>
          </w:tcPr>
          <w:p w14:paraId="1FCB97EF">
            <w:pPr>
              <w:widowControl/>
              <w:ind w:left="-100" w:leftChars="-48" w:right="-21" w:rightChars="-10"/>
              <w:jc w:val="center"/>
              <w:rPr>
                <w:kern w:val="0"/>
                <w:sz w:val="18"/>
                <w:szCs w:val="18"/>
                <w14:ligatures w14:val="none"/>
              </w:rPr>
            </w:pPr>
            <w:r>
              <w:rPr>
                <w:kern w:val="0"/>
                <w:sz w:val="18"/>
                <w:szCs w:val="18"/>
                <w14:ligatures w14:val="none"/>
              </w:rPr>
              <w:t>0.461</w:t>
            </w:r>
          </w:p>
        </w:tc>
        <w:tc>
          <w:tcPr>
            <w:tcW w:w="1080" w:type="dxa"/>
            <w:tcBorders>
              <w:top w:val="nil"/>
              <w:left w:val="nil"/>
              <w:bottom w:val="nil"/>
              <w:right w:val="nil"/>
            </w:tcBorders>
            <w:noWrap/>
            <w:vAlign w:val="bottom"/>
          </w:tcPr>
          <w:p w14:paraId="60905C9A">
            <w:pPr>
              <w:widowControl/>
              <w:ind w:left="-100" w:leftChars="-48" w:right="-21" w:rightChars="-10"/>
              <w:jc w:val="center"/>
              <w:rPr>
                <w:kern w:val="0"/>
                <w:sz w:val="18"/>
                <w:szCs w:val="18"/>
                <w14:ligatures w14:val="none"/>
              </w:rPr>
            </w:pPr>
            <w:r>
              <w:rPr>
                <w:kern w:val="0"/>
                <w:sz w:val="18"/>
                <w:szCs w:val="18"/>
                <w14:ligatures w14:val="none"/>
              </w:rPr>
              <w:t>1.208</w:t>
            </w:r>
          </w:p>
        </w:tc>
        <w:tc>
          <w:tcPr>
            <w:tcW w:w="1809" w:type="dxa"/>
            <w:tcBorders>
              <w:top w:val="nil"/>
              <w:left w:val="nil"/>
              <w:bottom w:val="nil"/>
              <w:right w:val="nil"/>
            </w:tcBorders>
            <w:noWrap/>
            <w:vAlign w:val="bottom"/>
          </w:tcPr>
          <w:p w14:paraId="1D3D634D">
            <w:pPr>
              <w:widowControl/>
              <w:ind w:left="-100" w:leftChars="-48" w:right="-21" w:rightChars="-10"/>
              <w:jc w:val="center"/>
              <w:rPr>
                <w:kern w:val="0"/>
                <w:sz w:val="18"/>
                <w:szCs w:val="18"/>
                <w14:ligatures w14:val="none"/>
              </w:rPr>
            </w:pPr>
            <w:r>
              <w:rPr>
                <w:kern w:val="0"/>
                <w:sz w:val="18"/>
                <w:szCs w:val="18"/>
                <w14:ligatures w14:val="none"/>
              </w:rPr>
              <w:t>0.705</w:t>
            </w:r>
            <w:r>
              <w:rPr>
                <w:rFonts w:hint="eastAsia"/>
                <w:kern w:val="0"/>
                <w:sz w:val="18"/>
                <w:szCs w:val="18"/>
                <w14:ligatures w14:val="none"/>
              </w:rPr>
              <w:t>-</w:t>
            </w:r>
            <w:r>
              <w:rPr>
                <w:kern w:val="0"/>
                <w:sz w:val="18"/>
                <w:szCs w:val="18"/>
                <w14:ligatures w14:val="none"/>
              </w:rPr>
              <w:t>2.073</w:t>
            </w:r>
          </w:p>
        </w:tc>
      </w:tr>
      <w:tr w14:paraId="11C54422">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352EF8CE">
            <w:pPr>
              <w:widowControl/>
              <w:jc w:val="left"/>
              <w:rPr>
                <w:kern w:val="0"/>
                <w:sz w:val="18"/>
                <w:szCs w:val="18"/>
                <w14:ligatures w14:val="none"/>
              </w:rPr>
            </w:pPr>
            <w:r>
              <w:rPr>
                <w:kern w:val="0"/>
                <w:sz w:val="18"/>
                <w:szCs w:val="18"/>
                <w14:ligatures w14:val="none"/>
              </w:rPr>
              <w:t>认知-行为脱节组（C4）</w:t>
            </w:r>
          </w:p>
        </w:tc>
        <w:tc>
          <w:tcPr>
            <w:tcW w:w="2410" w:type="dxa"/>
            <w:tcBorders>
              <w:top w:val="nil"/>
              <w:left w:val="nil"/>
              <w:bottom w:val="nil"/>
              <w:right w:val="nil"/>
            </w:tcBorders>
            <w:noWrap/>
            <w:vAlign w:val="bottom"/>
          </w:tcPr>
          <w:p w14:paraId="660BCE46">
            <w:pPr>
              <w:widowControl/>
              <w:jc w:val="left"/>
              <w:rPr>
                <w:kern w:val="0"/>
                <w:sz w:val="18"/>
                <w:szCs w:val="18"/>
                <w14:ligatures w14:val="none"/>
              </w:rPr>
            </w:pPr>
            <w:r>
              <w:rPr>
                <w:kern w:val="0"/>
                <w:sz w:val="18"/>
                <w:szCs w:val="18"/>
                <w14:ligatures w14:val="none"/>
              </w:rPr>
              <w:t>工作年限</w:t>
            </w:r>
          </w:p>
        </w:tc>
        <w:tc>
          <w:tcPr>
            <w:tcW w:w="851" w:type="dxa"/>
            <w:tcBorders>
              <w:top w:val="nil"/>
              <w:left w:val="nil"/>
              <w:bottom w:val="nil"/>
              <w:right w:val="nil"/>
            </w:tcBorders>
            <w:noWrap/>
            <w:vAlign w:val="bottom"/>
          </w:tcPr>
          <w:p w14:paraId="6DF552A8">
            <w:pPr>
              <w:widowControl/>
              <w:ind w:left="-100" w:leftChars="-48" w:right="-21" w:rightChars="-10"/>
              <w:jc w:val="center"/>
              <w:rPr>
                <w:kern w:val="0"/>
                <w:sz w:val="18"/>
                <w:szCs w:val="18"/>
                <w14:ligatures w14:val="none"/>
              </w:rPr>
            </w:pPr>
            <w:r>
              <w:rPr>
                <w:kern w:val="0"/>
                <w:sz w:val="18"/>
                <w:szCs w:val="18"/>
                <w14:ligatures w14:val="none"/>
              </w:rPr>
              <w:t>0.489</w:t>
            </w:r>
          </w:p>
        </w:tc>
        <w:tc>
          <w:tcPr>
            <w:tcW w:w="992" w:type="dxa"/>
            <w:tcBorders>
              <w:top w:val="nil"/>
              <w:left w:val="nil"/>
              <w:bottom w:val="nil"/>
              <w:right w:val="nil"/>
            </w:tcBorders>
            <w:noWrap/>
            <w:vAlign w:val="bottom"/>
          </w:tcPr>
          <w:p w14:paraId="7770E134">
            <w:pPr>
              <w:widowControl/>
              <w:ind w:left="-100" w:leftChars="-48" w:right="-21" w:rightChars="-10"/>
              <w:jc w:val="center"/>
              <w:rPr>
                <w:kern w:val="0"/>
                <w:sz w:val="18"/>
                <w:szCs w:val="18"/>
                <w14:ligatures w14:val="none"/>
              </w:rPr>
            </w:pPr>
            <w:r>
              <w:rPr>
                <w:kern w:val="0"/>
                <w:sz w:val="18"/>
                <w:szCs w:val="18"/>
                <w14:ligatures w14:val="none"/>
              </w:rPr>
              <w:t>0.201</w:t>
            </w:r>
          </w:p>
        </w:tc>
        <w:tc>
          <w:tcPr>
            <w:tcW w:w="850" w:type="dxa"/>
            <w:tcBorders>
              <w:top w:val="nil"/>
              <w:left w:val="nil"/>
              <w:bottom w:val="nil"/>
              <w:right w:val="nil"/>
            </w:tcBorders>
            <w:noWrap/>
            <w:vAlign w:val="bottom"/>
          </w:tcPr>
          <w:p w14:paraId="407C7091">
            <w:pPr>
              <w:widowControl/>
              <w:ind w:left="-100" w:leftChars="-48" w:right="-21" w:rightChars="-10"/>
              <w:jc w:val="center"/>
              <w:rPr>
                <w:kern w:val="0"/>
                <w:sz w:val="18"/>
                <w:szCs w:val="18"/>
                <w14:ligatures w14:val="none"/>
              </w:rPr>
            </w:pPr>
            <w:r>
              <w:rPr>
                <w:kern w:val="0"/>
                <w:sz w:val="18"/>
                <w:szCs w:val="18"/>
                <w14:ligatures w14:val="none"/>
              </w:rPr>
              <w:t>5.934</w:t>
            </w:r>
          </w:p>
        </w:tc>
        <w:tc>
          <w:tcPr>
            <w:tcW w:w="1080" w:type="dxa"/>
            <w:tcBorders>
              <w:top w:val="nil"/>
              <w:left w:val="nil"/>
              <w:bottom w:val="nil"/>
              <w:right w:val="nil"/>
            </w:tcBorders>
            <w:noWrap/>
            <w:vAlign w:val="bottom"/>
          </w:tcPr>
          <w:p w14:paraId="00F73B14">
            <w:pPr>
              <w:widowControl/>
              <w:ind w:left="-100" w:leftChars="-48" w:right="-21" w:rightChars="-10"/>
              <w:jc w:val="center"/>
              <w:rPr>
                <w:kern w:val="0"/>
                <w:sz w:val="18"/>
                <w:szCs w:val="18"/>
                <w14:ligatures w14:val="none"/>
              </w:rPr>
            </w:pPr>
            <w:r>
              <w:rPr>
                <w:kern w:val="0"/>
                <w:sz w:val="18"/>
                <w:szCs w:val="18"/>
                <w14:ligatures w14:val="none"/>
              </w:rPr>
              <w:t>0.015</w:t>
            </w:r>
          </w:p>
        </w:tc>
        <w:tc>
          <w:tcPr>
            <w:tcW w:w="1080" w:type="dxa"/>
            <w:tcBorders>
              <w:top w:val="nil"/>
              <w:left w:val="nil"/>
              <w:bottom w:val="nil"/>
              <w:right w:val="nil"/>
            </w:tcBorders>
            <w:noWrap/>
            <w:vAlign w:val="bottom"/>
          </w:tcPr>
          <w:p w14:paraId="27A21DEC">
            <w:pPr>
              <w:widowControl/>
              <w:ind w:left="-100" w:leftChars="-48" w:right="-21" w:rightChars="-10"/>
              <w:jc w:val="center"/>
              <w:rPr>
                <w:kern w:val="0"/>
                <w:sz w:val="18"/>
                <w:szCs w:val="18"/>
                <w14:ligatures w14:val="none"/>
              </w:rPr>
            </w:pPr>
            <w:r>
              <w:rPr>
                <w:kern w:val="0"/>
                <w:sz w:val="18"/>
                <w:szCs w:val="18"/>
                <w14:ligatures w14:val="none"/>
              </w:rPr>
              <w:t>1.631</w:t>
            </w:r>
          </w:p>
        </w:tc>
        <w:tc>
          <w:tcPr>
            <w:tcW w:w="1809" w:type="dxa"/>
            <w:tcBorders>
              <w:top w:val="nil"/>
              <w:left w:val="nil"/>
              <w:bottom w:val="nil"/>
              <w:right w:val="nil"/>
            </w:tcBorders>
            <w:noWrap/>
            <w:vAlign w:val="bottom"/>
          </w:tcPr>
          <w:p w14:paraId="1162AE4C">
            <w:pPr>
              <w:widowControl/>
              <w:ind w:left="-100" w:leftChars="-48" w:right="-21" w:rightChars="-10"/>
              <w:jc w:val="center"/>
              <w:rPr>
                <w:kern w:val="0"/>
                <w:sz w:val="18"/>
                <w:szCs w:val="18"/>
                <w14:ligatures w14:val="none"/>
              </w:rPr>
            </w:pPr>
            <w:r>
              <w:rPr>
                <w:kern w:val="0"/>
                <w:sz w:val="18"/>
                <w:szCs w:val="18"/>
                <w14:ligatures w14:val="none"/>
              </w:rPr>
              <w:t>1.104</w:t>
            </w:r>
            <w:r>
              <w:rPr>
                <w:rFonts w:hint="eastAsia"/>
                <w:kern w:val="0"/>
                <w:sz w:val="18"/>
                <w:szCs w:val="18"/>
                <w14:ligatures w14:val="none"/>
              </w:rPr>
              <w:t>-</w:t>
            </w:r>
            <w:r>
              <w:rPr>
                <w:kern w:val="0"/>
                <w:sz w:val="18"/>
                <w:szCs w:val="18"/>
                <w14:ligatures w14:val="none"/>
              </w:rPr>
              <w:t>2.41</w:t>
            </w:r>
            <w:r>
              <w:rPr>
                <w:rFonts w:hint="eastAsia"/>
                <w:kern w:val="0"/>
                <w:sz w:val="18"/>
                <w:szCs w:val="18"/>
                <w14:ligatures w14:val="none"/>
              </w:rPr>
              <w:t>0</w:t>
            </w:r>
          </w:p>
        </w:tc>
      </w:tr>
      <w:tr w14:paraId="5DD43B6A">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57D3961E">
            <w:pPr>
              <w:widowControl/>
              <w:jc w:val="right"/>
              <w:rPr>
                <w:kern w:val="0"/>
                <w:sz w:val="18"/>
                <w:szCs w:val="18"/>
                <w14:ligatures w14:val="none"/>
              </w:rPr>
            </w:pPr>
          </w:p>
        </w:tc>
        <w:tc>
          <w:tcPr>
            <w:tcW w:w="2410" w:type="dxa"/>
            <w:tcBorders>
              <w:top w:val="nil"/>
              <w:left w:val="nil"/>
              <w:bottom w:val="nil"/>
              <w:right w:val="nil"/>
            </w:tcBorders>
            <w:noWrap/>
            <w:vAlign w:val="bottom"/>
          </w:tcPr>
          <w:p w14:paraId="6B32E336">
            <w:pPr>
              <w:widowControl/>
              <w:jc w:val="left"/>
              <w:rPr>
                <w:kern w:val="0"/>
                <w:sz w:val="18"/>
                <w:szCs w:val="18"/>
                <w14:ligatures w14:val="none"/>
              </w:rPr>
            </w:pPr>
            <w:r>
              <w:rPr>
                <w:kern w:val="0"/>
                <w:sz w:val="18"/>
                <w:szCs w:val="18"/>
                <w14:ligatures w14:val="none"/>
              </w:rPr>
              <w:t>培训经历</w:t>
            </w:r>
          </w:p>
        </w:tc>
        <w:tc>
          <w:tcPr>
            <w:tcW w:w="851" w:type="dxa"/>
            <w:tcBorders>
              <w:top w:val="nil"/>
              <w:left w:val="nil"/>
              <w:bottom w:val="nil"/>
              <w:right w:val="nil"/>
            </w:tcBorders>
            <w:noWrap/>
            <w:vAlign w:val="bottom"/>
          </w:tcPr>
          <w:p w14:paraId="1A437CC4">
            <w:pPr>
              <w:widowControl/>
              <w:ind w:left="-100" w:leftChars="-48" w:right="-21" w:rightChars="-10"/>
              <w:jc w:val="center"/>
              <w:rPr>
                <w:kern w:val="0"/>
                <w:sz w:val="18"/>
                <w:szCs w:val="18"/>
                <w14:ligatures w14:val="none"/>
              </w:rPr>
            </w:pPr>
          </w:p>
        </w:tc>
        <w:tc>
          <w:tcPr>
            <w:tcW w:w="992" w:type="dxa"/>
            <w:tcBorders>
              <w:top w:val="nil"/>
              <w:left w:val="nil"/>
              <w:bottom w:val="nil"/>
              <w:right w:val="nil"/>
            </w:tcBorders>
            <w:noWrap/>
            <w:vAlign w:val="bottom"/>
          </w:tcPr>
          <w:p w14:paraId="2A161F48">
            <w:pPr>
              <w:widowControl/>
              <w:ind w:left="-100" w:leftChars="-48" w:right="-21" w:rightChars="-10"/>
              <w:jc w:val="center"/>
              <w:rPr>
                <w:kern w:val="0"/>
                <w:sz w:val="18"/>
                <w:szCs w:val="18"/>
                <w14:ligatures w14:val="none"/>
              </w:rPr>
            </w:pPr>
          </w:p>
        </w:tc>
        <w:tc>
          <w:tcPr>
            <w:tcW w:w="850" w:type="dxa"/>
            <w:tcBorders>
              <w:top w:val="nil"/>
              <w:left w:val="nil"/>
              <w:bottom w:val="nil"/>
              <w:right w:val="nil"/>
            </w:tcBorders>
            <w:noWrap/>
            <w:vAlign w:val="bottom"/>
          </w:tcPr>
          <w:p w14:paraId="2DBAC9DA">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71DE689D">
            <w:pPr>
              <w:widowControl/>
              <w:ind w:left="-100" w:leftChars="-48" w:right="-21" w:rightChars="-10"/>
              <w:jc w:val="center"/>
              <w:rPr>
                <w:kern w:val="0"/>
                <w:sz w:val="18"/>
                <w:szCs w:val="18"/>
                <w14:ligatures w14:val="none"/>
              </w:rPr>
            </w:pPr>
          </w:p>
        </w:tc>
        <w:tc>
          <w:tcPr>
            <w:tcW w:w="1080" w:type="dxa"/>
            <w:tcBorders>
              <w:top w:val="nil"/>
              <w:left w:val="nil"/>
              <w:bottom w:val="nil"/>
              <w:right w:val="nil"/>
            </w:tcBorders>
            <w:noWrap/>
            <w:vAlign w:val="bottom"/>
          </w:tcPr>
          <w:p w14:paraId="7C60469E">
            <w:pPr>
              <w:widowControl/>
              <w:ind w:left="-100" w:leftChars="-48" w:right="-21" w:rightChars="-10"/>
              <w:jc w:val="center"/>
              <w:rPr>
                <w:kern w:val="0"/>
                <w:sz w:val="18"/>
                <w:szCs w:val="18"/>
                <w14:ligatures w14:val="none"/>
              </w:rPr>
            </w:pPr>
          </w:p>
        </w:tc>
        <w:tc>
          <w:tcPr>
            <w:tcW w:w="1809" w:type="dxa"/>
            <w:tcBorders>
              <w:top w:val="nil"/>
              <w:left w:val="nil"/>
              <w:bottom w:val="nil"/>
              <w:right w:val="nil"/>
            </w:tcBorders>
            <w:noWrap/>
            <w:vAlign w:val="bottom"/>
          </w:tcPr>
          <w:p w14:paraId="148217B5">
            <w:pPr>
              <w:widowControl/>
              <w:ind w:left="-100" w:leftChars="-48" w:right="-21" w:rightChars="-10"/>
              <w:jc w:val="center"/>
              <w:rPr>
                <w:kern w:val="0"/>
                <w:sz w:val="18"/>
                <w:szCs w:val="18"/>
                <w14:ligatures w14:val="none"/>
              </w:rPr>
            </w:pPr>
          </w:p>
        </w:tc>
      </w:tr>
      <w:tr w14:paraId="6D118327">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31F84858">
            <w:pPr>
              <w:widowControl/>
              <w:jc w:val="right"/>
              <w:rPr>
                <w:kern w:val="0"/>
                <w:sz w:val="18"/>
                <w:szCs w:val="18"/>
                <w14:ligatures w14:val="none"/>
              </w:rPr>
            </w:pPr>
          </w:p>
        </w:tc>
        <w:tc>
          <w:tcPr>
            <w:tcW w:w="2410" w:type="dxa"/>
            <w:tcBorders>
              <w:top w:val="nil"/>
              <w:left w:val="nil"/>
              <w:bottom w:val="nil"/>
              <w:right w:val="nil"/>
            </w:tcBorders>
            <w:noWrap/>
            <w:vAlign w:val="bottom"/>
          </w:tcPr>
          <w:p w14:paraId="1CFC34F5">
            <w:pPr>
              <w:widowControl/>
              <w:ind w:firstLine="180" w:firstLineChars="100"/>
              <w:jc w:val="left"/>
              <w:rPr>
                <w:kern w:val="0"/>
                <w:sz w:val="18"/>
                <w:szCs w:val="18"/>
                <w14:ligatures w14:val="none"/>
              </w:rPr>
            </w:pPr>
            <w:r>
              <w:rPr>
                <w:kern w:val="0"/>
                <w:sz w:val="18"/>
                <w:szCs w:val="18"/>
                <w14:ligatures w14:val="none"/>
              </w:rPr>
              <w:t>无培训</w:t>
            </w:r>
            <w:r>
              <w:rPr>
                <w:rFonts w:hint="eastAsia"/>
                <w:kern w:val="0"/>
                <w:sz w:val="18"/>
                <w:szCs w:val="18"/>
                <w14:ligatures w14:val="none"/>
              </w:rPr>
              <w:t>经历</w:t>
            </w:r>
          </w:p>
        </w:tc>
        <w:tc>
          <w:tcPr>
            <w:tcW w:w="851" w:type="dxa"/>
            <w:tcBorders>
              <w:top w:val="nil"/>
              <w:left w:val="nil"/>
              <w:bottom w:val="nil"/>
              <w:right w:val="nil"/>
            </w:tcBorders>
            <w:noWrap/>
            <w:vAlign w:val="bottom"/>
          </w:tcPr>
          <w:p w14:paraId="12885E71">
            <w:pPr>
              <w:widowControl/>
              <w:ind w:left="-100" w:leftChars="-48" w:right="-21" w:rightChars="-10"/>
              <w:jc w:val="center"/>
              <w:rPr>
                <w:kern w:val="0"/>
                <w:sz w:val="18"/>
                <w:szCs w:val="18"/>
                <w14:ligatures w14:val="none"/>
              </w:rPr>
            </w:pPr>
            <w:r>
              <w:rPr>
                <w:kern w:val="0"/>
                <w:sz w:val="18"/>
                <w:szCs w:val="18"/>
                <w14:ligatures w14:val="none"/>
              </w:rPr>
              <w:t>0.357</w:t>
            </w:r>
          </w:p>
        </w:tc>
        <w:tc>
          <w:tcPr>
            <w:tcW w:w="992" w:type="dxa"/>
            <w:tcBorders>
              <w:top w:val="nil"/>
              <w:left w:val="nil"/>
              <w:bottom w:val="nil"/>
              <w:right w:val="nil"/>
            </w:tcBorders>
            <w:noWrap/>
            <w:vAlign w:val="bottom"/>
          </w:tcPr>
          <w:p w14:paraId="149BDAD0">
            <w:pPr>
              <w:widowControl/>
              <w:ind w:left="-100" w:leftChars="-48" w:right="-21" w:rightChars="-10"/>
              <w:jc w:val="center"/>
              <w:rPr>
                <w:kern w:val="0"/>
                <w:sz w:val="18"/>
                <w:szCs w:val="18"/>
                <w14:ligatures w14:val="none"/>
              </w:rPr>
            </w:pPr>
            <w:r>
              <w:rPr>
                <w:kern w:val="0"/>
                <w:sz w:val="18"/>
                <w:szCs w:val="18"/>
                <w14:ligatures w14:val="none"/>
              </w:rPr>
              <w:t>0.27</w:t>
            </w:r>
            <w:r>
              <w:rPr>
                <w:rFonts w:hint="eastAsia"/>
                <w:kern w:val="0"/>
                <w:sz w:val="18"/>
                <w:szCs w:val="18"/>
                <w14:ligatures w14:val="none"/>
              </w:rPr>
              <w:t>0</w:t>
            </w:r>
          </w:p>
        </w:tc>
        <w:tc>
          <w:tcPr>
            <w:tcW w:w="850" w:type="dxa"/>
            <w:tcBorders>
              <w:top w:val="nil"/>
              <w:left w:val="nil"/>
              <w:bottom w:val="nil"/>
              <w:right w:val="nil"/>
            </w:tcBorders>
            <w:noWrap/>
            <w:vAlign w:val="bottom"/>
          </w:tcPr>
          <w:p w14:paraId="3A261529">
            <w:pPr>
              <w:widowControl/>
              <w:ind w:left="-100" w:leftChars="-48" w:right="-21" w:rightChars="-10"/>
              <w:jc w:val="center"/>
              <w:rPr>
                <w:kern w:val="0"/>
                <w:sz w:val="18"/>
                <w:szCs w:val="18"/>
                <w14:ligatures w14:val="none"/>
              </w:rPr>
            </w:pPr>
            <w:r>
              <w:rPr>
                <w:kern w:val="0"/>
                <w:sz w:val="18"/>
                <w:szCs w:val="18"/>
                <w14:ligatures w14:val="none"/>
              </w:rPr>
              <w:t>1.758</w:t>
            </w:r>
          </w:p>
        </w:tc>
        <w:tc>
          <w:tcPr>
            <w:tcW w:w="1080" w:type="dxa"/>
            <w:tcBorders>
              <w:top w:val="nil"/>
              <w:left w:val="nil"/>
              <w:bottom w:val="nil"/>
              <w:right w:val="nil"/>
            </w:tcBorders>
            <w:noWrap/>
            <w:vAlign w:val="bottom"/>
          </w:tcPr>
          <w:p w14:paraId="62069731">
            <w:pPr>
              <w:widowControl/>
              <w:ind w:left="-100" w:leftChars="-48" w:right="-21" w:rightChars="-10"/>
              <w:jc w:val="center"/>
              <w:rPr>
                <w:kern w:val="0"/>
                <w:sz w:val="18"/>
                <w:szCs w:val="18"/>
                <w14:ligatures w14:val="none"/>
              </w:rPr>
            </w:pPr>
            <w:r>
              <w:rPr>
                <w:kern w:val="0"/>
                <w:sz w:val="18"/>
                <w:szCs w:val="18"/>
                <w14:ligatures w14:val="none"/>
              </w:rPr>
              <w:t>0.185</w:t>
            </w:r>
          </w:p>
        </w:tc>
        <w:tc>
          <w:tcPr>
            <w:tcW w:w="1080" w:type="dxa"/>
            <w:tcBorders>
              <w:top w:val="nil"/>
              <w:left w:val="nil"/>
              <w:bottom w:val="nil"/>
              <w:right w:val="nil"/>
            </w:tcBorders>
            <w:noWrap/>
            <w:vAlign w:val="bottom"/>
          </w:tcPr>
          <w:p w14:paraId="31E30FB7">
            <w:pPr>
              <w:widowControl/>
              <w:ind w:left="-100" w:leftChars="-48" w:right="-21" w:rightChars="-10"/>
              <w:jc w:val="center"/>
              <w:rPr>
                <w:kern w:val="0"/>
                <w:sz w:val="18"/>
                <w:szCs w:val="18"/>
                <w14:ligatures w14:val="none"/>
              </w:rPr>
            </w:pPr>
            <w:r>
              <w:rPr>
                <w:kern w:val="0"/>
                <w:sz w:val="18"/>
                <w:szCs w:val="18"/>
                <w14:ligatures w14:val="none"/>
              </w:rPr>
              <w:t>1.429</w:t>
            </w:r>
          </w:p>
        </w:tc>
        <w:tc>
          <w:tcPr>
            <w:tcW w:w="1809" w:type="dxa"/>
            <w:tcBorders>
              <w:top w:val="nil"/>
              <w:left w:val="nil"/>
              <w:bottom w:val="nil"/>
              <w:right w:val="nil"/>
            </w:tcBorders>
            <w:noWrap/>
            <w:vAlign w:val="bottom"/>
          </w:tcPr>
          <w:p w14:paraId="6EDE9BF2">
            <w:pPr>
              <w:widowControl/>
              <w:ind w:left="-100" w:leftChars="-48" w:right="-21" w:rightChars="-10"/>
              <w:jc w:val="center"/>
              <w:rPr>
                <w:kern w:val="0"/>
                <w:sz w:val="18"/>
                <w:szCs w:val="18"/>
                <w14:ligatures w14:val="none"/>
              </w:rPr>
            </w:pPr>
            <w:r>
              <w:rPr>
                <w:kern w:val="0"/>
                <w:sz w:val="18"/>
                <w:szCs w:val="18"/>
                <w14:ligatures w14:val="none"/>
              </w:rPr>
              <w:t>0.833</w:t>
            </w:r>
            <w:r>
              <w:rPr>
                <w:rFonts w:hint="eastAsia"/>
                <w:kern w:val="0"/>
                <w:sz w:val="18"/>
                <w:szCs w:val="18"/>
                <w14:ligatures w14:val="none"/>
              </w:rPr>
              <w:t>-</w:t>
            </w:r>
            <w:r>
              <w:rPr>
                <w:kern w:val="0"/>
                <w:sz w:val="18"/>
                <w:szCs w:val="18"/>
                <w14:ligatures w14:val="none"/>
              </w:rPr>
              <w:t>2.444</w:t>
            </w:r>
          </w:p>
        </w:tc>
      </w:tr>
      <w:tr w14:paraId="65AC7926">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53E17344">
            <w:pPr>
              <w:widowControl/>
              <w:jc w:val="right"/>
              <w:rPr>
                <w:kern w:val="0"/>
                <w:sz w:val="18"/>
                <w:szCs w:val="18"/>
                <w14:ligatures w14:val="none"/>
              </w:rPr>
            </w:pPr>
          </w:p>
        </w:tc>
        <w:tc>
          <w:tcPr>
            <w:tcW w:w="2410" w:type="dxa"/>
            <w:tcBorders>
              <w:top w:val="nil"/>
              <w:left w:val="nil"/>
              <w:bottom w:val="nil"/>
              <w:right w:val="nil"/>
            </w:tcBorders>
            <w:noWrap/>
            <w:vAlign w:val="bottom"/>
          </w:tcPr>
          <w:p w14:paraId="0B0FDA89">
            <w:pPr>
              <w:widowControl/>
              <w:ind w:firstLine="180" w:firstLineChars="100"/>
              <w:jc w:val="left"/>
              <w:rPr>
                <w:kern w:val="0"/>
                <w:sz w:val="18"/>
                <w:szCs w:val="18"/>
                <w14:ligatures w14:val="none"/>
              </w:rPr>
            </w:pPr>
            <w:r>
              <w:rPr>
                <w:kern w:val="0"/>
                <w:sz w:val="18"/>
                <w:szCs w:val="18"/>
                <w14:ligatures w14:val="none"/>
              </w:rPr>
              <w:t>非系统化培训</w:t>
            </w:r>
          </w:p>
        </w:tc>
        <w:tc>
          <w:tcPr>
            <w:tcW w:w="851" w:type="dxa"/>
            <w:tcBorders>
              <w:top w:val="nil"/>
              <w:left w:val="nil"/>
              <w:bottom w:val="nil"/>
              <w:right w:val="nil"/>
            </w:tcBorders>
            <w:noWrap/>
            <w:vAlign w:val="bottom"/>
          </w:tcPr>
          <w:p w14:paraId="7A3F83A5">
            <w:pPr>
              <w:widowControl/>
              <w:ind w:left="-100" w:leftChars="-48" w:right="-21" w:rightChars="-10"/>
              <w:jc w:val="center"/>
              <w:rPr>
                <w:kern w:val="0"/>
                <w:sz w:val="18"/>
                <w:szCs w:val="18"/>
                <w14:ligatures w14:val="none"/>
              </w:rPr>
            </w:pPr>
            <w:r>
              <w:rPr>
                <w:kern w:val="0"/>
                <w:sz w:val="18"/>
                <w:szCs w:val="18"/>
                <w14:ligatures w14:val="none"/>
              </w:rPr>
              <w:t>0.685</w:t>
            </w:r>
          </w:p>
        </w:tc>
        <w:tc>
          <w:tcPr>
            <w:tcW w:w="992" w:type="dxa"/>
            <w:tcBorders>
              <w:top w:val="nil"/>
              <w:left w:val="nil"/>
              <w:bottom w:val="nil"/>
              <w:right w:val="nil"/>
            </w:tcBorders>
            <w:noWrap/>
            <w:vAlign w:val="bottom"/>
          </w:tcPr>
          <w:p w14:paraId="71AA54E3">
            <w:pPr>
              <w:widowControl/>
              <w:ind w:left="-100" w:leftChars="-48" w:right="-21" w:rightChars="-10"/>
              <w:jc w:val="center"/>
              <w:rPr>
                <w:kern w:val="0"/>
                <w:sz w:val="18"/>
                <w:szCs w:val="18"/>
                <w14:ligatures w14:val="none"/>
              </w:rPr>
            </w:pPr>
            <w:r>
              <w:rPr>
                <w:kern w:val="0"/>
                <w:sz w:val="18"/>
                <w:szCs w:val="18"/>
                <w14:ligatures w14:val="none"/>
              </w:rPr>
              <w:t>0.275</w:t>
            </w:r>
          </w:p>
        </w:tc>
        <w:tc>
          <w:tcPr>
            <w:tcW w:w="850" w:type="dxa"/>
            <w:tcBorders>
              <w:top w:val="nil"/>
              <w:left w:val="nil"/>
              <w:bottom w:val="nil"/>
              <w:right w:val="nil"/>
            </w:tcBorders>
            <w:noWrap/>
            <w:vAlign w:val="bottom"/>
          </w:tcPr>
          <w:p w14:paraId="2E8783B9">
            <w:pPr>
              <w:widowControl/>
              <w:ind w:left="-100" w:leftChars="-48" w:right="-21" w:rightChars="-10"/>
              <w:jc w:val="center"/>
              <w:rPr>
                <w:kern w:val="0"/>
                <w:sz w:val="18"/>
                <w:szCs w:val="18"/>
                <w14:ligatures w14:val="none"/>
              </w:rPr>
            </w:pPr>
            <w:r>
              <w:rPr>
                <w:kern w:val="0"/>
                <w:sz w:val="18"/>
                <w:szCs w:val="18"/>
                <w14:ligatures w14:val="none"/>
              </w:rPr>
              <w:t>6.045</w:t>
            </w:r>
          </w:p>
        </w:tc>
        <w:tc>
          <w:tcPr>
            <w:tcW w:w="1080" w:type="dxa"/>
            <w:tcBorders>
              <w:top w:val="nil"/>
              <w:left w:val="nil"/>
              <w:bottom w:val="nil"/>
              <w:right w:val="nil"/>
            </w:tcBorders>
            <w:noWrap/>
            <w:vAlign w:val="bottom"/>
          </w:tcPr>
          <w:p w14:paraId="1FD52268">
            <w:pPr>
              <w:widowControl/>
              <w:ind w:left="-100" w:leftChars="-48" w:right="-21" w:rightChars="-10"/>
              <w:jc w:val="center"/>
              <w:rPr>
                <w:kern w:val="0"/>
                <w:sz w:val="18"/>
                <w:szCs w:val="18"/>
                <w14:ligatures w14:val="none"/>
              </w:rPr>
            </w:pPr>
            <w:r>
              <w:rPr>
                <w:kern w:val="0"/>
                <w:sz w:val="18"/>
                <w:szCs w:val="18"/>
                <w14:ligatures w14:val="none"/>
              </w:rPr>
              <w:t>0.014</w:t>
            </w:r>
          </w:p>
        </w:tc>
        <w:tc>
          <w:tcPr>
            <w:tcW w:w="1080" w:type="dxa"/>
            <w:tcBorders>
              <w:top w:val="nil"/>
              <w:left w:val="nil"/>
              <w:bottom w:val="nil"/>
              <w:right w:val="nil"/>
            </w:tcBorders>
            <w:noWrap/>
            <w:vAlign w:val="bottom"/>
          </w:tcPr>
          <w:p w14:paraId="4E95AD39">
            <w:pPr>
              <w:widowControl/>
              <w:ind w:left="-100" w:leftChars="-48" w:right="-21" w:rightChars="-10"/>
              <w:jc w:val="center"/>
              <w:rPr>
                <w:kern w:val="0"/>
                <w:sz w:val="18"/>
                <w:szCs w:val="18"/>
                <w14:ligatures w14:val="none"/>
              </w:rPr>
            </w:pPr>
            <w:r>
              <w:rPr>
                <w:kern w:val="0"/>
                <w:sz w:val="18"/>
                <w:szCs w:val="18"/>
                <w14:ligatures w14:val="none"/>
              </w:rPr>
              <w:t>1.984</w:t>
            </w:r>
          </w:p>
        </w:tc>
        <w:tc>
          <w:tcPr>
            <w:tcW w:w="1809" w:type="dxa"/>
            <w:tcBorders>
              <w:top w:val="nil"/>
              <w:left w:val="nil"/>
              <w:bottom w:val="nil"/>
              <w:right w:val="nil"/>
            </w:tcBorders>
            <w:noWrap/>
            <w:vAlign w:val="bottom"/>
          </w:tcPr>
          <w:p w14:paraId="5F233B72">
            <w:pPr>
              <w:widowControl/>
              <w:ind w:left="-100" w:leftChars="-48" w:right="-21" w:rightChars="-10"/>
              <w:jc w:val="center"/>
              <w:rPr>
                <w:kern w:val="0"/>
                <w:sz w:val="18"/>
                <w:szCs w:val="18"/>
                <w14:ligatures w14:val="none"/>
              </w:rPr>
            </w:pPr>
            <w:r>
              <w:rPr>
                <w:kern w:val="0"/>
                <w:sz w:val="18"/>
                <w:szCs w:val="18"/>
                <w14:ligatures w14:val="none"/>
              </w:rPr>
              <w:t>1.162</w:t>
            </w:r>
            <w:r>
              <w:rPr>
                <w:rFonts w:hint="eastAsia"/>
                <w:kern w:val="0"/>
                <w:sz w:val="18"/>
                <w:szCs w:val="18"/>
                <w14:ligatures w14:val="none"/>
              </w:rPr>
              <w:t>-</w:t>
            </w:r>
            <w:r>
              <w:rPr>
                <w:kern w:val="0"/>
                <w:sz w:val="18"/>
                <w:szCs w:val="18"/>
                <w14:ligatures w14:val="none"/>
              </w:rPr>
              <w:t>3.387</w:t>
            </w:r>
          </w:p>
        </w:tc>
      </w:tr>
      <w:tr w14:paraId="2B05B117">
        <w:tblPrEx>
          <w:tblCellMar>
            <w:top w:w="0" w:type="dxa"/>
            <w:left w:w="108" w:type="dxa"/>
            <w:bottom w:w="0" w:type="dxa"/>
            <w:right w:w="108" w:type="dxa"/>
          </w:tblCellMar>
        </w:tblPrEx>
        <w:trPr>
          <w:trHeight w:val="285" w:hRule="atLeast"/>
          <w:jc w:val="center"/>
        </w:trPr>
        <w:tc>
          <w:tcPr>
            <w:tcW w:w="1134" w:type="dxa"/>
            <w:tcBorders>
              <w:top w:val="nil"/>
              <w:left w:val="nil"/>
              <w:right w:val="nil"/>
            </w:tcBorders>
            <w:noWrap/>
            <w:vAlign w:val="bottom"/>
          </w:tcPr>
          <w:p w14:paraId="24B0A6DC">
            <w:pPr>
              <w:widowControl/>
              <w:jc w:val="right"/>
              <w:rPr>
                <w:kern w:val="0"/>
                <w:sz w:val="18"/>
                <w:szCs w:val="18"/>
                <w14:ligatures w14:val="none"/>
              </w:rPr>
            </w:pPr>
          </w:p>
        </w:tc>
        <w:tc>
          <w:tcPr>
            <w:tcW w:w="2410" w:type="dxa"/>
            <w:tcBorders>
              <w:top w:val="nil"/>
              <w:left w:val="nil"/>
              <w:right w:val="nil"/>
            </w:tcBorders>
            <w:noWrap/>
            <w:vAlign w:val="bottom"/>
          </w:tcPr>
          <w:p w14:paraId="27FE09A9">
            <w:pPr>
              <w:widowControl/>
              <w:jc w:val="left"/>
              <w:rPr>
                <w:kern w:val="0"/>
                <w:sz w:val="18"/>
                <w:szCs w:val="18"/>
                <w14:ligatures w14:val="none"/>
              </w:rPr>
            </w:pPr>
            <w:r>
              <w:rPr>
                <w:kern w:val="0"/>
                <w:sz w:val="18"/>
                <w:szCs w:val="18"/>
                <w14:ligatures w14:val="none"/>
              </w:rPr>
              <w:t>学术期刊获取知识频率</w:t>
            </w:r>
          </w:p>
        </w:tc>
        <w:tc>
          <w:tcPr>
            <w:tcW w:w="851" w:type="dxa"/>
            <w:tcBorders>
              <w:top w:val="nil"/>
              <w:left w:val="nil"/>
              <w:right w:val="nil"/>
            </w:tcBorders>
            <w:noWrap/>
            <w:vAlign w:val="bottom"/>
          </w:tcPr>
          <w:p w14:paraId="57C553A9">
            <w:pPr>
              <w:widowControl/>
              <w:ind w:left="-100" w:leftChars="-48" w:right="-21" w:rightChars="-10"/>
              <w:jc w:val="center"/>
              <w:rPr>
                <w:kern w:val="0"/>
                <w:sz w:val="18"/>
                <w:szCs w:val="18"/>
                <w14:ligatures w14:val="none"/>
              </w:rPr>
            </w:pPr>
          </w:p>
        </w:tc>
        <w:tc>
          <w:tcPr>
            <w:tcW w:w="992" w:type="dxa"/>
            <w:tcBorders>
              <w:top w:val="nil"/>
              <w:left w:val="nil"/>
              <w:right w:val="nil"/>
            </w:tcBorders>
            <w:noWrap/>
            <w:vAlign w:val="bottom"/>
          </w:tcPr>
          <w:p w14:paraId="48276E3C">
            <w:pPr>
              <w:widowControl/>
              <w:ind w:left="-100" w:leftChars="-48" w:right="-21" w:rightChars="-10"/>
              <w:jc w:val="center"/>
              <w:rPr>
                <w:kern w:val="0"/>
                <w:sz w:val="18"/>
                <w:szCs w:val="18"/>
                <w14:ligatures w14:val="none"/>
              </w:rPr>
            </w:pPr>
          </w:p>
        </w:tc>
        <w:tc>
          <w:tcPr>
            <w:tcW w:w="850" w:type="dxa"/>
            <w:tcBorders>
              <w:top w:val="nil"/>
              <w:left w:val="nil"/>
              <w:right w:val="nil"/>
            </w:tcBorders>
            <w:noWrap/>
            <w:vAlign w:val="bottom"/>
          </w:tcPr>
          <w:p w14:paraId="2BBCC698">
            <w:pPr>
              <w:widowControl/>
              <w:ind w:left="-100" w:leftChars="-48" w:right="-21" w:rightChars="-10"/>
              <w:jc w:val="center"/>
              <w:rPr>
                <w:kern w:val="0"/>
                <w:sz w:val="18"/>
                <w:szCs w:val="18"/>
                <w14:ligatures w14:val="none"/>
              </w:rPr>
            </w:pPr>
          </w:p>
        </w:tc>
        <w:tc>
          <w:tcPr>
            <w:tcW w:w="1080" w:type="dxa"/>
            <w:tcBorders>
              <w:top w:val="nil"/>
              <w:left w:val="nil"/>
              <w:right w:val="nil"/>
            </w:tcBorders>
            <w:noWrap/>
            <w:vAlign w:val="bottom"/>
          </w:tcPr>
          <w:p w14:paraId="041B840C">
            <w:pPr>
              <w:widowControl/>
              <w:ind w:left="-100" w:leftChars="-48" w:right="-21" w:rightChars="-10"/>
              <w:jc w:val="center"/>
              <w:rPr>
                <w:kern w:val="0"/>
                <w:sz w:val="18"/>
                <w:szCs w:val="18"/>
                <w14:ligatures w14:val="none"/>
              </w:rPr>
            </w:pPr>
          </w:p>
        </w:tc>
        <w:tc>
          <w:tcPr>
            <w:tcW w:w="1080" w:type="dxa"/>
            <w:tcBorders>
              <w:top w:val="nil"/>
              <w:left w:val="nil"/>
              <w:right w:val="nil"/>
            </w:tcBorders>
            <w:noWrap/>
            <w:vAlign w:val="bottom"/>
          </w:tcPr>
          <w:p w14:paraId="2EA57722">
            <w:pPr>
              <w:widowControl/>
              <w:ind w:left="-100" w:leftChars="-48" w:right="-21" w:rightChars="-10"/>
              <w:jc w:val="center"/>
              <w:rPr>
                <w:kern w:val="0"/>
                <w:sz w:val="18"/>
                <w:szCs w:val="18"/>
                <w14:ligatures w14:val="none"/>
              </w:rPr>
            </w:pPr>
          </w:p>
        </w:tc>
        <w:tc>
          <w:tcPr>
            <w:tcW w:w="1809" w:type="dxa"/>
            <w:tcBorders>
              <w:top w:val="nil"/>
              <w:left w:val="nil"/>
              <w:right w:val="nil"/>
            </w:tcBorders>
            <w:noWrap/>
            <w:vAlign w:val="bottom"/>
          </w:tcPr>
          <w:p w14:paraId="1CD824BA">
            <w:pPr>
              <w:widowControl/>
              <w:ind w:left="-100" w:leftChars="-48" w:right="-21" w:rightChars="-10"/>
              <w:jc w:val="center"/>
              <w:rPr>
                <w:kern w:val="0"/>
                <w:sz w:val="18"/>
                <w:szCs w:val="18"/>
                <w14:ligatures w14:val="none"/>
              </w:rPr>
            </w:pPr>
          </w:p>
        </w:tc>
      </w:tr>
      <w:tr w14:paraId="72A10D3D">
        <w:tblPrEx>
          <w:tblCellMar>
            <w:top w:w="0" w:type="dxa"/>
            <w:left w:w="108" w:type="dxa"/>
            <w:bottom w:w="0" w:type="dxa"/>
            <w:right w:w="108" w:type="dxa"/>
          </w:tblCellMar>
        </w:tblPrEx>
        <w:trPr>
          <w:trHeight w:val="285" w:hRule="atLeast"/>
          <w:jc w:val="center"/>
        </w:trPr>
        <w:tc>
          <w:tcPr>
            <w:tcW w:w="1134" w:type="dxa"/>
            <w:tcBorders>
              <w:top w:val="nil"/>
              <w:left w:val="nil"/>
              <w:right w:val="nil"/>
            </w:tcBorders>
            <w:noWrap/>
            <w:vAlign w:val="bottom"/>
          </w:tcPr>
          <w:p w14:paraId="146777B4">
            <w:pPr>
              <w:widowControl/>
              <w:jc w:val="right"/>
              <w:rPr>
                <w:kern w:val="0"/>
                <w:sz w:val="18"/>
                <w:szCs w:val="18"/>
                <w14:ligatures w14:val="none"/>
              </w:rPr>
            </w:pPr>
          </w:p>
        </w:tc>
        <w:tc>
          <w:tcPr>
            <w:tcW w:w="2410" w:type="dxa"/>
            <w:tcBorders>
              <w:top w:val="nil"/>
              <w:left w:val="nil"/>
              <w:right w:val="nil"/>
            </w:tcBorders>
            <w:noWrap/>
            <w:vAlign w:val="bottom"/>
          </w:tcPr>
          <w:p w14:paraId="6067FEA5">
            <w:pPr>
              <w:widowControl/>
              <w:ind w:firstLine="180" w:firstLineChars="100"/>
              <w:jc w:val="left"/>
              <w:rPr>
                <w:kern w:val="0"/>
                <w:sz w:val="18"/>
                <w:szCs w:val="18"/>
                <w14:ligatures w14:val="none"/>
              </w:rPr>
            </w:pPr>
            <w:r>
              <w:rPr>
                <w:rFonts w:hint="eastAsia"/>
                <w:kern w:val="0"/>
                <w:sz w:val="18"/>
                <w:szCs w:val="18"/>
                <w14:ligatures w14:val="none"/>
              </w:rPr>
              <w:t>从不</w:t>
            </w:r>
          </w:p>
        </w:tc>
        <w:tc>
          <w:tcPr>
            <w:tcW w:w="851" w:type="dxa"/>
            <w:tcBorders>
              <w:top w:val="nil"/>
              <w:left w:val="nil"/>
              <w:right w:val="nil"/>
            </w:tcBorders>
            <w:noWrap/>
          </w:tcPr>
          <w:p w14:paraId="10A0DA02">
            <w:pPr>
              <w:widowControl/>
              <w:ind w:left="-100" w:leftChars="-48" w:right="-21" w:rightChars="-10"/>
              <w:jc w:val="center"/>
              <w:rPr>
                <w:kern w:val="0"/>
                <w:sz w:val="18"/>
                <w:szCs w:val="18"/>
                <w14:ligatures w14:val="none"/>
              </w:rPr>
            </w:pPr>
            <w:r>
              <w:rPr>
                <w:kern w:val="0"/>
                <w:sz w:val="18"/>
                <w:szCs w:val="18"/>
                <w14:ligatures w14:val="none"/>
              </w:rPr>
              <w:t>0.987</w:t>
            </w:r>
          </w:p>
        </w:tc>
        <w:tc>
          <w:tcPr>
            <w:tcW w:w="992" w:type="dxa"/>
            <w:tcBorders>
              <w:top w:val="nil"/>
              <w:left w:val="nil"/>
              <w:right w:val="nil"/>
            </w:tcBorders>
            <w:noWrap/>
          </w:tcPr>
          <w:p w14:paraId="05D83EF2">
            <w:pPr>
              <w:widowControl/>
              <w:ind w:left="-100" w:leftChars="-48" w:right="-21" w:rightChars="-10"/>
              <w:jc w:val="center"/>
              <w:rPr>
                <w:kern w:val="0"/>
                <w:sz w:val="18"/>
                <w:szCs w:val="18"/>
                <w14:ligatures w14:val="none"/>
              </w:rPr>
            </w:pPr>
            <w:r>
              <w:rPr>
                <w:kern w:val="0"/>
                <w:sz w:val="18"/>
                <w:szCs w:val="18"/>
                <w14:ligatures w14:val="none"/>
              </w:rPr>
              <w:t>0.312</w:t>
            </w:r>
          </w:p>
        </w:tc>
        <w:tc>
          <w:tcPr>
            <w:tcW w:w="850" w:type="dxa"/>
            <w:tcBorders>
              <w:top w:val="nil"/>
              <w:left w:val="nil"/>
              <w:right w:val="nil"/>
            </w:tcBorders>
            <w:noWrap/>
          </w:tcPr>
          <w:p w14:paraId="53F37094">
            <w:pPr>
              <w:widowControl/>
              <w:ind w:left="-100" w:leftChars="-48" w:right="-21" w:rightChars="-10"/>
              <w:jc w:val="center"/>
              <w:rPr>
                <w:kern w:val="0"/>
                <w:sz w:val="18"/>
                <w:szCs w:val="18"/>
                <w14:ligatures w14:val="none"/>
              </w:rPr>
            </w:pPr>
            <w:r>
              <w:rPr>
                <w:kern w:val="0"/>
                <w:sz w:val="18"/>
                <w:szCs w:val="18"/>
                <w14:ligatures w14:val="none"/>
              </w:rPr>
              <w:t>10.023</w:t>
            </w:r>
          </w:p>
        </w:tc>
        <w:tc>
          <w:tcPr>
            <w:tcW w:w="1080" w:type="dxa"/>
            <w:tcBorders>
              <w:top w:val="nil"/>
              <w:left w:val="nil"/>
              <w:right w:val="nil"/>
            </w:tcBorders>
            <w:noWrap/>
          </w:tcPr>
          <w:p w14:paraId="3D32AD1D">
            <w:pPr>
              <w:widowControl/>
              <w:ind w:left="-100" w:leftChars="-48" w:right="-21" w:rightChars="-10"/>
              <w:jc w:val="center"/>
              <w:rPr>
                <w:kern w:val="0"/>
                <w:sz w:val="18"/>
                <w:szCs w:val="18"/>
                <w14:ligatures w14:val="none"/>
              </w:rPr>
            </w:pPr>
            <w:r>
              <w:rPr>
                <w:kern w:val="0"/>
                <w:sz w:val="18"/>
                <w:szCs w:val="18"/>
                <w14:ligatures w14:val="none"/>
              </w:rPr>
              <w:t>0.002</w:t>
            </w:r>
          </w:p>
        </w:tc>
        <w:tc>
          <w:tcPr>
            <w:tcW w:w="1080" w:type="dxa"/>
            <w:tcBorders>
              <w:top w:val="nil"/>
              <w:left w:val="nil"/>
              <w:right w:val="nil"/>
            </w:tcBorders>
            <w:noWrap/>
          </w:tcPr>
          <w:p w14:paraId="5C281916">
            <w:pPr>
              <w:widowControl/>
              <w:ind w:left="-100" w:leftChars="-48" w:right="-21" w:rightChars="-10"/>
              <w:jc w:val="center"/>
              <w:rPr>
                <w:kern w:val="0"/>
                <w:sz w:val="18"/>
                <w:szCs w:val="18"/>
                <w14:ligatures w14:val="none"/>
              </w:rPr>
            </w:pPr>
            <w:r>
              <w:rPr>
                <w:kern w:val="0"/>
                <w:sz w:val="18"/>
                <w:szCs w:val="18"/>
                <w14:ligatures w14:val="none"/>
              </w:rPr>
              <w:t>2.685</w:t>
            </w:r>
          </w:p>
        </w:tc>
        <w:tc>
          <w:tcPr>
            <w:tcW w:w="1809" w:type="dxa"/>
            <w:tcBorders>
              <w:top w:val="nil"/>
              <w:left w:val="nil"/>
              <w:right w:val="nil"/>
            </w:tcBorders>
            <w:noWrap/>
          </w:tcPr>
          <w:p w14:paraId="09573BE2">
            <w:pPr>
              <w:widowControl/>
              <w:ind w:left="-100" w:leftChars="-48" w:right="-21" w:rightChars="-10"/>
              <w:jc w:val="center"/>
              <w:rPr>
                <w:kern w:val="0"/>
                <w:sz w:val="18"/>
                <w:szCs w:val="18"/>
                <w14:ligatures w14:val="none"/>
              </w:rPr>
            </w:pPr>
            <w:r>
              <w:rPr>
                <w:kern w:val="0"/>
                <w:sz w:val="18"/>
                <w:szCs w:val="18"/>
                <w14:ligatures w14:val="none"/>
              </w:rPr>
              <w:t>1.425</w:t>
            </w:r>
            <w:r>
              <w:rPr>
                <w:rFonts w:hint="eastAsia"/>
                <w:kern w:val="0"/>
                <w:sz w:val="18"/>
                <w:szCs w:val="18"/>
                <w14:ligatures w14:val="none"/>
              </w:rPr>
              <w:t>-</w:t>
            </w:r>
            <w:r>
              <w:rPr>
                <w:kern w:val="0"/>
                <w:sz w:val="18"/>
                <w:szCs w:val="18"/>
                <w14:ligatures w14:val="none"/>
              </w:rPr>
              <w:t>5.046</w:t>
            </w:r>
          </w:p>
        </w:tc>
      </w:tr>
      <w:tr w14:paraId="2861E4C0">
        <w:tblPrEx>
          <w:tblCellMar>
            <w:top w:w="0" w:type="dxa"/>
            <w:left w:w="108" w:type="dxa"/>
            <w:bottom w:w="0" w:type="dxa"/>
            <w:right w:w="108" w:type="dxa"/>
          </w:tblCellMar>
        </w:tblPrEx>
        <w:trPr>
          <w:trHeight w:val="285" w:hRule="atLeast"/>
          <w:jc w:val="center"/>
        </w:trPr>
        <w:tc>
          <w:tcPr>
            <w:tcW w:w="1134" w:type="dxa"/>
            <w:tcBorders>
              <w:top w:val="nil"/>
              <w:left w:val="nil"/>
              <w:right w:val="nil"/>
            </w:tcBorders>
            <w:noWrap/>
            <w:vAlign w:val="bottom"/>
          </w:tcPr>
          <w:p w14:paraId="2785C995">
            <w:pPr>
              <w:widowControl/>
              <w:jc w:val="right"/>
              <w:rPr>
                <w:kern w:val="0"/>
                <w:sz w:val="18"/>
                <w:szCs w:val="18"/>
                <w14:ligatures w14:val="none"/>
              </w:rPr>
            </w:pPr>
          </w:p>
        </w:tc>
        <w:tc>
          <w:tcPr>
            <w:tcW w:w="2410" w:type="dxa"/>
            <w:tcBorders>
              <w:top w:val="nil"/>
              <w:left w:val="nil"/>
              <w:right w:val="nil"/>
            </w:tcBorders>
            <w:noWrap/>
            <w:vAlign w:val="bottom"/>
          </w:tcPr>
          <w:p w14:paraId="52932CAC">
            <w:pPr>
              <w:widowControl/>
              <w:ind w:firstLine="180" w:firstLineChars="100"/>
              <w:jc w:val="left"/>
              <w:rPr>
                <w:kern w:val="0"/>
                <w:sz w:val="18"/>
                <w:szCs w:val="18"/>
                <w14:ligatures w14:val="none"/>
              </w:rPr>
            </w:pPr>
            <w:r>
              <w:rPr>
                <w:kern w:val="0"/>
                <w:sz w:val="18"/>
                <w:szCs w:val="18"/>
                <w14:ligatures w14:val="none"/>
              </w:rPr>
              <w:t>很少</w:t>
            </w:r>
          </w:p>
        </w:tc>
        <w:tc>
          <w:tcPr>
            <w:tcW w:w="851" w:type="dxa"/>
            <w:tcBorders>
              <w:top w:val="nil"/>
              <w:left w:val="nil"/>
              <w:right w:val="nil"/>
            </w:tcBorders>
            <w:noWrap/>
            <w:vAlign w:val="bottom"/>
          </w:tcPr>
          <w:p w14:paraId="7325B0A0">
            <w:pPr>
              <w:widowControl/>
              <w:ind w:left="-100" w:leftChars="-48" w:right="-21" w:rightChars="-10"/>
              <w:jc w:val="center"/>
              <w:rPr>
                <w:kern w:val="0"/>
                <w:sz w:val="18"/>
                <w:szCs w:val="18"/>
                <w14:ligatures w14:val="none"/>
              </w:rPr>
            </w:pPr>
            <w:r>
              <w:rPr>
                <w:kern w:val="0"/>
                <w:sz w:val="18"/>
                <w:szCs w:val="18"/>
                <w14:ligatures w14:val="none"/>
              </w:rPr>
              <w:t>0.778</w:t>
            </w:r>
          </w:p>
        </w:tc>
        <w:tc>
          <w:tcPr>
            <w:tcW w:w="992" w:type="dxa"/>
            <w:tcBorders>
              <w:top w:val="nil"/>
              <w:left w:val="nil"/>
              <w:right w:val="nil"/>
            </w:tcBorders>
            <w:noWrap/>
            <w:vAlign w:val="bottom"/>
          </w:tcPr>
          <w:p w14:paraId="07F5EAC8">
            <w:pPr>
              <w:widowControl/>
              <w:ind w:left="-100" w:leftChars="-48" w:right="-21" w:rightChars="-10"/>
              <w:jc w:val="center"/>
              <w:rPr>
                <w:kern w:val="0"/>
                <w:sz w:val="18"/>
                <w:szCs w:val="18"/>
                <w14:ligatures w14:val="none"/>
              </w:rPr>
            </w:pPr>
            <w:r>
              <w:rPr>
                <w:kern w:val="0"/>
                <w:sz w:val="18"/>
                <w:szCs w:val="18"/>
                <w14:ligatures w14:val="none"/>
              </w:rPr>
              <w:t>0.288</w:t>
            </w:r>
          </w:p>
        </w:tc>
        <w:tc>
          <w:tcPr>
            <w:tcW w:w="850" w:type="dxa"/>
            <w:tcBorders>
              <w:top w:val="nil"/>
              <w:left w:val="nil"/>
              <w:right w:val="nil"/>
            </w:tcBorders>
            <w:noWrap/>
            <w:vAlign w:val="bottom"/>
          </w:tcPr>
          <w:p w14:paraId="003CA97E">
            <w:pPr>
              <w:widowControl/>
              <w:ind w:left="-100" w:leftChars="-48" w:right="-21" w:rightChars="-10"/>
              <w:jc w:val="center"/>
              <w:rPr>
                <w:kern w:val="0"/>
                <w:sz w:val="18"/>
                <w:szCs w:val="18"/>
                <w14:ligatures w14:val="none"/>
              </w:rPr>
            </w:pPr>
            <w:r>
              <w:rPr>
                <w:kern w:val="0"/>
                <w:sz w:val="18"/>
                <w:szCs w:val="18"/>
                <w14:ligatures w14:val="none"/>
              </w:rPr>
              <w:t>7.376</w:t>
            </w:r>
          </w:p>
        </w:tc>
        <w:tc>
          <w:tcPr>
            <w:tcW w:w="1080" w:type="dxa"/>
            <w:tcBorders>
              <w:top w:val="nil"/>
              <w:left w:val="nil"/>
              <w:right w:val="nil"/>
            </w:tcBorders>
            <w:noWrap/>
            <w:vAlign w:val="bottom"/>
          </w:tcPr>
          <w:p w14:paraId="323EE80B">
            <w:pPr>
              <w:widowControl/>
              <w:ind w:left="-100" w:leftChars="-48" w:right="-21" w:rightChars="-10"/>
              <w:jc w:val="center"/>
              <w:rPr>
                <w:kern w:val="0"/>
                <w:sz w:val="18"/>
                <w:szCs w:val="18"/>
                <w14:ligatures w14:val="none"/>
              </w:rPr>
            </w:pPr>
            <w:r>
              <w:rPr>
                <w:kern w:val="0"/>
                <w:sz w:val="18"/>
                <w:szCs w:val="18"/>
                <w14:ligatures w14:val="none"/>
              </w:rPr>
              <w:t>0.007</w:t>
            </w:r>
          </w:p>
        </w:tc>
        <w:tc>
          <w:tcPr>
            <w:tcW w:w="1080" w:type="dxa"/>
            <w:tcBorders>
              <w:top w:val="nil"/>
              <w:left w:val="nil"/>
              <w:right w:val="nil"/>
            </w:tcBorders>
            <w:noWrap/>
            <w:vAlign w:val="bottom"/>
          </w:tcPr>
          <w:p w14:paraId="3258BA5A">
            <w:pPr>
              <w:widowControl/>
              <w:ind w:left="-100" w:leftChars="-48" w:right="-21" w:rightChars="-10"/>
              <w:jc w:val="center"/>
              <w:rPr>
                <w:kern w:val="0"/>
                <w:sz w:val="18"/>
                <w:szCs w:val="18"/>
                <w14:ligatures w14:val="none"/>
              </w:rPr>
            </w:pPr>
            <w:r>
              <w:rPr>
                <w:kern w:val="0"/>
                <w:sz w:val="18"/>
                <w:szCs w:val="18"/>
                <w14:ligatures w14:val="none"/>
              </w:rPr>
              <w:t>2.177</w:t>
            </w:r>
          </w:p>
        </w:tc>
        <w:tc>
          <w:tcPr>
            <w:tcW w:w="1809" w:type="dxa"/>
            <w:tcBorders>
              <w:top w:val="nil"/>
              <w:left w:val="nil"/>
              <w:right w:val="nil"/>
            </w:tcBorders>
            <w:noWrap/>
            <w:vAlign w:val="bottom"/>
          </w:tcPr>
          <w:p w14:paraId="10F1D415">
            <w:pPr>
              <w:widowControl/>
              <w:ind w:left="-100" w:leftChars="-48" w:right="-21" w:rightChars="-10"/>
              <w:jc w:val="center"/>
              <w:rPr>
                <w:kern w:val="0"/>
                <w:sz w:val="18"/>
                <w:szCs w:val="18"/>
                <w14:ligatures w14:val="none"/>
              </w:rPr>
            </w:pPr>
            <w:r>
              <w:rPr>
                <w:kern w:val="0"/>
                <w:sz w:val="18"/>
                <w:szCs w:val="18"/>
                <w14:ligatures w14:val="none"/>
              </w:rPr>
              <w:t>1.229</w:t>
            </w:r>
            <w:r>
              <w:rPr>
                <w:rFonts w:hint="eastAsia"/>
                <w:kern w:val="0"/>
                <w:sz w:val="18"/>
                <w:szCs w:val="18"/>
                <w14:ligatures w14:val="none"/>
              </w:rPr>
              <w:t>-</w:t>
            </w:r>
            <w:r>
              <w:rPr>
                <w:kern w:val="0"/>
                <w:sz w:val="18"/>
                <w:szCs w:val="18"/>
                <w14:ligatures w14:val="none"/>
              </w:rPr>
              <w:t>3.846</w:t>
            </w:r>
          </w:p>
        </w:tc>
      </w:tr>
      <w:tr w14:paraId="222BCB5A">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4E91594A">
            <w:pPr>
              <w:widowControl/>
              <w:jc w:val="right"/>
              <w:rPr>
                <w:kern w:val="0"/>
                <w:sz w:val="18"/>
                <w:szCs w:val="18"/>
                <w14:ligatures w14:val="none"/>
              </w:rPr>
            </w:pPr>
          </w:p>
        </w:tc>
        <w:tc>
          <w:tcPr>
            <w:tcW w:w="2410" w:type="dxa"/>
            <w:tcBorders>
              <w:top w:val="nil"/>
              <w:left w:val="nil"/>
              <w:bottom w:val="nil"/>
              <w:right w:val="nil"/>
            </w:tcBorders>
            <w:noWrap/>
            <w:vAlign w:val="bottom"/>
          </w:tcPr>
          <w:p w14:paraId="391B46EC">
            <w:pPr>
              <w:widowControl/>
              <w:ind w:firstLine="180" w:firstLineChars="100"/>
              <w:jc w:val="left"/>
              <w:rPr>
                <w:kern w:val="0"/>
                <w:sz w:val="18"/>
                <w:szCs w:val="18"/>
                <w14:ligatures w14:val="none"/>
              </w:rPr>
            </w:pPr>
            <w:r>
              <w:rPr>
                <w:kern w:val="0"/>
                <w:sz w:val="18"/>
                <w:szCs w:val="18"/>
                <w14:ligatures w14:val="none"/>
              </w:rPr>
              <w:t>有时</w:t>
            </w:r>
          </w:p>
        </w:tc>
        <w:tc>
          <w:tcPr>
            <w:tcW w:w="851" w:type="dxa"/>
            <w:tcBorders>
              <w:top w:val="nil"/>
              <w:left w:val="nil"/>
              <w:bottom w:val="nil"/>
              <w:right w:val="nil"/>
            </w:tcBorders>
            <w:noWrap/>
            <w:vAlign w:val="bottom"/>
          </w:tcPr>
          <w:p w14:paraId="667C99CF">
            <w:pPr>
              <w:widowControl/>
              <w:ind w:left="-100" w:leftChars="-48" w:right="-21" w:rightChars="-10"/>
              <w:jc w:val="center"/>
              <w:rPr>
                <w:kern w:val="0"/>
                <w:sz w:val="18"/>
                <w:szCs w:val="18"/>
                <w14:ligatures w14:val="none"/>
              </w:rPr>
            </w:pPr>
            <w:r>
              <w:rPr>
                <w:kern w:val="0"/>
                <w:sz w:val="18"/>
                <w:szCs w:val="18"/>
                <w14:ligatures w14:val="none"/>
              </w:rPr>
              <w:t>0.296</w:t>
            </w:r>
          </w:p>
        </w:tc>
        <w:tc>
          <w:tcPr>
            <w:tcW w:w="992" w:type="dxa"/>
            <w:tcBorders>
              <w:top w:val="nil"/>
              <w:left w:val="nil"/>
              <w:bottom w:val="nil"/>
              <w:right w:val="nil"/>
            </w:tcBorders>
            <w:noWrap/>
            <w:vAlign w:val="bottom"/>
          </w:tcPr>
          <w:p w14:paraId="55257E61">
            <w:pPr>
              <w:widowControl/>
              <w:ind w:left="-100" w:leftChars="-48" w:right="-21" w:rightChars="-10"/>
              <w:jc w:val="center"/>
              <w:rPr>
                <w:kern w:val="0"/>
                <w:sz w:val="18"/>
                <w:szCs w:val="18"/>
                <w14:ligatures w14:val="none"/>
              </w:rPr>
            </w:pPr>
            <w:r>
              <w:rPr>
                <w:kern w:val="0"/>
                <w:sz w:val="18"/>
                <w:szCs w:val="18"/>
                <w14:ligatures w14:val="none"/>
              </w:rPr>
              <w:t>0.277</w:t>
            </w:r>
          </w:p>
        </w:tc>
        <w:tc>
          <w:tcPr>
            <w:tcW w:w="850" w:type="dxa"/>
            <w:tcBorders>
              <w:top w:val="nil"/>
              <w:left w:val="nil"/>
              <w:bottom w:val="nil"/>
              <w:right w:val="nil"/>
            </w:tcBorders>
            <w:noWrap/>
            <w:vAlign w:val="bottom"/>
          </w:tcPr>
          <w:p w14:paraId="1A6E2376">
            <w:pPr>
              <w:widowControl/>
              <w:ind w:left="-100" w:leftChars="-48" w:right="-21" w:rightChars="-10"/>
              <w:jc w:val="center"/>
              <w:rPr>
                <w:kern w:val="0"/>
                <w:sz w:val="18"/>
                <w:szCs w:val="18"/>
                <w14:ligatures w14:val="none"/>
              </w:rPr>
            </w:pPr>
            <w:r>
              <w:rPr>
                <w:kern w:val="0"/>
                <w:sz w:val="18"/>
                <w:szCs w:val="18"/>
                <w14:ligatures w14:val="none"/>
              </w:rPr>
              <w:t>1.123</w:t>
            </w:r>
          </w:p>
        </w:tc>
        <w:tc>
          <w:tcPr>
            <w:tcW w:w="1080" w:type="dxa"/>
            <w:tcBorders>
              <w:top w:val="nil"/>
              <w:left w:val="nil"/>
              <w:bottom w:val="nil"/>
              <w:right w:val="nil"/>
            </w:tcBorders>
            <w:noWrap/>
            <w:vAlign w:val="bottom"/>
          </w:tcPr>
          <w:p w14:paraId="0E531FA4">
            <w:pPr>
              <w:widowControl/>
              <w:ind w:left="-100" w:leftChars="-48" w:right="-21" w:rightChars="-10"/>
              <w:jc w:val="center"/>
              <w:rPr>
                <w:kern w:val="0"/>
                <w:sz w:val="18"/>
                <w:szCs w:val="18"/>
                <w14:ligatures w14:val="none"/>
              </w:rPr>
            </w:pPr>
            <w:r>
              <w:rPr>
                <w:kern w:val="0"/>
                <w:sz w:val="18"/>
                <w:szCs w:val="18"/>
                <w14:ligatures w14:val="none"/>
              </w:rPr>
              <w:t>0.29</w:t>
            </w:r>
            <w:r>
              <w:rPr>
                <w:rFonts w:hint="eastAsia"/>
                <w:kern w:val="0"/>
                <w:sz w:val="18"/>
                <w:szCs w:val="18"/>
                <w14:ligatures w14:val="none"/>
              </w:rPr>
              <w:t>1</w:t>
            </w:r>
          </w:p>
        </w:tc>
        <w:tc>
          <w:tcPr>
            <w:tcW w:w="1080" w:type="dxa"/>
            <w:tcBorders>
              <w:top w:val="nil"/>
              <w:left w:val="nil"/>
              <w:bottom w:val="nil"/>
              <w:right w:val="nil"/>
            </w:tcBorders>
            <w:noWrap/>
            <w:vAlign w:val="bottom"/>
          </w:tcPr>
          <w:p w14:paraId="25F18BC7">
            <w:pPr>
              <w:widowControl/>
              <w:ind w:left="-100" w:leftChars="-48" w:right="-21" w:rightChars="-10"/>
              <w:jc w:val="center"/>
              <w:rPr>
                <w:kern w:val="0"/>
                <w:sz w:val="18"/>
                <w:szCs w:val="18"/>
                <w14:ligatures w14:val="none"/>
              </w:rPr>
            </w:pPr>
            <w:r>
              <w:rPr>
                <w:kern w:val="0"/>
                <w:sz w:val="18"/>
                <w:szCs w:val="18"/>
                <w14:ligatures w14:val="none"/>
              </w:rPr>
              <w:t>1.345</w:t>
            </w:r>
          </w:p>
        </w:tc>
        <w:tc>
          <w:tcPr>
            <w:tcW w:w="1809" w:type="dxa"/>
            <w:tcBorders>
              <w:top w:val="nil"/>
              <w:left w:val="nil"/>
              <w:bottom w:val="nil"/>
              <w:right w:val="nil"/>
            </w:tcBorders>
            <w:noWrap/>
            <w:vAlign w:val="bottom"/>
          </w:tcPr>
          <w:p w14:paraId="3E8C29C9">
            <w:pPr>
              <w:widowControl/>
              <w:ind w:left="-100" w:leftChars="-48" w:right="-21" w:rightChars="-10"/>
              <w:jc w:val="center"/>
              <w:rPr>
                <w:kern w:val="0"/>
                <w:sz w:val="18"/>
                <w:szCs w:val="18"/>
                <w14:ligatures w14:val="none"/>
              </w:rPr>
            </w:pPr>
            <w:r>
              <w:rPr>
                <w:kern w:val="0"/>
                <w:sz w:val="18"/>
                <w:szCs w:val="18"/>
                <w14:ligatures w14:val="none"/>
              </w:rPr>
              <w:t>0.771</w:t>
            </w:r>
            <w:r>
              <w:rPr>
                <w:rFonts w:hint="eastAsia"/>
                <w:kern w:val="0"/>
                <w:sz w:val="18"/>
                <w:szCs w:val="18"/>
                <w14:ligatures w14:val="none"/>
              </w:rPr>
              <w:t>-</w:t>
            </w:r>
            <w:r>
              <w:rPr>
                <w:kern w:val="0"/>
                <w:sz w:val="18"/>
                <w:szCs w:val="18"/>
                <w14:ligatures w14:val="none"/>
              </w:rPr>
              <w:t>2.354</w:t>
            </w:r>
          </w:p>
        </w:tc>
      </w:tr>
      <w:tr w14:paraId="020C42A8">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0525128B">
            <w:pPr>
              <w:widowControl/>
              <w:jc w:val="right"/>
              <w:rPr>
                <w:kern w:val="0"/>
                <w:sz w:val="18"/>
                <w:szCs w:val="18"/>
                <w14:ligatures w14:val="none"/>
              </w:rPr>
            </w:pPr>
          </w:p>
        </w:tc>
        <w:tc>
          <w:tcPr>
            <w:tcW w:w="2410" w:type="dxa"/>
            <w:tcBorders>
              <w:top w:val="nil"/>
              <w:left w:val="nil"/>
              <w:bottom w:val="nil"/>
              <w:right w:val="nil"/>
            </w:tcBorders>
            <w:noWrap/>
            <w:vAlign w:val="bottom"/>
          </w:tcPr>
          <w:p w14:paraId="7A44FF9C">
            <w:pPr>
              <w:widowControl/>
              <w:ind w:firstLine="180" w:firstLineChars="100"/>
              <w:jc w:val="left"/>
              <w:rPr>
                <w:kern w:val="0"/>
                <w:sz w:val="18"/>
                <w:szCs w:val="18"/>
                <w14:ligatures w14:val="none"/>
              </w:rPr>
            </w:pPr>
            <w:r>
              <w:rPr>
                <w:kern w:val="0"/>
                <w:sz w:val="18"/>
                <w:szCs w:val="18"/>
                <w14:ligatures w14:val="none"/>
              </w:rPr>
              <w:t>经常</w:t>
            </w:r>
          </w:p>
        </w:tc>
        <w:tc>
          <w:tcPr>
            <w:tcW w:w="851" w:type="dxa"/>
            <w:tcBorders>
              <w:top w:val="nil"/>
              <w:left w:val="nil"/>
              <w:bottom w:val="nil"/>
              <w:right w:val="nil"/>
            </w:tcBorders>
            <w:noWrap/>
            <w:vAlign w:val="bottom"/>
          </w:tcPr>
          <w:p w14:paraId="440F0ED0">
            <w:pPr>
              <w:widowControl/>
              <w:ind w:left="-100" w:leftChars="-48" w:right="-21" w:rightChars="-10"/>
              <w:jc w:val="center"/>
              <w:rPr>
                <w:kern w:val="0"/>
                <w:sz w:val="18"/>
                <w:szCs w:val="18"/>
                <w14:ligatures w14:val="none"/>
              </w:rPr>
            </w:pPr>
            <w:r>
              <w:rPr>
                <w:kern w:val="0"/>
                <w:sz w:val="18"/>
                <w:szCs w:val="18"/>
                <w14:ligatures w14:val="none"/>
              </w:rPr>
              <w:t>0.213</w:t>
            </w:r>
          </w:p>
        </w:tc>
        <w:tc>
          <w:tcPr>
            <w:tcW w:w="992" w:type="dxa"/>
            <w:tcBorders>
              <w:top w:val="nil"/>
              <w:left w:val="nil"/>
              <w:bottom w:val="nil"/>
              <w:right w:val="nil"/>
            </w:tcBorders>
            <w:noWrap/>
            <w:vAlign w:val="bottom"/>
          </w:tcPr>
          <w:p w14:paraId="10B8273E">
            <w:pPr>
              <w:widowControl/>
              <w:ind w:left="-100" w:leftChars="-48" w:right="-21" w:rightChars="-10"/>
              <w:jc w:val="center"/>
              <w:rPr>
                <w:kern w:val="0"/>
                <w:sz w:val="18"/>
                <w:szCs w:val="18"/>
                <w14:ligatures w14:val="none"/>
              </w:rPr>
            </w:pPr>
            <w:r>
              <w:rPr>
                <w:kern w:val="0"/>
                <w:sz w:val="18"/>
                <w:szCs w:val="18"/>
                <w14:ligatures w14:val="none"/>
              </w:rPr>
              <w:t>0.268</w:t>
            </w:r>
          </w:p>
        </w:tc>
        <w:tc>
          <w:tcPr>
            <w:tcW w:w="850" w:type="dxa"/>
            <w:tcBorders>
              <w:top w:val="nil"/>
              <w:left w:val="nil"/>
              <w:bottom w:val="nil"/>
              <w:right w:val="nil"/>
            </w:tcBorders>
            <w:noWrap/>
            <w:vAlign w:val="bottom"/>
          </w:tcPr>
          <w:p w14:paraId="03C63BA9">
            <w:pPr>
              <w:widowControl/>
              <w:ind w:left="-100" w:leftChars="-48" w:right="-21" w:rightChars="-10"/>
              <w:jc w:val="center"/>
              <w:rPr>
                <w:kern w:val="0"/>
                <w:sz w:val="18"/>
                <w:szCs w:val="18"/>
                <w14:ligatures w14:val="none"/>
              </w:rPr>
            </w:pPr>
            <w:r>
              <w:rPr>
                <w:kern w:val="0"/>
                <w:sz w:val="18"/>
                <w:szCs w:val="18"/>
                <w14:ligatures w14:val="none"/>
              </w:rPr>
              <w:t>0.623</w:t>
            </w:r>
          </w:p>
        </w:tc>
        <w:tc>
          <w:tcPr>
            <w:tcW w:w="1080" w:type="dxa"/>
            <w:tcBorders>
              <w:top w:val="nil"/>
              <w:left w:val="nil"/>
              <w:bottom w:val="nil"/>
              <w:right w:val="nil"/>
            </w:tcBorders>
            <w:noWrap/>
            <w:vAlign w:val="bottom"/>
          </w:tcPr>
          <w:p w14:paraId="66EB7678">
            <w:pPr>
              <w:widowControl/>
              <w:ind w:left="-100" w:leftChars="-48" w:right="-21" w:rightChars="-10"/>
              <w:jc w:val="center"/>
              <w:rPr>
                <w:kern w:val="0"/>
                <w:sz w:val="18"/>
                <w:szCs w:val="18"/>
                <w14:ligatures w14:val="none"/>
              </w:rPr>
            </w:pPr>
            <w:r>
              <w:rPr>
                <w:kern w:val="0"/>
                <w:sz w:val="18"/>
                <w:szCs w:val="18"/>
                <w14:ligatures w14:val="none"/>
              </w:rPr>
              <w:t>0.43</w:t>
            </w:r>
            <w:r>
              <w:rPr>
                <w:rFonts w:hint="eastAsia"/>
                <w:kern w:val="0"/>
                <w:sz w:val="18"/>
                <w:szCs w:val="18"/>
                <w14:ligatures w14:val="none"/>
              </w:rPr>
              <w:t>2</w:t>
            </w:r>
          </w:p>
        </w:tc>
        <w:tc>
          <w:tcPr>
            <w:tcW w:w="1080" w:type="dxa"/>
            <w:tcBorders>
              <w:top w:val="nil"/>
              <w:left w:val="nil"/>
              <w:bottom w:val="nil"/>
              <w:right w:val="nil"/>
            </w:tcBorders>
            <w:noWrap/>
            <w:vAlign w:val="bottom"/>
          </w:tcPr>
          <w:p w14:paraId="722CBCA5">
            <w:pPr>
              <w:widowControl/>
              <w:ind w:left="-100" w:leftChars="-48" w:right="-21" w:rightChars="-10"/>
              <w:jc w:val="center"/>
              <w:rPr>
                <w:kern w:val="0"/>
                <w:sz w:val="18"/>
                <w:szCs w:val="18"/>
                <w14:ligatures w14:val="none"/>
              </w:rPr>
            </w:pPr>
            <w:r>
              <w:rPr>
                <w:kern w:val="0"/>
                <w:sz w:val="18"/>
                <w:szCs w:val="18"/>
                <w14:ligatures w14:val="none"/>
              </w:rPr>
              <w:t>1.237</w:t>
            </w:r>
          </w:p>
        </w:tc>
        <w:tc>
          <w:tcPr>
            <w:tcW w:w="1809" w:type="dxa"/>
            <w:tcBorders>
              <w:top w:val="nil"/>
              <w:left w:val="nil"/>
              <w:bottom w:val="nil"/>
              <w:right w:val="nil"/>
            </w:tcBorders>
            <w:noWrap/>
            <w:vAlign w:val="bottom"/>
          </w:tcPr>
          <w:p w14:paraId="394E0B17">
            <w:pPr>
              <w:widowControl/>
              <w:ind w:left="-100" w:leftChars="-48" w:right="-21" w:rightChars="-10"/>
              <w:jc w:val="center"/>
              <w:rPr>
                <w:kern w:val="0"/>
                <w:sz w:val="18"/>
                <w:szCs w:val="18"/>
                <w14:ligatures w14:val="none"/>
              </w:rPr>
            </w:pPr>
            <w:r>
              <w:rPr>
                <w:kern w:val="0"/>
                <w:sz w:val="18"/>
                <w:szCs w:val="18"/>
                <w14:ligatures w14:val="none"/>
              </w:rPr>
              <w:t>0.717</w:t>
            </w:r>
            <w:r>
              <w:rPr>
                <w:rFonts w:hint="eastAsia"/>
                <w:kern w:val="0"/>
                <w:sz w:val="18"/>
                <w:szCs w:val="18"/>
                <w14:ligatures w14:val="none"/>
              </w:rPr>
              <w:t>-</w:t>
            </w:r>
            <w:r>
              <w:rPr>
                <w:kern w:val="0"/>
                <w:sz w:val="18"/>
                <w:szCs w:val="18"/>
                <w14:ligatures w14:val="none"/>
              </w:rPr>
              <w:t>2.127</w:t>
            </w:r>
          </w:p>
        </w:tc>
      </w:tr>
      <w:tr w14:paraId="27D2604B">
        <w:tblPrEx>
          <w:tblCellMar>
            <w:top w:w="0" w:type="dxa"/>
            <w:left w:w="108" w:type="dxa"/>
            <w:bottom w:w="0" w:type="dxa"/>
            <w:right w:w="108" w:type="dxa"/>
          </w:tblCellMar>
        </w:tblPrEx>
        <w:trPr>
          <w:trHeight w:val="285" w:hRule="atLeast"/>
          <w:jc w:val="center"/>
        </w:trPr>
        <w:tc>
          <w:tcPr>
            <w:tcW w:w="1134" w:type="dxa"/>
            <w:tcBorders>
              <w:top w:val="nil"/>
              <w:left w:val="nil"/>
              <w:bottom w:val="nil"/>
              <w:right w:val="nil"/>
            </w:tcBorders>
            <w:noWrap/>
            <w:vAlign w:val="bottom"/>
          </w:tcPr>
          <w:p w14:paraId="2B65DD95">
            <w:pPr>
              <w:widowControl/>
              <w:jc w:val="right"/>
              <w:rPr>
                <w:kern w:val="0"/>
                <w:sz w:val="18"/>
                <w:szCs w:val="18"/>
                <w14:ligatures w14:val="none"/>
              </w:rPr>
            </w:pPr>
          </w:p>
        </w:tc>
        <w:tc>
          <w:tcPr>
            <w:tcW w:w="2410" w:type="dxa"/>
            <w:tcBorders>
              <w:top w:val="nil"/>
              <w:left w:val="nil"/>
              <w:bottom w:val="single" w:color="auto" w:sz="4" w:space="0"/>
              <w:right w:val="nil"/>
            </w:tcBorders>
            <w:noWrap/>
            <w:vAlign w:val="bottom"/>
          </w:tcPr>
          <w:p w14:paraId="7DF25998">
            <w:pPr>
              <w:widowControl/>
              <w:jc w:val="left"/>
              <w:rPr>
                <w:kern w:val="0"/>
                <w:sz w:val="18"/>
                <w:szCs w:val="18"/>
                <w14:ligatures w14:val="none"/>
              </w:rPr>
            </w:pPr>
            <w:r>
              <w:rPr>
                <w:rFonts w:hint="eastAsia"/>
                <w:kern w:val="0"/>
                <w:sz w:val="18"/>
                <w:szCs w:val="18"/>
                <w14:ligatures w14:val="none"/>
              </w:rPr>
              <w:t>护士工作量</w:t>
            </w:r>
          </w:p>
        </w:tc>
        <w:tc>
          <w:tcPr>
            <w:tcW w:w="851" w:type="dxa"/>
            <w:tcBorders>
              <w:top w:val="nil"/>
              <w:left w:val="nil"/>
              <w:bottom w:val="single" w:color="auto" w:sz="4" w:space="0"/>
              <w:right w:val="nil"/>
            </w:tcBorders>
            <w:noWrap/>
          </w:tcPr>
          <w:p w14:paraId="55642377">
            <w:pPr>
              <w:widowControl/>
              <w:ind w:left="-100" w:leftChars="-48" w:right="-21" w:rightChars="-10"/>
              <w:jc w:val="center"/>
              <w:rPr>
                <w:kern w:val="0"/>
                <w:sz w:val="18"/>
                <w:szCs w:val="18"/>
                <w14:ligatures w14:val="none"/>
              </w:rPr>
            </w:pPr>
            <w:r>
              <w:rPr>
                <w:sz w:val="18"/>
                <w:szCs w:val="18"/>
              </w:rPr>
              <w:t>0.027</w:t>
            </w:r>
          </w:p>
        </w:tc>
        <w:tc>
          <w:tcPr>
            <w:tcW w:w="992" w:type="dxa"/>
            <w:tcBorders>
              <w:top w:val="nil"/>
              <w:left w:val="nil"/>
              <w:bottom w:val="single" w:color="auto" w:sz="4" w:space="0"/>
              <w:right w:val="nil"/>
            </w:tcBorders>
            <w:noWrap/>
          </w:tcPr>
          <w:p w14:paraId="7DB160D2">
            <w:pPr>
              <w:widowControl/>
              <w:ind w:left="-100" w:leftChars="-48" w:right="-21" w:rightChars="-10"/>
              <w:jc w:val="center"/>
              <w:rPr>
                <w:kern w:val="0"/>
                <w:sz w:val="18"/>
                <w:szCs w:val="18"/>
                <w14:ligatures w14:val="none"/>
              </w:rPr>
            </w:pPr>
            <w:r>
              <w:rPr>
                <w:sz w:val="18"/>
                <w:szCs w:val="18"/>
              </w:rPr>
              <w:t>0.011</w:t>
            </w:r>
          </w:p>
        </w:tc>
        <w:tc>
          <w:tcPr>
            <w:tcW w:w="850" w:type="dxa"/>
            <w:tcBorders>
              <w:top w:val="nil"/>
              <w:left w:val="nil"/>
              <w:bottom w:val="single" w:color="auto" w:sz="4" w:space="0"/>
              <w:right w:val="nil"/>
            </w:tcBorders>
            <w:noWrap/>
          </w:tcPr>
          <w:p w14:paraId="18DC5B44">
            <w:pPr>
              <w:widowControl/>
              <w:ind w:left="-100" w:leftChars="-48" w:right="-21" w:rightChars="-10"/>
              <w:jc w:val="center"/>
              <w:rPr>
                <w:kern w:val="0"/>
                <w:sz w:val="18"/>
                <w:szCs w:val="18"/>
                <w14:ligatures w14:val="none"/>
              </w:rPr>
            </w:pPr>
            <w:r>
              <w:rPr>
                <w:sz w:val="18"/>
                <w:szCs w:val="18"/>
              </w:rPr>
              <w:t>5.887</w:t>
            </w:r>
          </w:p>
        </w:tc>
        <w:tc>
          <w:tcPr>
            <w:tcW w:w="1080" w:type="dxa"/>
            <w:tcBorders>
              <w:top w:val="nil"/>
              <w:left w:val="nil"/>
              <w:bottom w:val="single" w:color="auto" w:sz="4" w:space="0"/>
              <w:right w:val="nil"/>
            </w:tcBorders>
            <w:noWrap/>
          </w:tcPr>
          <w:p w14:paraId="58A606A9">
            <w:pPr>
              <w:widowControl/>
              <w:ind w:left="-100" w:leftChars="-48" w:right="-21" w:rightChars="-10"/>
              <w:jc w:val="center"/>
              <w:rPr>
                <w:kern w:val="0"/>
                <w:sz w:val="18"/>
                <w:szCs w:val="18"/>
                <w14:ligatures w14:val="none"/>
              </w:rPr>
            </w:pPr>
            <w:r>
              <w:rPr>
                <w:sz w:val="18"/>
                <w:szCs w:val="18"/>
              </w:rPr>
              <w:t>0.015</w:t>
            </w:r>
          </w:p>
        </w:tc>
        <w:tc>
          <w:tcPr>
            <w:tcW w:w="1080" w:type="dxa"/>
            <w:tcBorders>
              <w:top w:val="nil"/>
              <w:left w:val="nil"/>
              <w:bottom w:val="single" w:color="auto" w:sz="4" w:space="0"/>
              <w:right w:val="nil"/>
            </w:tcBorders>
            <w:noWrap/>
          </w:tcPr>
          <w:p w14:paraId="745A5BC1">
            <w:pPr>
              <w:widowControl/>
              <w:ind w:left="-100" w:leftChars="-48" w:right="-21" w:rightChars="-10"/>
              <w:jc w:val="center"/>
              <w:rPr>
                <w:kern w:val="0"/>
                <w:sz w:val="18"/>
                <w:szCs w:val="18"/>
                <w14:ligatures w14:val="none"/>
              </w:rPr>
            </w:pPr>
            <w:r>
              <w:rPr>
                <w:sz w:val="18"/>
                <w:szCs w:val="18"/>
              </w:rPr>
              <w:t>1.028</w:t>
            </w:r>
          </w:p>
        </w:tc>
        <w:tc>
          <w:tcPr>
            <w:tcW w:w="1809" w:type="dxa"/>
            <w:tcBorders>
              <w:top w:val="nil"/>
              <w:left w:val="nil"/>
              <w:bottom w:val="single" w:color="auto" w:sz="4" w:space="0"/>
              <w:right w:val="nil"/>
            </w:tcBorders>
            <w:noWrap/>
          </w:tcPr>
          <w:p w14:paraId="497EFD90">
            <w:pPr>
              <w:widowControl/>
              <w:ind w:left="-100" w:leftChars="-48" w:right="-21" w:rightChars="-10"/>
              <w:jc w:val="center"/>
              <w:rPr>
                <w:kern w:val="0"/>
                <w:sz w:val="18"/>
                <w:szCs w:val="18"/>
                <w14:ligatures w14:val="none"/>
              </w:rPr>
            </w:pPr>
            <w:r>
              <w:rPr>
                <w:sz w:val="18"/>
                <w:szCs w:val="18"/>
              </w:rPr>
              <w:t>1.005</w:t>
            </w:r>
            <w:r>
              <w:rPr>
                <w:rFonts w:hint="eastAsia"/>
                <w:sz w:val="18"/>
                <w:szCs w:val="18"/>
              </w:rPr>
              <w:t>-</w:t>
            </w:r>
            <w:r>
              <w:rPr>
                <w:sz w:val="18"/>
                <w:szCs w:val="18"/>
              </w:rPr>
              <w:t>1.051</w:t>
            </w:r>
          </w:p>
        </w:tc>
      </w:tr>
    </w:tbl>
    <w:p w14:paraId="4CC4F510"/>
    <w:p w14:paraId="3AFA3C28"/>
    <w:p w14:paraId="2CE2A01A">
      <w:r>
        <w:rPr>
          <w:rFonts w:hint="eastAsia"/>
        </w:rPr>
        <w:t>三 讨论</w:t>
      </w:r>
    </w:p>
    <w:p w14:paraId="0D24C98F">
      <w:bookmarkStart w:id="33" w:name="OLE_LINK3"/>
      <w:bookmarkStart w:id="34" w:name="_Hlk198306951"/>
      <w:r>
        <w:rPr>
          <w:rFonts w:hint="eastAsia"/>
        </w:rPr>
        <w:t>1、ICU护士肠内喂养中断管理KAP水平得分处于中等偏低水平，整体呈现“知易行难”的趋势，且存在明显的异质性。本研究中ICU护士肠内喂养中断管理KAP水平总平均分2.90分。本研究使用的量表为5级Likert评分法，理论中位得分应为3分。故2.90分应处于中等偏低水平，低于米元元</w:t>
      </w:r>
      <w:r>
        <w:fldChar w:fldCharType="begin"/>
      </w:r>
      <w:r>
        <w:instrText xml:space="preserve"> ADDIN EN.CITE &lt;EndNote&gt;&lt;Cite&gt;&lt;RecNum&gt;3&lt;/RecNum&gt;&lt;DisplayText&gt;&lt;style face="superscript"&gt;[6]&lt;/style&gt;&lt;/DisplayText&gt;&lt;record&gt;&lt;rec-number&gt;3&lt;/rec-number&gt;&lt;foreign-keys&gt;&lt;key app="EN" db-id="fres0fftz5ft26ef0f35tfpue229frx5w0rd" timestamp="1744866425"&gt;3&lt;/key&gt;&lt;/fore</w:instrText>
      </w:r>
      <w:r>
        <w:rPr>
          <w:rFonts w:hint="eastAsia"/>
        </w:rPr>
        <w:instrText xml:space="preserve">ign-keys&gt;&lt;ref-type name="Journal Article"&gt;17&lt;/ref-type&gt;&lt;contributors&gt;&lt;/contributors&gt;&lt;titles&gt;&lt;/titles&gt;&lt;pages&gt;&lt;style face="normal" font="default" charset="134" size="100%"&gt;米元元&lt;/style&gt;&lt;style face="normal" font="default" size="100%"&gt;.ICU&lt;/style&gt;&lt;style face="normal" font="default" charset="134" size="100%"&gt;医护人员肠内营养中断知信行量表的编制与应用&lt;/style&gt;&lt;style face="normal" font="default" size="100%"&gt;[D].&lt;/style&gt;&lt;style face="normal" font="default" charset="134" size="100%"&gt;河南&lt;/style&gt;&lt;style face="normal" font="default" size="100%"&gt;:&lt;/style&gt;&lt;style face="normal" font="default" charset="134" size="100%"&gt;郑州大学&lt;/style&gt;&lt;style face="normal" font="default" size="100%"&gt;,2022:92-94.&amp;#xD;Mi YY.Development and application of knowledge, belief, andpractice scale for ICU medical staff on interr</w:instrText>
      </w:r>
      <w:r>
        <w:instrText xml:space="preserve">uption of enteral[D].Henan: Zhengzhou University,2022:92-94.&lt;/style&gt;&lt;/pages&gt;&lt;dates&gt;&lt;/dates&gt;&lt;urls&gt;&lt;/urls&gt;&lt;/record&gt;&lt;/Cite&gt;&lt;/EndNote&gt;</w:instrText>
      </w:r>
      <w:r>
        <w:fldChar w:fldCharType="separate"/>
      </w:r>
      <w:r>
        <w:rPr>
          <w:vertAlign w:val="superscript"/>
        </w:rPr>
        <w:t>[6]</w:t>
      </w:r>
      <w:r>
        <w:fldChar w:fldCharType="end"/>
      </w:r>
      <w:r>
        <w:rPr>
          <w:rFonts w:hint="eastAsia"/>
        </w:rPr>
        <w:t>在医生和护士群体中的3.40分。这可能是因为该研究</w:t>
      </w:r>
      <w:r>
        <w:fldChar w:fldCharType="begin"/>
      </w:r>
      <w:r>
        <w:instrText xml:space="preserve"> ADDIN EN.CITE &lt;EndNote&gt;&lt;Cite&gt;&lt;RecNum&gt;3&lt;/RecNum&gt;&lt;DisplayText&gt;&lt;style face="superscript"&gt;[6]&lt;/style&gt;&lt;/DisplayText&gt;&lt;record&gt;&lt;rec-number&gt;3&lt;/rec-number&gt;&lt;foreign-keys&gt;&lt;key app="EN" db-id="fres0fftz5ft26ef0f35tfpue229frx5w0rd" timestamp="1744866425"&gt;3&lt;/key&gt;&lt;/fore</w:instrText>
      </w:r>
      <w:r>
        <w:rPr>
          <w:rFonts w:hint="eastAsia"/>
        </w:rPr>
        <w:instrText xml:space="preserve">ign-keys&gt;&lt;ref-type name="Journal Article"&gt;17&lt;/ref-type&gt;&lt;contributors&gt;&lt;/contributors&gt;&lt;titles&gt;&lt;/titles&gt;&lt;pages&gt;&lt;style face="normal" font="default" charset="134" size="100%"&gt;米元元&lt;/style&gt;&lt;style face="normal" font="default" size="100%"&gt;.ICU&lt;/style&gt;&lt;style face="normal" font="default" charset="134" size="100%"&gt;医护人员肠内营养中断知信行量表的编制与应用&lt;/style&gt;&lt;style face="normal" font="default" size="100%"&gt;[D].&lt;/style&gt;&lt;style face="normal" font="default" charset="134" size="100%"&gt;河南&lt;/style&gt;&lt;style face="normal" font="default" size="100%"&gt;:&lt;/style&gt;&lt;style face="normal" font="default" charset="134" size="100%"&gt;郑州大学&lt;/style&gt;&lt;style face="normal" font="default" size="100%"&gt;,2022:92-94.&amp;#xD;Mi YY.Development and application of knowledge, belief, andpractice scale for ICU medical staff on interr</w:instrText>
      </w:r>
      <w:r>
        <w:instrText xml:space="preserve">uption of enteral[D].Henan: Zhengzhou University,2022:92-94.&lt;/style&gt;&lt;/pages&gt;&lt;dates&gt;&lt;/dates&gt;&lt;urls&gt;&lt;/urls&gt;&lt;/record&gt;&lt;/Cite&gt;&lt;/EndNote&gt;</w:instrText>
      </w:r>
      <w:r>
        <w:fldChar w:fldCharType="separate"/>
      </w:r>
      <w:r>
        <w:rPr>
          <w:vertAlign w:val="superscript"/>
        </w:rPr>
        <w:t>[6]</w:t>
      </w:r>
      <w:r>
        <w:fldChar w:fldCharType="end"/>
      </w:r>
      <w:r>
        <w:rPr>
          <w:rFonts w:hint="eastAsia"/>
        </w:rPr>
        <w:t>中有一定比例的医生群体，同时本科及以上的样本高于本研究。进一步分析各维度得分发现，知识、态度和行为三个维度得分并不均衡。其中知识维度和态度维度均分均高于3分，而实践维度仅2.48分，整体呈现“知易行难”现象。KAP模型强调知识是基础，态度是动力，二者共同导向行为实践。这一结果说明ICU护士已具备必要的知识储备和积极想态度，但在知识向行为转化的路径中，可能受到了工作负荷强度高、工作任务复杂和制度流程支持不足等因素的阻碍</w:t>
      </w:r>
      <w:r>
        <w:fldChar w:fldCharType="begin">
          <w:fldData xml:space="preserve">PEVuZE5vdGU+PENpdGU+PFJlY051bT4xMzwvUmVjTnVtPjxEaXNwbGF5VGV4dD48c3R5bGUgZmFj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</w:fldData>
        </w:fldChar>
      </w:r>
      <w:r>
        <w:instrText xml:space="preserve"> ADDIN EN.CITE </w:instrText>
      </w:r>
      <w:r>
        <w:fldChar w:fldCharType="begin">
          <w:fldData xml:space="preserve">PEVuZE5vdGU+PENpdGU+PFJlY051bT4xMzwvUmVjTnVtPjxEaXNwbGF5VGV4dD48c3R5bGUgZmFj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</w:fldData>
        </w:fldChar>
      </w:r>
      <w:r>
        <w:instrText xml:space="preserve"> ADDIN EN.CITE.DATA </w:instrText>
      </w:r>
      <w:r>
        <w:fldChar w:fldCharType="end"/>
      </w:r>
      <w:r>
        <w:fldChar w:fldCharType="separate"/>
      </w:r>
      <w:r>
        <w:rPr>
          <w:vertAlign w:val="superscript"/>
        </w:rPr>
        <w:t>[13-15]</w:t>
      </w:r>
      <w:r>
        <w:fldChar w:fldCharType="end"/>
      </w:r>
      <w:r>
        <w:rPr>
          <w:rFonts w:hint="eastAsia"/>
        </w:rPr>
        <w:t>。潜在剖面分析结果揭示了ICU护士在肠内营养喂养中断KAP方面存在存在显著的群体异质性。其中</w:t>
      </w:r>
      <w:bookmarkStart w:id="35" w:name="_Hlk218862800"/>
      <w:r>
        <w:rPr>
          <w:rFonts w:hint="eastAsia"/>
        </w:rPr>
        <w:t>低知信行型（C1）</w:t>
      </w:r>
      <w:bookmarkEnd w:id="35"/>
      <w:r>
        <w:rPr>
          <w:rFonts w:hint="eastAsia"/>
        </w:rPr>
        <w:t>3个维度上的得分均偏低。中知信行型（C2）3个维度相对均衡的中等水平，各维度均有较大提升空间。高知信行型（C3）3个维度均保持了高水平的一致性，体现了知识、态度与实践的高度协同。本研究还识别出一种不均衡的KAP结构，即认知-行为脱节型（C4）：高知识水平与相对较低的态度得分和实践得分形成鲜明对比，可能存在明知规范操作流程，却因主客观因素影响未能执行的情况，知识与行为之间存在明显鸿沟，无法有效将知识应用于实践，造成不规范行为</w:t>
      </w:r>
      <w:r>
        <w:fldChar w:fldCharType="begin"/>
      </w:r>
      <w:r>
        <w:rPr>
          <w:rFonts w:hint="eastAsia"/>
        </w:rPr>
        <w:instrText xml:space="preserve"> ADDIN EN.CITE &lt;EndNote&gt;&lt;Cite ExcludeAuth="1" ExcludeYear="1"&gt;&lt;RecNum&gt;12&lt;/RecNum&gt;&lt;DisplayText&gt;&lt;style face="superscript"&gt;[16，17]&lt;/style&gt;&lt;/DisplayText&gt;&lt;record&gt;&lt;rec-number&gt;12&lt;/rec-number&gt;&lt;foreign-keys&gt;&lt;key app="EN" db-id="fres0fftz5ft26ef0f35tfpue229frx5w0rd</w:instrText>
      </w:r>
      <w:r>
        <w:instrText xml:space="preserve">" timestamp="1747626050"&gt;12&lt;/key&gt;&lt;/foreign-keys&gt;&lt;ref-type name="Journal Article"&gt;17&lt;/ref-type&gt;&lt;contributors&gt;&lt;/contributors&gt;&lt;titles&gt;&lt;/titles&gt;&lt;pages&gt;Ruth AE,Tadael GZ,Wubie B,et al.Assessment of level of knowledge, attitude, and associated factors toward delirium among health professionals working in intensive care unit multicenter, cross-sectional study,Amhara region comprehensive specialized hospitals,Northwest Ethiopia,2023[J].Front Public Health,2024,12(3):1338760.DOI:10.3389/fpubh.2024.1338760.&lt;/pages&gt;&lt;dates&gt;&lt;/dates&gt;&lt;urls&gt;&lt;/urls&gt;&lt;/record&gt;&lt;/Cite&gt;&lt;Cite ExcludeAuth="1" ExcludeYear="1"&gt;&lt;RecNum&gt;25&lt;/RecNum&gt;&lt;record&gt;&lt;rec-number&gt;25&lt;/rec-number&gt;&lt;foreign-keys&gt;&lt;key app="EN" db-id="fres0fftz5ft26ef0f35tfpue229frx5w0rd" timestamp="1769051631"&gt;25&lt;/key&gt;&lt;/foreign-keys&gt;&lt;ref-type name="Journal Article"&gt;17&lt;/ref-type&gt;&lt;contributors&gt;&lt;/contributors&gt;&lt;titles&gt;&lt;/titles&gt;&lt;pages&gt;Mi YY,Tian F,Wang LF,et al.Development and validation of an enteral feeding interruption management scale for ICU medical staff:a knowledge-,attitude- and practice-based approach[J].Nurs Crit Care,2025,30(3):e70024.DOI:10.1111/nicc.70024.&lt;/pages&gt;&lt;dates&gt;&lt;/dates&gt;&lt;urls&gt;&lt;/urls&gt;&lt;/record&gt;&lt;/Cite&gt;&lt;/EndNote&gt;</w:instrText>
      </w:r>
      <w:r>
        <w:fldChar w:fldCharType="separate"/>
      </w:r>
      <w:r>
        <w:rPr>
          <w:rFonts w:hint="eastAsia"/>
          <w:vertAlign w:val="superscript"/>
        </w:rPr>
        <w:t>[16，17]</w:t>
      </w:r>
      <w:r>
        <w:fldChar w:fldCharType="end"/>
      </w:r>
      <w:r>
        <w:rPr>
          <w:rFonts w:hint="eastAsia"/>
        </w:rPr>
        <w:t>。李艳等</w:t>
      </w:r>
      <w:r>
        <w:fldChar w:fldCharType="begin"/>
      </w:r>
      <w:r>
        <w:instrText xml:space="preserve"> ADDIN EN.CITE &lt;EndNote&gt;&lt;Cite&gt;&lt;RecNum&gt;50&lt;/RecNum&gt;&lt;DisplayText&gt;&lt;style face="superscript"&gt;[14]&lt;/style&gt;&lt;/DisplayText&gt;&lt;record&gt;&lt;rec-number&gt;50&lt;/rec-number&gt;&lt;foreign-keys&gt;&lt;key app="EN" db-id="evssw92esxerp8ezpf8x0relrpvxvdw9vd9p" timestamp="1747382636"&gt;50&lt;/key&gt;&lt;/</w:instrText>
      </w:r>
      <w:r>
        <w:rPr>
          <w:rFonts w:hint="eastAsia"/>
        </w:rPr>
        <w:instrText xml:space="preserve">foreign-keys&gt;&lt;ref-type name="Journal Article"&gt;17&lt;/ref-type&gt;&lt;contributors&gt;&lt;/contributors&gt;&lt;titles&gt;&lt;/titles&gt;&lt;pages&gt;&lt;style face="normal" font="default" charset="134" size="100%"&gt;李燕&lt;/style&gt;&lt;style face="normal" font="default" size="100%"&gt;,&lt;/style&gt;&lt;style face="normal" font="default" charset="134" size="100%"&gt;吴雪&lt;/style&gt;&lt;style face="normal" font="default" size="100%"&gt;,&lt;/style&gt;&lt;style face="normal" font="default" charset="134" size="100%"&gt;庞建美&lt;/style&gt;&lt;style face="normal" font="default" size="100%"&gt;,&lt;/style&gt;&lt;style face="normal" font="default" charset="134" size="100%"&gt;等&lt;/style&gt;&lt;style face="normal" font="default" size="100%"&gt;. 24&lt;/style&gt;&lt;style face="normal" font="default" charset="134" size="100%"&gt;个省份胸外科护士围手术期肺康复知信行的调查研究&lt;/style&gt;&lt;style face="normal" font="default" size="100%"&gt;[J].&lt;/style&gt;&lt;style face="normal" font="default" charset="134" size="100%"&gt;中华护理杂志&lt;/style&gt;&lt;style face="normal" font="default" size="100%"&gt;,2025,60(5):569-575.DOI:10.3761/j.issn.0254-1769.2025.05.009.&amp;#xD;Li Y,Wu X,Pang JM,et al.Current status of know</w:instrText>
      </w:r>
      <w:r>
        <w:instrText xml:space="preserve">ledge,attitude and practice of perioperative lung rehabilitation among thoracic surgery on nurses in 24 provinces and autonomous regions of China:a multicenter investigation[J].Chin J Nurs,2025,60(5):569-575.&lt;/style&gt;&lt;/pages&gt;&lt;dates&gt;&lt;/dates&gt;&lt;urls&gt;&lt;/urls&gt;&lt;/record&gt;&lt;/Cite&gt;&lt;/EndNote&gt;</w:instrText>
      </w:r>
      <w:r>
        <w:fldChar w:fldCharType="separate"/>
      </w:r>
      <w:r>
        <w:rPr>
          <w:vertAlign w:val="superscript"/>
        </w:rPr>
        <w:t>[14]</w:t>
      </w:r>
      <w:r>
        <w:fldChar w:fldCharType="end"/>
      </w:r>
      <w:r>
        <w:rPr>
          <w:rFonts w:hint="eastAsia"/>
        </w:rPr>
        <w:t>研究中将胸外科护士围手术期康复的KAP潜在剖面分为“知识-技能不足型”“知识转化困难型”“综合发展较好型”等，其中“知识转化困难型”与本研究中的认知-行为脱节型（C4）类似。基于KAP内在转化机制，知识（K）是行为改变的基础，态度（A）作为核心中介影响实践行为（P）的形成</w:t>
      </w:r>
      <w:r>
        <w:fldChar w:fldCharType="begin"/>
      </w:r>
      <w:r>
        <w:rPr>
          <w:rFonts w:hint="eastAsia"/>
        </w:rPr>
        <w:instrText xml:space="preserve"> ADDIN EN.CITE &lt;EndNote&gt;&lt;Cite&gt;&lt;RecNum&gt;14&lt;/RecNum&gt;&lt;DisplayText&gt;&lt;style face="superscript"&gt;[18，19]&lt;/style&gt;&lt;/DisplayText&gt;&lt;record&gt;&lt;rec-number&gt;14&lt;/rec-number&gt;&lt;foreign-keys&gt;&lt;key app="EN" db-id="fres0fftz5ft26ef0f35tfpue229frx5w0rd" timestamp="1747626836"&gt;14&lt;/key</w:instrText>
      </w:r>
      <w:r>
        <w:instrText xml:space="preserve">&gt;&lt;/foreign-keys&gt;&lt;ref-type name="Journal Article"&gt;17&lt;/ref-type&gt;&lt;contributors&gt;&lt;/contributors&gt;&lt;titles&gt;&lt;/titles&gt;&lt;pages&gt;Yang MM,Wu YP,Peng LH,et al.Analysis on influencing factors of knowledge-based attitude and behavior change of cardiovascular disease nurses[J].J Healthc Eng,2022,22(2):8132478.DOI:10.1155/2022/8132478.&lt;/pages&gt;&lt;dates&gt;&lt;/dates&gt;&lt;urls&gt;&lt;/urls&gt;&lt;/record&gt;&lt;/Cite&gt;&lt;Cite&gt;&lt;RecNum&gt;26&lt;/RecNum&gt;&lt;record&gt;&lt;rec-number&gt;26&lt;/rec-number&gt;&lt;foreign-keys&gt;&lt;key app="EN" db-id="fres0fftz5ft26ef0f35tfpue229frx5w0rd" timestamp="1769054384"&gt;26&lt;/key&gt;&lt;/foreign-keys&gt;&lt;ref-type name="Journal Article"&gt;17&lt;/ref-type&gt;&lt;contributors&gt;&lt;/contributors&gt;&lt;titles&gt;&lt;/titles&gt;&lt;pages&gt;Mi Y,Tian F,Zeng C,et al.Evaluating knowledge,attitudes,and practices regarding interruption of enteral nutrition in ICU medical staff:a descriptive cross-sectional survey[J].Research Square,2023.DOI:10.21203/rs.3.rs-3101997/v1.&lt;/pages&gt;&lt;dates&gt;&lt;/dates&gt;&lt;urls&gt;&lt;/urls&gt;&lt;/record&gt;&lt;/Cite&gt;&lt;/EndNote&gt;</w:instrText>
      </w:r>
      <w:r>
        <w:fldChar w:fldCharType="separate"/>
      </w:r>
      <w:r>
        <w:rPr>
          <w:rFonts w:hint="eastAsia"/>
          <w:vertAlign w:val="superscript"/>
        </w:rPr>
        <w:t>[18，19]</w:t>
      </w:r>
      <w:r>
        <w:fldChar w:fldCharType="end"/>
      </w:r>
      <w:r>
        <w:rPr>
          <w:rFonts w:hint="eastAsia"/>
        </w:rPr>
        <w:t>。高知信行型（C3）知识能有效内化为积极态度，并转化为规范实践，形成良性循环。低知信行型（C1）源于基础知识储备不足，导致态度动力缺失和行为实践滞后</w:t>
      </w:r>
      <w:r>
        <w:fldChar w:fldCharType="begin"/>
      </w:r>
      <w:r>
        <w:instrText xml:space="preserve"> ADDIN EN.CITE &lt;EndNote&gt;&lt;Cite&gt;&lt;RecNum&gt;51&lt;/RecNum&gt;&lt;DisplayText&gt;&lt;style face="superscript"&gt;[20]&lt;/style&gt;&lt;/DisplayText&gt;&lt;record&gt;&lt;rec-number&gt;51&lt;/rec-number&gt;&lt;foreign-keys&gt;&lt;key app="EN" db-id="evssw92esxerp8ezpf8x0relrpvxvdw9vd9p" timestamp="1747382809"&gt;51&lt;/key&gt;&lt;/</w:instrText>
      </w:r>
      <w:r>
        <w:rPr>
          <w:rFonts w:hint="eastAsia"/>
        </w:rPr>
        <w:instrText xml:space="preserve">foreign-keys&gt;&lt;ref-type name="Journal Article"&gt;17&lt;/ref-type&gt;&lt;contributors&gt;&lt;/contributors&gt;&lt;titles&gt;&lt;/titles&gt;&lt;pages&gt;&lt;style face="normal" font="default" size="100%"&gt; &lt;/style&gt;&lt;style face="normal" font="default" charset="134" size="100%"&gt;张子晗&lt;/style&gt;&lt;style face="normal" font="default" size="100%"&gt;,&lt;/style&gt;&lt;style face="normal" font="default" charset="134" size="100%"&gt;钱新毅&lt;/style&gt;&lt;style face="normal" font="default" size="100%"&gt;.&lt;/style&gt;&lt;style face="normal" font="default" charset="134" size="100%"&gt;老年患者失能预防知信行问卷的编制及信效度检验&lt;/style&gt;&lt;style face="normal" font="default" size="100%"&gt;[J].&lt;/style&gt;&lt;style face="normal" font="default" charset="134" size="100%"&gt;护理学杂志&lt;/style&gt;&lt;style face="normal" font="default" size="100%"&gt;,2025,40(2):100-103.DOI:10.3870/j.issn.1001-4152.2025.02.100.</w:instrText>
      </w:r>
      <w:r>
        <w:instrText xml:space="preserve">&amp;#xD;Zhang ZH,Qian Xy.Development and validation of a Knowledge,Attitude and Practice Questionnaire for Prevention of Disability in Elderly Patients[J].Journal of Nursing Science,2025,40(2):100-103.&lt;/style&gt;&lt;/pages&gt;&lt;dates&gt;&lt;/dates&gt;&lt;urls&gt;&lt;/urls&gt;&lt;/record&gt;&lt;/Cite&gt;&lt;/EndNote&gt;</w:instrText>
      </w:r>
      <w:r>
        <w:fldChar w:fldCharType="separate"/>
      </w:r>
      <w:r>
        <w:rPr>
          <w:vertAlign w:val="superscript"/>
        </w:rPr>
        <w:t>[20]</w:t>
      </w:r>
      <w:r>
        <w:fldChar w:fldCharType="end"/>
      </w:r>
      <w:r>
        <w:rPr>
          <w:rFonts w:hint="eastAsia"/>
        </w:rPr>
        <w:t>。中知信行型（C2）表现为知识掌握不深入，态度倾向不稳固，使得实践行为易受工作环境影响。但KAP内在的内在转化并非简单的线性关系，其效果取决于态度的坚定性以及外部环境对实践的支持程度</w:t>
      </w:r>
      <w:r>
        <w:fldChar w:fldCharType="begin"/>
      </w:r>
      <w:r>
        <w:instrText xml:space="preserve"> ADDIN EN.CITE &lt;EndNote&gt;&lt;Cite&gt;&lt;RecNum&gt;8&lt;/RecNum&gt;&lt;DisplayText&gt;&lt;style face="superscript"&gt;[4]&lt;/style&gt;&lt;/DisplayText&gt;&lt;record&gt;&lt;rec-number&gt;8&lt;/rec-number&gt;&lt;foreign-keys&gt;&lt;key app="EN" db-id="fres0fftz5ft26ef0f35tfpue229frx5w0rd" timestamp="1747619815"&gt;8&lt;/key&gt;&lt;/foreign-keys&gt;&lt;ref-type name="Journal Article"&gt;17&lt;/ref-type&gt;&lt;contributors&gt;&lt;/contributors&gt;&lt;titles&gt;&lt;/titles&gt;&lt;pages&gt;Alyssa R,Cass KE.Prevalence of hospital-acquired malnutrition and modifiable determinants of nutritional deterioration during inpatient admissions: A systematic review of the evidence[J].J Hum Nutr Diet,2022,35(6):1043-1058.DOI:10.1111/jhn.13009.&lt;/pages&gt;&lt;dates&gt;&lt;/dates&gt;&lt;urls&gt;&lt;/urls&gt;&lt;/record&gt;&lt;/Cite&gt;&lt;/EndNote&gt;</w:instrText>
      </w:r>
      <w:r>
        <w:fldChar w:fldCharType="separate"/>
      </w:r>
      <w:r>
        <w:rPr>
          <w:vertAlign w:val="superscript"/>
        </w:rPr>
        <w:t>[4]</w:t>
      </w:r>
      <w:r>
        <w:fldChar w:fldCharType="end"/>
      </w:r>
      <w:r>
        <w:rPr>
          <w:rFonts w:hint="eastAsia"/>
        </w:rPr>
        <w:t>。故本研究中认知-行为脱节型的机理在于态度这一关键中介变量未能发挥桥梁作用：高水平知识因缺乏情感认同或面临现实障碍，无法转化为实践动力，形成“知而不行”的困境。护理管理者首先应积极寻找阻碍知识、态度向积极行为转化的因素，培训增强护士的实际操作经验、完善有利于执行行为的流程制度等，鼓励护士将知识有效转化为规范行为，避免出现知识与行为脱节的情况。对低知信行型护士开展标准化培训，加强肠内营养基础理论与操作技能。对中知信行型护士开展案例研讨与情景模拟训练，加强知识应用能力的培养。针对认知-行为脱节型护士，专题分析认知与实践环节的冲突，同时优化工作流程、人力资源配置，为规范实践创造有利条件。</w:t>
      </w:r>
    </w:p>
    <w:bookmarkEnd w:id="33"/>
    <w:bookmarkEnd w:id="34"/>
    <w:p w14:paraId="57552AB2">
      <w:pPr>
        <w:widowControl/>
      </w:pPr>
      <w:bookmarkStart w:id="36" w:name="OLE_LINK8"/>
      <w:bookmarkStart w:id="37" w:name="OLE_LINK5"/>
      <w:bookmarkStart w:id="38" w:name="OLE_LINK7"/>
      <w:r>
        <w:rPr>
          <w:rFonts w:hint="eastAsia"/>
        </w:rPr>
        <w:t>2、4个潜在剖面类型的影响因素不尽相同</w:t>
      </w:r>
    </w:p>
    <w:p w14:paraId="7953CDE5">
      <w:pPr>
        <w:widowControl/>
        <w:ind w:firstLine="435"/>
      </w:pPr>
      <w:r>
        <w:t>本研究通过潜在剖面分析揭示了不同KAP组别受学历、培训、学习途径、工作年限等因素的影响特征。</w:t>
      </w:r>
      <w:r>
        <w:rPr>
          <w:rFonts w:hint="eastAsia"/>
        </w:rPr>
        <w:t>李建荣等</w:t>
      </w:r>
      <w:r>
        <w:fldChar w:fldCharType="begin"/>
      </w:r>
      <w:r>
        <w:instrText xml:space="preserve"> ADDIN EN.CITE &lt;EndNote&gt;&lt;Cite&gt;&lt;RecNum&gt;7&lt;/RecNum&gt;&lt;DisplayText&gt;&lt;style face="superscript"&gt;[21]&lt;/style&gt;&lt;/DisplayText&gt;&lt;record&gt;&lt;rec-number&gt;7&lt;/rec-number&gt;&lt;foreign-keys&gt;&lt;key app="EN" db-id="fres0fftz5ft26ef0f35tfpue229frx5w0rd" timestamp="1747573491"&gt;7&lt;/key&gt;&lt;/for</w:instrText>
      </w:r>
      <w:r>
        <w:rPr>
          <w:rFonts w:hint="eastAsia"/>
        </w:rPr>
        <w:instrText xml:space="preserve">eign-keys&gt;&lt;ref-type name="Journal Article"&gt;17&lt;/ref-type&gt;&lt;contributors&gt;&lt;/contributors&gt;&lt;titles&gt;&lt;/titles&gt;&lt;pages&gt;&lt;style face="normal" font="default" size="100%"&gt; &lt;/style&gt;&lt;style face="normal" font="default" charset="134" size="100%"&gt;李建荣&lt;/style&gt;&lt;style face="normal" font="default" size="100%"&gt;,&lt;/style&gt;&lt;style face="normal" font="default" charset="134" size="100%"&gt;王群&lt;/style&gt;&lt;style face="normal" font="default" size="100%"&gt;,&lt;/style&gt;&lt;style face="normal" font="default" charset="134" size="100%"&gt;赵芳&lt;/style&gt;&lt;style face="normal" font="default" size="100%"&gt;,&lt;/style&gt;&lt;style face="normal" font="default" charset="134" size="100%"&gt;等&lt;/style&gt;&lt;style face="normal" font="default" size="100%"&gt;.&lt;/style&gt;&lt;style face="normal" font="default" charset="134" size="100%"&gt;北京市护士胰岛素注射知&lt;/style&gt;&lt;style face="normal" font="default" size="100%"&gt;-&lt;/style&gt;&lt;style face="normal" font="default" charset="134" size="100%"&gt;信&lt;/style&gt;&lt;style face="normal" font="default" size="100%"&gt;-&lt;/style&gt;&lt;style face="normal" font="default" charset="134" size="100%"&gt;行现状及影响因素分析&lt;/style&gt;&lt;style face="normal" font="default" size="100%"&gt;[J].&lt;/style&gt;&lt;style face="normal" font="default" charset="134" size="100%"&gt;中华现代护理杂志&lt;/style&gt;&lt;style face="normal" font="default" size="100%"&gt;,2024,30(8):1078-1083.DOI:10.3760/cma.j.cn115682-20230828-00724.&amp;#xD; Li JR,Wang Q,Zhao F,et al.&lt;/style&gt;&lt;style face="normal" font="default" charset="134" size="100%"&gt;Current status and training needs of good limb positioning knowledge, belief, and behavior among nurses in Class Ⅲ Hospitals&lt;/style&gt;&lt;style face="norma</w:instrText>
      </w:r>
      <w:r>
        <w:instrText xml:space="preserve">l" font="default" size="100%"&gt;[J].Chinese Journal of Modern Nursing ,2024,30(8):1078-1083.&lt;/style&gt;&lt;/pages&gt;&lt;dates&gt;&lt;/dates&gt;&lt;urls&gt;&lt;/urls&gt;&lt;/record&gt;&lt;/Cite&gt;&lt;/EndNote&gt;</w:instrText>
      </w:r>
      <w:r>
        <w:fldChar w:fldCharType="separate"/>
      </w:r>
      <w:r>
        <w:rPr>
          <w:vertAlign w:val="superscript"/>
        </w:rPr>
        <w:t>[21]</w:t>
      </w:r>
      <w:r>
        <w:fldChar w:fldCharType="end"/>
      </w:r>
      <w:r>
        <w:rPr>
          <w:rFonts w:hint="eastAsia"/>
        </w:rPr>
        <w:t>在三级医院临床护士中的研究发现，文化程度、工作年限、所在科室、是否接受过培训是护士胰岛素注射KAP水平的影响因素，与本研究有相似之处。</w:t>
      </w:r>
      <w:r>
        <w:t>低知信行组</w:t>
      </w:r>
      <w:r>
        <w:rPr>
          <w:rFonts w:hint="eastAsia"/>
        </w:rPr>
        <w:t>（C1）存在学历低、工作年限短、无培训经历且很少从学术期刊获取知识的特点。上述综合因素导致该组护士知识储备不足、对复杂知识理解运用能力不足、知识技能更新滞后。同时</w:t>
      </w:r>
      <w:r>
        <w:t>信息来源单一且有限，无法及时了解前沿知识</w:t>
      </w:r>
      <w:r>
        <w:rPr>
          <w:rFonts w:hint="eastAsia"/>
        </w:rPr>
        <w:t>。</w:t>
      </w:r>
      <w:r>
        <w:t>综合因素致使该组KAP水平低。中知信行组</w:t>
      </w:r>
      <w:r>
        <w:rPr>
          <w:rFonts w:hint="eastAsia"/>
        </w:rPr>
        <w:t>（C2）</w:t>
      </w:r>
      <w:r>
        <w:t>以本科学历者居多，虽有一定知识基础，但非系统化培训使知识体系不完整，缺乏深度与连贯性，影响知识向行为转化；</w:t>
      </w:r>
      <w:r>
        <w:rPr>
          <w:rFonts w:hint="eastAsia"/>
        </w:rPr>
        <w:t>即使</w:t>
      </w:r>
      <w:r>
        <w:t>有时从学术期刊获取知识，但频率与深度不够，信息获取不充分，使得该组处于中等知信行水平。认知</w:t>
      </w:r>
      <w:r>
        <w:rPr>
          <w:rFonts w:hint="eastAsia"/>
        </w:rPr>
        <w:t>-</w:t>
      </w:r>
      <w:r>
        <w:t>行为脱节组工作年限长，易形成固有认知模式，难以接受新观念与行为；</w:t>
      </w:r>
      <w:r>
        <w:rPr>
          <w:rFonts w:hint="eastAsia"/>
        </w:rPr>
        <w:t>该组</w:t>
      </w:r>
      <w:r>
        <w:t>同样存在非系统化培训问题，知识更新缓慢</w:t>
      </w:r>
      <w:r>
        <w:rPr>
          <w:rFonts w:hint="eastAsia"/>
        </w:rPr>
        <w:t>。例如在护士安宁疗护KAP的研究中发现，非系统化培训组护士虽掌握70%的理论知识，但仅35%能将其转化为规范操作</w:t>
      </w:r>
      <w:r>
        <w:fldChar w:fldCharType="begin"/>
      </w:r>
      <w:r>
        <w:rPr>
          <w:rFonts w:hint="eastAsia"/>
        </w:rPr>
        <w:instrText xml:space="preserve"> ADDIN EN.CITE &lt;EndNote&gt;&lt;Cite&gt;&lt;RecNum&gt;5&lt;/RecNum&gt;&lt;DisplayText&gt;&lt;style face="superscript"&gt;[22，23]&lt;/style&gt;&lt;/DisplayText&gt;&lt;record&gt;&lt;rec-number&gt;5&lt;/rec-number&gt;&lt;foreign-keys&gt;&lt;key app="EN" db-id="fres0fftz5ft26ef0f35tfpue229frx5w0rd" timestamp="1747566104"&gt;5&lt;/key&gt;&lt;/foreign-keys&gt;&lt;ref-type name="Journal Article"&gt;17&lt;/ref-type&gt;&lt;contributors&gt;&lt;/contributors&gt;&lt;titles&gt;&lt;/titles&gt;&lt;pages&gt;&lt;style face="normal" font="default" charset="134" size="100%"&gt;张晓丹&lt;/style&gt;&lt;style face="normal" font="default" size="100%"&gt;,&lt;/style&gt;&lt;style face="normal" font="default" charset="134" size="100%"&gt;刘薇&lt;/style&gt;&lt;style face="normal" font="default" size="100%"&gt;.&lt;/style&gt;&lt;style face="normal" font="default" charset="134" size="100%"&gt;护士安宁疗护知信行及培训需求的现状和影响因素分析&lt;/style&gt;&lt;style face="normal" font="default" size="100%"&gt;[J].&lt;/style&gt;&lt;style face="normal" font="default" charset="134" size="100%"&gt;中国肿瘤临床与康复&lt;/style&gt;&lt;style face="normal" font="default" size="100%"&gt;,2023,30(8):518-525.DOI:10.13455/j.cnki.cjcor.113494-20230308-0046.&amp;#xD;Zhang XD,Liu W.Analysis on the currentsit</w:instrText>
      </w:r>
      <w:r>
        <w:instrText xml:space="preserve">uation and influential factors for knowledge,attitude,practice and training needs of palliative care among nurses[J].Chinese Journal of Clinical Oncology and Rehabilitation,2023,30(8):518-525.&lt;/style&gt;&lt;/pages&gt;&lt;dates&gt;&lt;/dates&gt;&lt;urls&gt;&lt;/urls&gt;&lt;/record&gt;&lt;/Cite&gt;&lt;Cite&gt;&lt;RecNum&gt;28&lt;/RecNum&gt;&lt;record&gt;&lt;rec-number&gt;28&lt;/rec-number&gt;&lt;foreign-keys&gt;&lt;key app="EN" db-id="fres0fftz5ft26ef0f35tfpue229frx5w0rd" timestamp="1769054868"&gt;28&lt;/key&gt;&lt;/foreign-keys&gt;&lt;ref-type name="Journal Article"&gt;17&lt;/ref-type&gt;&lt;contributors&gt;&lt;/contributors&gt;&lt;titles&gt;&lt;/titles&gt;&lt;pages&gt;Zare KA,Sarmadi S,Nazari A,et al.Knowledge,attitude,and practice of nurses regarding enteral feeding:a systematic review[J].BMC Nurs,2025,24:155.DOI:10.1186/s12912-025-02755-0.&lt;/pages&gt;&lt;dates&gt;&lt;/dates&gt;&lt;urls&gt;&lt;/urls&gt;&lt;/record&gt;&lt;/Cite&gt;&lt;/EndNote&gt;</w:instrText>
      </w:r>
      <w:r>
        <w:fldChar w:fldCharType="separate"/>
      </w:r>
      <w:r>
        <w:rPr>
          <w:rFonts w:hint="eastAsia"/>
          <w:vertAlign w:val="superscript"/>
        </w:rPr>
        <w:t>[22，23]</w:t>
      </w:r>
      <w:r>
        <w:fldChar w:fldCharType="end"/>
      </w:r>
      <w:r>
        <w:rPr>
          <w:rFonts w:hint="eastAsia"/>
        </w:rPr>
        <w:t>。</w:t>
      </w:r>
      <w:bookmarkStart w:id="39" w:name="_Hlk211150663"/>
      <w:r>
        <w:rPr>
          <w:rFonts w:hint="eastAsia"/>
        </w:rPr>
        <w:t>认知-行为脱节组</w:t>
      </w:r>
      <w:bookmarkEnd w:id="39"/>
      <w:r>
        <w:rPr>
          <w:rFonts w:hint="eastAsia"/>
        </w:rPr>
        <w:t>的护士</w:t>
      </w:r>
      <w:r>
        <w:t>很少从学术期刊获取知识，缺乏新知识刺激，无法打破原有认知与行为模式，导致认知与行为脱节。</w:t>
      </w:r>
      <w:r>
        <w:rPr>
          <w:rFonts w:hint="eastAsia"/>
        </w:rPr>
        <w:t>有研究显示每月阅读≥5篇文献的儿科低年资护士，理论知识、操作技能和综合素质评分得分提高22%，表现为对复杂病例处理信心、执行力均得到增强</w:t>
      </w:r>
      <w:r>
        <w:fldChar w:fldCharType="begin">
          <w:fldData xml:space="preserve">PEVuZE5vdGU+PENpdGU+PFJlY051bT42PC9SZWNOdW0+PERpc3BsYXlUZXh0PjxzdHlsZSBmYWNl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</w:fldData>
        </w:fldChar>
      </w:r>
      <w:r>
        <w:instrText xml:space="preserve"> ADDIN EN.CITE </w:instrText>
      </w:r>
      <w:r>
        <w:fldChar w:fldCharType="begin">
          <w:fldData xml:space="preserve">PEVuZE5vdGU+PENpdGU+PFJlY051bT42PC9SZWNOdW0+PERpc3BsYXlUZXh0PjxzdHlsZSBmYWNl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</w:fldData>
        </w:fldChar>
      </w:r>
      <w:r>
        <w:instrText xml:space="preserve"> ADDIN EN.CITE.DATA </w:instrText>
      </w:r>
      <w:r>
        <w:fldChar w:fldCharType="end"/>
      </w:r>
      <w:r>
        <w:fldChar w:fldCharType="separate"/>
      </w:r>
      <w:r>
        <w:rPr>
          <w:rFonts w:hint="eastAsia"/>
          <w:vertAlign w:val="superscript"/>
        </w:rPr>
        <w:t>[24，25]</w:t>
      </w:r>
      <w:r>
        <w:fldChar w:fldCharType="end"/>
      </w:r>
      <w:r>
        <w:rPr>
          <w:rFonts w:hint="eastAsia"/>
        </w:rPr>
        <w:t>。本研究同样显示，护士工作量是认知-行为脱节组的影响因素。高工作量会压缩护士可用于规范评估和判断的时间。肠内营养相关操作，如胃潴留监测、喂养速度调整、并发症记录等步骤多，易被让位于紧急生命支持项目，最终形成“知道该做，但没时间做”的脱节</w:t>
      </w:r>
      <w:r>
        <w:fldChar w:fldCharType="begin"/>
      </w:r>
      <w:r>
        <w:instrText xml:space="preserve"> ADDIN EN.CITE &lt;EndNote&gt;&lt;Cite&gt;&lt;RecNum&gt;16&lt;/RecNum&gt;&lt;DisplayText&gt;&lt;style face="superscript"&gt;[26]&lt;/style&gt;&lt;/DisplayText&gt;&lt;record&gt;&lt;rec-number&gt;16&lt;/rec-number&gt;&lt;foreign-keys&gt;&lt;key app="EN" db-id="fres0fftz5ft26ef0f35tfpue229frx5w0rd" timestamp="1747628810"&gt;16&lt;/key&gt;&lt;/foreign-keys&gt;&lt;ref-type name="Journal Article"&gt;17&lt;/ref-type&gt;&lt;contributors&gt;&lt;/contributors&gt;&lt;titles&gt;&lt;/titles&gt;&lt;pages&gt;Shi BG,Zhang J,Wang HX,et al.Latent profile analysis and related factors of colorectal cancer knowledge and health beliefs and their associations with screening behavior and intention among urban populations in China[J].Cancer Nurs,2025,22(8):236-240.DOI:10.1097/NCC.0000000000001479.&lt;/pages&gt;&lt;dates&gt;&lt;/dates&gt;&lt;urls&gt;&lt;/urls&gt;&lt;/record&gt;&lt;/Cite&gt;&lt;/EndNote&gt;</w:instrText>
      </w:r>
      <w:r>
        <w:fldChar w:fldCharType="separate"/>
      </w:r>
      <w:r>
        <w:rPr>
          <w:vertAlign w:val="superscript"/>
        </w:rPr>
        <w:t>[26]</w:t>
      </w:r>
      <w:r>
        <w:fldChar w:fldCharType="end"/>
      </w:r>
      <w:r>
        <w:rPr>
          <w:rFonts w:hint="eastAsia"/>
        </w:rPr>
        <w:t>：针对低知信行组（C1），开展基础肠内营养知识的系统性培训。尤其是大专学历、工作年限短、无培训经历的护士，应安排高年资护士“一对一”带教，规范实践操作；定期推送学术期刊文章，建立学习打卡机制。中知信行组（C2）应强化系统化培训，提升知识体系连贯性；鼓励本科学历护士增加学术期刊阅读频率，促进知识向行为转化。认知-行为脱节组（C4）：应为工作年限长的护士组织新知识培训，打破固有认知模式；加强非系统化培训组的系统性学习，提高知识更新速度。针对很少从学术期刊获取知识的护士，护理管理者应引导其利用学术期刊等资源，提升信息获取质量。同时，优化人力资源配置，努力减轻其工作量。</w:t>
      </w:r>
    </w:p>
    <w:bookmarkEnd w:id="36"/>
    <w:bookmarkEnd w:id="37"/>
    <w:bookmarkEnd w:id="38"/>
    <w:p w14:paraId="1F0EC53A">
      <w:pPr>
        <w:ind w:firstLine="420" w:firstLineChars="200"/>
      </w:pPr>
      <w:r>
        <w:rPr>
          <w:rFonts w:hint="eastAsia"/>
        </w:rPr>
        <w:t>本研究存在一定的局限性。本研究样本限于宁波市2家三级甲等医院的ICU护士，结论推广至全国ICU护士群体时需谨慎；横断面研究设计难以确定变量间的因果关系，仅能揭示当下KAP特征及关联因素；护士的KAP水平受多种因素交互影响，本研究纳入的部分变量可能无法涵盖全部影响因素范畴。</w:t>
      </w:r>
    </w:p>
    <w:p w14:paraId="239A145A">
      <w:pPr>
        <w:ind w:firstLine="420" w:firstLineChars="200"/>
        <w:sectPr>
          <w:pgSz w:w="11906" w:h="16838"/>
          <w:pgMar w:top="1440" w:right="1797" w:bottom="1440" w:left="1797" w:header="851" w:footer="992" w:gutter="0"/>
          <w:cols w:space="425" w:num="1"/>
          <w:docGrid w:type="linesAndChars" w:linePitch="312" w:charSpace="0"/>
        </w:sectPr>
      </w:pPr>
      <w:r>
        <w:rPr>
          <w:rFonts w:hint="eastAsia"/>
        </w:rPr>
        <w:t>综上所述，ICU护士群体在肠内营养喂养中断管理的KAP水平存在显著异质性，包括低知信行型、中知信行型、高知信行型以及认知-行为脱节型四个潜在剖面，各潜在剖面的影响因素不尽相同。护理管理者应针对不同KAP特征护士制定个性化干预方案。未来研究可进一步探索各类干预措施的有效性及可行性，以构建具有临床指导价值的ICU护士肠内营养喂养中断管理干预模式，全面提升ICU护士的专业能力，优化患者营养管理，改善患者临床结局。</w:t>
      </w:r>
      <w:r>
        <w:rPr>
          <w:rFonts w:hint="eastAsia"/>
        </w:rPr>
        <w:br w:type="textWrapping"/>
      </w:r>
      <w:r>
        <w:rPr>
          <w:rFonts w:hint="eastAsia"/>
        </w:rPr>
        <w:br w:type="textWrapping"/>
      </w:r>
      <w:r>
        <w:rPr>
          <w:rFonts w:hint="eastAsia"/>
        </w:rPr>
        <w:t>利益冲突 所有作者声明无利益冲突。</w:t>
      </w:r>
      <w:r>
        <w:rPr>
          <w:rFonts w:hint="eastAsia"/>
        </w:rPr>
        <w:br w:type="textWrapping"/>
      </w:r>
      <w:r>
        <w:rPr>
          <w:rFonts w:hint="eastAsia"/>
        </w:rPr>
        <w:t>贡献声明 俞秋燕：方案设计、收集数据、撰写论文；张伟丹：统计分析、论文指导。</w:t>
      </w:r>
    </w:p>
    <w:p w14:paraId="65443C75">
      <w:commentRangeStart w:id="6"/>
      <w:r>
        <w:rPr>
          <w:rFonts w:hint="eastAsia"/>
        </w:rPr>
        <w:t>参考文献：</w:t>
      </w:r>
      <w:commentRangeEnd w:id="6"/>
      <w:r>
        <w:rPr>
          <w:rStyle w:val="21"/>
        </w:rPr>
        <w:commentReference w:id="6"/>
      </w:r>
    </w:p>
    <w:p w14:paraId="4812BDE8">
      <w:pPr>
        <w:pStyle w:val="42"/>
        <w:ind w:left="720" w:hanging="720"/>
      </w:pPr>
      <w:r>
        <w:fldChar w:fldCharType="begin"/>
      </w:r>
      <w:r>
        <w:instrText xml:space="preserve"> ADDIN EN.REFLIST </w:instrText>
      </w:r>
      <w:r>
        <w:fldChar w:fldCharType="separate"/>
      </w:r>
      <w:r>
        <w:t>[1]</w:t>
      </w:r>
      <w:r>
        <w:tab/>
      </w:r>
      <w:r>
        <w:t>Pierre S,Annika R,Blaser MM,et al.ESPEN practical and partially revised guideline: Clinical nutrition in the intensive care unit[J].Clin Nutr,2023,42(9):1671-1689.DOI:10.1016/j.clnu.2023.07.011.</w:t>
      </w:r>
    </w:p>
    <w:p w14:paraId="6C360607">
      <w:pPr>
        <w:pStyle w:val="42"/>
        <w:ind w:left="720" w:hanging="720"/>
      </w:pPr>
      <w:r>
        <w:t>[2]</w:t>
      </w:r>
      <w:r>
        <w:tab/>
      </w:r>
      <w:r>
        <w:t>Charlene C,Angela L,Bingham MM,et al.Guidelines for the provision of nutrition support therapy in the adult critically ill patient:The American Society for Parenteral and Enteral Nutrition[J].JPEN J Parenter Enteral Nutr,46(1):12-41.DOI:10.1002/jpen.2267.</w:t>
      </w:r>
    </w:p>
    <w:p w14:paraId="7CDDCEAE">
      <w:pPr>
        <w:pStyle w:val="42"/>
        <w:ind w:left="720" w:hanging="720"/>
      </w:pPr>
      <w:r>
        <w:rPr>
          <w:rFonts w:hint="eastAsia"/>
        </w:rPr>
        <w:t>[3]</w:t>
      </w:r>
      <w:r>
        <w:rPr>
          <w:rFonts w:hint="eastAsia"/>
        </w:rPr>
        <w:tab/>
      </w:r>
      <w:r>
        <w:rPr>
          <w:rFonts w:hint="eastAsia"/>
        </w:rPr>
        <w:t>黄培培,蔡喆燚,田飞,等.ICU肠内营养中断现况调查及影响因素分析[J].护士进修杂志,202</w:t>
      </w:r>
      <w:r>
        <w:t>3,38(18):1704-1709.DOI:10.16821/j.cnki.hsjx.2023.18.015.</w:t>
      </w:r>
    </w:p>
    <w:p w14:paraId="3EBCE2F4">
      <w:pPr>
        <w:pStyle w:val="42"/>
        <w:ind w:left="720" w:hanging="720"/>
      </w:pPr>
      <w:r>
        <w:t>Huang PP,Huang PP,Cai ZY,et al.Survey on the current status of enteral nutrition interruption in the ICU and analysis of influencing factors[J].Journal of Nurses Training,2023,38(18):1704-1709.</w:t>
      </w:r>
    </w:p>
    <w:p w14:paraId="39FAC820">
      <w:pPr>
        <w:pStyle w:val="42"/>
        <w:ind w:left="720" w:hanging="720"/>
      </w:pPr>
      <w:r>
        <w:t>[4]</w:t>
      </w:r>
      <w:r>
        <w:tab/>
      </w:r>
      <w:r>
        <w:t>Alyssa R,Cass KE.Prevalence of hospital-acquired malnutrition and modifiable determinants of nutritional deterioration during inpatient admissions: A systematic review of the evidence[J].J Hum Nutr Diet,2022,35(6):1043-1058.DOI:10.1111/jhn.13009.</w:t>
      </w:r>
    </w:p>
    <w:p w14:paraId="6BF62B24">
      <w:pPr>
        <w:pStyle w:val="42"/>
        <w:ind w:left="720" w:hanging="720"/>
        <w:rPr>
          <w:rFonts w:hint="eastAsia"/>
        </w:rPr>
      </w:pPr>
      <w:r>
        <w:rPr>
          <w:rFonts w:hint="eastAsia"/>
        </w:rPr>
        <w:t>[5]</w:t>
      </w:r>
      <w:r>
        <w:rPr>
          <w:rFonts w:hint="eastAsia"/>
        </w:rPr>
        <w:tab/>
      </w:r>
      <w:r>
        <w:rPr>
          <w:rFonts w:hint="eastAsia"/>
        </w:rPr>
        <w:t>邵彤,郭洁,王军娜,等.危重症患儿肠内营养中断预防与管理的最佳证据总结[J].中华现代护理杂志,2023,29(20):2759-2765.DOI:10.3760/cma.j.cn115682-20220826-04185.</w:t>
      </w:r>
    </w:p>
    <w:p w14:paraId="275BCC23">
      <w:pPr>
        <w:pStyle w:val="42"/>
        <w:ind w:left="720" w:hanging="720"/>
      </w:pPr>
      <w:r>
        <w:t>Shao T,Guo J,Wang JN,et al.Best evidence summary of prevention and management of enteral nutrition interruption in critically ill children[J].Chin J Mod Nurs,2023,29(20):2759-2765.</w:t>
      </w:r>
    </w:p>
    <w:p w14:paraId="7F954D08">
      <w:pPr>
        <w:pStyle w:val="42"/>
        <w:ind w:left="720" w:hanging="720"/>
        <w:rPr>
          <w:rFonts w:hint="eastAsia"/>
        </w:rPr>
      </w:pPr>
      <w:r>
        <w:rPr>
          <w:rFonts w:hint="eastAsia"/>
        </w:rPr>
        <w:t>[6]</w:t>
      </w:r>
      <w:r>
        <w:rPr>
          <w:rFonts w:hint="eastAsia"/>
        </w:rPr>
        <w:tab/>
      </w:r>
      <w:r>
        <w:rPr>
          <w:rFonts w:hint="eastAsia"/>
        </w:rPr>
        <w:t>米元元.ICU医护人员肠内营养中断知信行量表的编制与应用[D].河南:郑州大学,2022:92-94.</w:t>
      </w:r>
    </w:p>
    <w:p w14:paraId="03E3957C">
      <w:pPr>
        <w:pStyle w:val="42"/>
        <w:ind w:left="720" w:hanging="720"/>
      </w:pPr>
      <w:r>
        <w:t>Mi YY.Development and application of knowledge, belief, andpractice scale for ICU medical staff on interruption of enteral[D].Henan: Zhengzhou University,2022:92-94.</w:t>
      </w:r>
    </w:p>
    <w:p w14:paraId="58354778">
      <w:pPr>
        <w:pStyle w:val="42"/>
        <w:ind w:left="720" w:hanging="720"/>
        <w:rPr>
          <w:rFonts w:hint="eastAsia"/>
        </w:rPr>
      </w:pPr>
      <w:r>
        <w:rPr>
          <w:rFonts w:hint="eastAsia"/>
        </w:rPr>
        <w:t>[7]</w:t>
      </w:r>
      <w:r>
        <w:rPr>
          <w:rFonts w:hint="eastAsia"/>
        </w:rPr>
        <w:tab/>
      </w:r>
      <w:r>
        <w:rPr>
          <w:rFonts w:hint="eastAsia"/>
        </w:rPr>
        <w:t>张婉婷,徐语同,王佳,等.ICU肠内营养患者喂养不耐受预防及管理的最佳证据总结[J].中华现代护理杂志,2024,30(10):1292-1299.DOI:10.3760/cma.j.cn115682-20230731-00276.</w:t>
      </w:r>
    </w:p>
    <w:p w14:paraId="06C29C2C">
      <w:pPr>
        <w:pStyle w:val="42"/>
        <w:ind w:left="720" w:hanging="720"/>
      </w:pPr>
      <w:r>
        <w:t>Zhang WT,Xu YT,Wang J,et al.Summary of the best evidence for prevention and management of feeding intolerance in ICU patients with enteral nutrition[J].Chin J Mod Nurs,2024,30(10):1292-1299.</w:t>
      </w:r>
    </w:p>
    <w:p w14:paraId="2B80BAF7">
      <w:pPr>
        <w:pStyle w:val="42"/>
        <w:ind w:left="720" w:hanging="720"/>
        <w:rPr>
          <w:rFonts w:hint="eastAsia"/>
        </w:rPr>
      </w:pPr>
      <w:r>
        <w:rPr>
          <w:rFonts w:hint="eastAsia"/>
        </w:rPr>
        <w:t>[8]</w:t>
      </w:r>
      <w:r>
        <w:rPr>
          <w:rFonts w:hint="eastAsia"/>
        </w:rPr>
        <w:tab/>
      </w:r>
      <w:r>
        <w:rPr>
          <w:rFonts w:hint="eastAsia"/>
        </w:rPr>
        <w:t>黄培培,蔡喆燚,田飞,等. ICU肠内营养中断现况调查及影响因素分析[J]. 护士进修杂志,2023,38(18):1704-1709. DOI:10.16821/j.cnki.hsjx.2023.18.015.</w:t>
      </w:r>
    </w:p>
    <w:p w14:paraId="1085CB43">
      <w:pPr>
        <w:pStyle w:val="42"/>
        <w:ind w:left="720" w:hanging="720"/>
      </w:pPr>
      <w:r>
        <w:t>Huang PP,Cai ZY,Tian F,et al.Development, reliability, and validity of a scale for knowledge, attitude, and practice of intensive care unit staff towards enteral nutrition feeding interruption[J].Journal of Nurses Training,2023,38(18):1704-1709.</w:t>
      </w:r>
    </w:p>
    <w:p w14:paraId="605802C0">
      <w:pPr>
        <w:pStyle w:val="42"/>
        <w:ind w:left="720" w:hanging="720"/>
      </w:pPr>
      <w:r>
        <w:rPr>
          <w:rFonts w:hint="eastAsia"/>
        </w:rPr>
        <w:t>[9]</w:t>
      </w:r>
      <w:r>
        <w:rPr>
          <w:rFonts w:hint="eastAsia"/>
        </w:rPr>
        <w:tab/>
      </w:r>
      <w:r>
        <w:rPr>
          <w:rFonts w:hint="eastAsia"/>
        </w:rPr>
        <w:t>李颖,郭锦丽,张静,等.新生儿重症监护室胎龄28~34周早产儿营养中断原因及对临床结局的影响[J].中华现代护理杂志,2021,27(22):2997-3000.DOI:10.37</w:t>
      </w:r>
      <w:r>
        <w:t>60/cma.j.cn115682-20201214-06687.</w:t>
      </w:r>
    </w:p>
    <w:p w14:paraId="101E85BF">
      <w:pPr>
        <w:pStyle w:val="42"/>
        <w:ind w:left="720" w:hanging="720"/>
      </w:pPr>
      <w:r>
        <w:t>Li Y,Guo JL,Zhang J,et al.Causes of nutritional interruption in premature infants with gestational age of 28 to 34 weeks in Neonatal Intensive Care Unit and its influence on clinical outcomes[J].Chin J Mod Nurs,2021,27(22):2997-3000.</w:t>
      </w:r>
    </w:p>
    <w:p w14:paraId="07E896ED">
      <w:pPr>
        <w:pStyle w:val="42"/>
        <w:ind w:left="720" w:hanging="720"/>
        <w:rPr>
          <w:rFonts w:hint="eastAsia"/>
        </w:rPr>
      </w:pPr>
      <w:r>
        <w:rPr>
          <w:rFonts w:hint="eastAsia"/>
        </w:rPr>
        <w:t>[10]</w:t>
      </w:r>
      <w:r>
        <w:rPr>
          <w:rFonts w:hint="eastAsia"/>
        </w:rPr>
        <w:tab/>
      </w:r>
      <w:r>
        <w:rPr>
          <w:rFonts w:hint="eastAsia"/>
        </w:rPr>
        <w:t>米元元,田飞,包磊,等.ICU医护人员肠内营养中断管理知信行量表的编制及信效度检验[J].护理学杂志,2022,37(19):82-86.DOI:10.3870/j.issn.1001-4152.2022.19.082.</w:t>
      </w:r>
    </w:p>
    <w:p w14:paraId="3DEA26A9">
      <w:pPr>
        <w:pStyle w:val="42"/>
        <w:ind w:left="720" w:hanging="720"/>
      </w:pPr>
      <w:r>
        <w:t>Mi YY,Tian F,Bao L,et al.Development,reliability,and validity of a scale for knowledge,attitude,and practice of intensive care unit staff towards enteral nutri-tion feeding interruption[J].Journal of Nursing Science,2022,37(19):82-86.DOI:10.3870/j.issn.1001-4152.2022.19.082.</w:t>
      </w:r>
    </w:p>
    <w:p w14:paraId="79D636DD">
      <w:pPr>
        <w:pStyle w:val="42"/>
        <w:ind w:left="720" w:hanging="720"/>
      </w:pPr>
      <w:r>
        <w:t>[11]</w:t>
      </w:r>
      <w:r>
        <w:tab/>
      </w:r>
      <w:r>
        <w:t>Miranda DR,Rijk A,Schaufeli W.Simplified therapeutic intervention scoring system: the TISS-28 items: results from a multicenter study[J].Crit Care Med,1996,24(1):64-73.DOI: 10.1097/00003246-199601000-00012.</w:t>
      </w:r>
    </w:p>
    <w:p w14:paraId="043AFC1A">
      <w:pPr>
        <w:pStyle w:val="42"/>
        <w:ind w:left="720" w:hanging="720"/>
      </w:pPr>
      <w:r>
        <w:t>[12]</w:t>
      </w:r>
      <w:r>
        <w:tab/>
      </w:r>
      <w:r>
        <w:t>Wang ZW,Zheng J,You LM,et al.Evaluation of the simplified therapeutic intervention scoring system:Chinese version[J].Intensive Crit Care Nurs,2018,45(0):85-90.DOI:10.1016/j.iccn.2017.09.009.</w:t>
      </w:r>
    </w:p>
    <w:p w14:paraId="498ABEC0">
      <w:pPr>
        <w:pStyle w:val="42"/>
        <w:ind w:left="720" w:hanging="720"/>
      </w:pPr>
      <w:r>
        <w:t>[13]</w:t>
      </w:r>
      <w:r>
        <w:tab/>
      </w:r>
      <w:r>
        <w:t>Yang QY,Li JG,Ai XY,et al.Nursing practice of the prevention and control guidelines for vascular catheter-related bloodstream infections[J].J Eval Clin Pract,2024,31(1):e14213.DOI:10.1111/jep.14213.</w:t>
      </w:r>
    </w:p>
    <w:p w14:paraId="0C31B0A8">
      <w:pPr>
        <w:pStyle w:val="42"/>
        <w:ind w:left="720" w:hanging="720"/>
        <w:rPr>
          <w:rFonts w:hint="eastAsia"/>
        </w:rPr>
      </w:pPr>
      <w:r>
        <w:t>[14</w:t>
      </w:r>
      <w:r>
        <w:rPr>
          <w:rFonts w:hint="eastAsia"/>
        </w:rPr>
        <w:t>]</w:t>
      </w:r>
      <w:r>
        <w:rPr>
          <w:rFonts w:hint="eastAsia"/>
        </w:rPr>
        <w:tab/>
      </w:r>
      <w:r>
        <w:rPr>
          <w:rFonts w:hint="eastAsia"/>
        </w:rPr>
        <w:t>李燕,吴雪,庞建美,等. 24个省份胸外科护士围手术期肺康复知信行的调查研究[J].中华护理杂志,2025,60(5):569-575.DOI:10.3761/j.issn.0254-1769.2025.05.009.</w:t>
      </w:r>
    </w:p>
    <w:p w14:paraId="0B6A5A00">
      <w:pPr>
        <w:pStyle w:val="42"/>
        <w:ind w:left="720" w:hanging="720"/>
      </w:pPr>
      <w:r>
        <w:t>Li Y,Wu X,Pang JM,et al.Current status of knowledge,attitude and practice of perioperative lung rehabilitation among thoracic surgery on nurses in 24 provinces and autonomous regions of China:a multicenter investigation[J].Chin J Nurs,2025,60(5):569-575.</w:t>
      </w:r>
    </w:p>
    <w:p w14:paraId="406CF7DB">
      <w:pPr>
        <w:pStyle w:val="42"/>
        <w:ind w:left="720" w:hanging="720"/>
      </w:pPr>
      <w:r>
        <w:t>[15]</w:t>
      </w:r>
      <w:r>
        <w:tab/>
      </w:r>
      <w:r>
        <w:t>Eric, Klopp,Theresa, Krause-Wichmann,Robin, Stark,Profiles of epistemological beliefs, knowledge about explanation norms, and explanation skills: changes after an intervention[J].Front Psychol,2023,14(9):1178129.DOI:10.3389/fpsyg.2023.1178129.</w:t>
      </w:r>
    </w:p>
    <w:p w14:paraId="74C522BC">
      <w:pPr>
        <w:pStyle w:val="42"/>
        <w:ind w:left="720" w:hanging="720"/>
      </w:pPr>
      <w:r>
        <w:t>[16]</w:t>
      </w:r>
      <w:r>
        <w:tab/>
      </w:r>
      <w:r>
        <w:t>Ruth AE,Tadael GZ,Wubie B,et al.Assessment of level of knowledge, attitude, and associated factors toward delirium among health professionals working in intensive care unit multicenter, cross-sectional study,Amhara region comprehensive specialized hospitals,Northwest Ethiopia,2023[J].Front Public Health,2024,12(3):1338760.DOI:10.3389/fpubh.2024.1338760.</w:t>
      </w:r>
    </w:p>
    <w:p w14:paraId="79DB7AF6">
      <w:pPr>
        <w:pStyle w:val="42"/>
        <w:ind w:left="720" w:hanging="720"/>
      </w:pPr>
      <w:r>
        <w:t>[17]</w:t>
      </w:r>
      <w:r>
        <w:tab/>
      </w:r>
      <w:r>
        <w:t>Mi YY,Tian F,Wang LF,et al.Development and validation of an enteral feeding interruption management scale for ICU medical staff:a knowledge-,attitude- and practice-based approach[J].Nurs Crit Care,2025,30(3):e70024.DOI:10.1111/nicc.70024.</w:t>
      </w:r>
    </w:p>
    <w:p w14:paraId="133FAEBC">
      <w:pPr>
        <w:pStyle w:val="42"/>
        <w:ind w:left="720" w:hanging="720"/>
      </w:pPr>
      <w:r>
        <w:t>[18]</w:t>
      </w:r>
      <w:r>
        <w:tab/>
      </w:r>
      <w:r>
        <w:t>Yang MM,Wu YP,Peng LH,et al.Analysis on influencing factors of knowledge-based attitude and behavior change of cardiovascular disease nurses[J].J Healthc Eng,2022,22(2):8132478.DOI:10.1155/2022/8132478.</w:t>
      </w:r>
    </w:p>
    <w:p w14:paraId="6468CD88">
      <w:pPr>
        <w:pStyle w:val="42"/>
        <w:ind w:left="720" w:hanging="720"/>
      </w:pPr>
      <w:r>
        <w:t>[19]</w:t>
      </w:r>
      <w:r>
        <w:tab/>
      </w:r>
      <w:r>
        <w:t>Mi Y,Tian F,Zeng C,et al.Evaluating knowledge,attitudes,and practices regarding interruption of enteral nutrition in ICU medical staff:a descriptive cross-sectional survey[J].Research Square,2023.DOI:10.21203/rs.3.rs-3101997/v1.</w:t>
      </w:r>
    </w:p>
    <w:p w14:paraId="131E666A">
      <w:pPr>
        <w:pStyle w:val="42"/>
        <w:ind w:left="720" w:hanging="720"/>
        <w:rPr>
          <w:rFonts w:hint="eastAsia"/>
        </w:rPr>
      </w:pPr>
      <w:r>
        <w:rPr>
          <w:rFonts w:hint="eastAsia"/>
        </w:rPr>
        <w:t>[20]</w:t>
      </w:r>
      <w:r>
        <w:rPr>
          <w:rFonts w:hint="eastAsia"/>
        </w:rPr>
        <w:tab/>
      </w:r>
      <w:r>
        <w:rPr>
          <w:rFonts w:hint="eastAsia"/>
        </w:rPr>
        <w:t xml:space="preserve"> 张子晗,钱新毅.老年患者失能预防知信行问卷的编制及信效度检验[J].护理学杂志,2025,40(2):100-103.DOI:10.3870/j.issn.1001-4152.2025.02.100.</w:t>
      </w:r>
    </w:p>
    <w:p w14:paraId="2DDF1628">
      <w:pPr>
        <w:pStyle w:val="42"/>
        <w:ind w:left="720" w:hanging="720"/>
      </w:pPr>
      <w:r>
        <w:t>Zhang ZH,Qian Xy.Development and validation of a Knowledge,Attitude and Practice Questionnaire for Prevention of Disability in Elderly Patients[J].Journal of Nursing Science,2025,40(2):100-103.</w:t>
      </w:r>
    </w:p>
    <w:p w14:paraId="51B2716F">
      <w:pPr>
        <w:pStyle w:val="42"/>
        <w:ind w:left="720" w:hanging="720"/>
      </w:pPr>
      <w:r>
        <w:rPr>
          <w:rFonts w:hint="eastAsia"/>
        </w:rPr>
        <w:t>[21]</w:t>
      </w:r>
      <w:r>
        <w:rPr>
          <w:rFonts w:hint="eastAsia"/>
        </w:rPr>
        <w:tab/>
      </w:r>
      <w:r>
        <w:rPr>
          <w:rFonts w:hint="eastAsia"/>
        </w:rPr>
        <w:t xml:space="preserve"> 李建荣,王群,赵芳,等.北京市护士胰岛素注射知-信-行现状及影响因素分析[J].中华现代护理杂志,2024,30(8):1078-1083.</w:t>
      </w:r>
      <w:r>
        <w:t>DOI:10.3760/cma.j.cn115682-20230828-00724.</w:t>
      </w:r>
    </w:p>
    <w:p w14:paraId="05E9EB3F">
      <w:pPr>
        <w:pStyle w:val="42"/>
        <w:ind w:left="720" w:hanging="720"/>
        <w:rPr>
          <w:rFonts w:hint="eastAsia"/>
        </w:rPr>
      </w:pPr>
      <w:r>
        <w:rPr>
          <w:rFonts w:hint="eastAsia"/>
        </w:rPr>
        <w:t xml:space="preserve"> Li JR,Wang Q,Zhao F,et al.Current status and training needs of good limb positioning knowledge, belief, and behavior among nurses in Class Ⅲ Hospitals[J].Chinese Journal of Modern Nursing ,2024,30(8):1078-1083.</w:t>
      </w:r>
    </w:p>
    <w:p w14:paraId="660E2AD2">
      <w:pPr>
        <w:pStyle w:val="42"/>
        <w:ind w:left="720" w:hanging="720"/>
        <w:rPr>
          <w:rFonts w:hint="eastAsia"/>
        </w:rPr>
      </w:pPr>
      <w:r>
        <w:rPr>
          <w:rFonts w:hint="eastAsia"/>
        </w:rPr>
        <w:t>[22]</w:t>
      </w:r>
      <w:r>
        <w:rPr>
          <w:rFonts w:hint="eastAsia"/>
        </w:rPr>
        <w:tab/>
      </w:r>
      <w:r>
        <w:rPr>
          <w:rFonts w:hint="eastAsia"/>
        </w:rPr>
        <w:t>张晓丹,刘薇.护士安宁疗护知信行及培训需求的现状和影响因素分析[J].中国肿瘤临床与康复,2023,30(8):518-525.DOI:10.13455/j.cnki.cjcor.113494-20230308-0046.</w:t>
      </w:r>
    </w:p>
    <w:p w14:paraId="67148239">
      <w:pPr>
        <w:pStyle w:val="42"/>
        <w:ind w:left="720" w:hanging="720"/>
      </w:pPr>
      <w:r>
        <w:t>Zhang XD,Liu W.Analysis on the currentsituation and influential factors for knowledge,attitude,practice and training needs of palliative care among nurses[J].Chinese Journal of Clinical Oncology and Rehabilitation,2023,30(8):518-525.</w:t>
      </w:r>
    </w:p>
    <w:p w14:paraId="107325D9">
      <w:pPr>
        <w:pStyle w:val="42"/>
        <w:ind w:left="720" w:hanging="720"/>
      </w:pPr>
      <w:r>
        <w:t>[23]</w:t>
      </w:r>
      <w:r>
        <w:tab/>
      </w:r>
      <w:r>
        <w:t>Zare KA,Sarmadi S,Nazari A,et al.Knowledge,attitude,and practice of nurses regarding enteral feeding:a systematic review[J].BMC Nurs,2025,24:155.DOI:10.1186/s12912-025-02755-0.</w:t>
      </w:r>
    </w:p>
    <w:p w14:paraId="39FC1CF3">
      <w:pPr>
        <w:pStyle w:val="42"/>
        <w:ind w:left="720" w:hanging="720"/>
        <w:rPr>
          <w:rFonts w:hint="eastAsia"/>
        </w:rPr>
      </w:pPr>
      <w:r>
        <w:rPr>
          <w:rFonts w:hint="eastAsia"/>
        </w:rPr>
        <w:t>[24]</w:t>
      </w:r>
      <w:r>
        <w:rPr>
          <w:rFonts w:hint="eastAsia"/>
        </w:rPr>
        <w:tab/>
      </w:r>
      <w:r>
        <w:rPr>
          <w:rFonts w:hint="eastAsia"/>
        </w:rPr>
        <w:t>韩叶,何梅香,张英霞,等.知信行培训模式在儿科低年资护士培训中的价值[J].蚌埠医学院学报,2018,43(1):114-116.DOI:10.13898/j.cnki.issn.1000-2200.2018.01.034.</w:t>
      </w:r>
    </w:p>
    <w:p w14:paraId="54D7290E">
      <w:pPr>
        <w:pStyle w:val="42"/>
        <w:ind w:left="720" w:hanging="720"/>
      </w:pPr>
      <w:r>
        <w:t>Han Y,He MX,Zhang YX,et al.The application value of knowledge-attitude-belief training mode in the training of junior nurses in pediatrics[J].Journal of Bengbu Medical University,2018,43(1):114-116.</w:t>
      </w:r>
    </w:p>
    <w:p w14:paraId="70EF3B1E">
      <w:pPr>
        <w:pStyle w:val="42"/>
        <w:ind w:left="720" w:hanging="720"/>
      </w:pPr>
      <w:r>
        <w:t>[25]</w:t>
      </w:r>
      <w:r>
        <w:tab/>
      </w:r>
      <w:r>
        <w:t>Song CL,Zhang W,Zhu LJ,et al.Knowledge,attitudes and practices regarding enteral nutrition management among ICU nurses[J].Nurs Crit Care,2026,31(1):e70260.DOI:10.1111/nicc.70260.</w:t>
      </w:r>
    </w:p>
    <w:p w14:paraId="3D1CA0C3">
      <w:pPr>
        <w:pStyle w:val="42"/>
        <w:ind w:left="720" w:hanging="720"/>
      </w:pPr>
      <w:r>
        <w:t>[26]</w:t>
      </w:r>
      <w:r>
        <w:tab/>
      </w:r>
      <w:r>
        <w:t>Shi BG,Zhang J,Wang HX,et al.Latent profile analysis and related factors of colorectal cancer knowledge and health beliefs and their associations with screening behavior and intention among urban populations in China[J].Cancer Nurs,2025,22(8):236-240.DOI:10.1097/NCC.0000000000001479.</w:t>
      </w:r>
    </w:p>
    <w:p w14:paraId="7553DD5E">
      <w:r>
        <w:fldChar w:fldCharType="end"/>
      </w:r>
      <w:r>
        <w:drawing>
          <wp:inline distT="0" distB="0" distL="114300" distR="114300">
            <wp:extent cx="5273040" cy="7485380"/>
            <wp:effectExtent l="0" t="0" r="381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3040" cy="7485380"/>
                    </a:xfrm>
                    <a:prstGeom prst="rect">
                      <a:avLst/>
                    </a:prstGeom>
                    <a:noFill/>
                    <a:ln>
                      <a:noFill/>
                    </a:ln>
                  </pic:spPr>
                </pic:pic>
              </a:graphicData>
            </a:graphic>
          </wp:inline>
        </w:drawing>
      </w:r>
    </w:p>
    <w:p w14:paraId="2B01494D"/>
    <w:p w14:paraId="7BB4A223"/>
    <w:p w14:paraId="7D61047F"/>
    <w:p w14:paraId="42329CC4"/>
    <w:p w14:paraId="7933C39F"/>
    <w:p w14:paraId="4B5784B9"/>
    <w:p w14:paraId="3F16458A"/>
    <w:p w14:paraId="655B942E">
      <w:pPr>
        <w:rPr>
          <w:rFonts w:hint="eastAsia"/>
        </w:rPr>
      </w:pPr>
    </w:p>
    <w:sectPr>
      <w:pgSz w:w="11906" w:h="16838"/>
      <w:pgMar w:top="1440" w:right="1797" w:bottom="1440" w:left="1797"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1-19T10:54:00Z" w:initials="ms">
    <w:p w14:paraId="78FC5C4C">
      <w:pPr>
        <w:pStyle w:val="11"/>
      </w:pPr>
      <w:r>
        <w:rPr>
          <w:rFonts w:hint="eastAsia"/>
        </w:rPr>
        <w:t>删除</w:t>
      </w:r>
    </w:p>
  </w:comment>
  <w:comment w:id="1" w:author="ZHXDHL" w:date="2026-01-19T10:55:00Z" w:initials="ms">
    <w:p w14:paraId="093D4A41">
      <w:pPr>
        <w:pStyle w:val="11"/>
      </w:pPr>
      <w:r>
        <w:rPr>
          <w:rFonts w:hint="eastAsia"/>
        </w:rPr>
        <w:t>给出具体的医院名称</w:t>
      </w:r>
    </w:p>
  </w:comment>
  <w:comment w:id="2" w:author="ZHXDHL" w:date="2026-01-19T10:55:00Z" w:initials="ms">
    <w:p w14:paraId="78D56E23">
      <w:pPr>
        <w:jc w:val="left"/>
        <w:rPr>
          <w:rFonts w:hint="eastAsia" w:ascii="宋体" w:hAnsi="宋体" w:cs="宋体"/>
          <w:b/>
          <w:bCs/>
          <w:szCs w:val="24"/>
        </w:rPr>
      </w:pPr>
      <w:bookmarkStart w:id="40" w:name="_Hlk185237860"/>
      <w:r>
        <w:rPr>
          <w:rFonts w:hint="eastAsia" w:ascii="宋体" w:hAnsi="宋体" w:cs="宋体"/>
          <w:b/>
          <w:bCs/>
          <w:szCs w:val="24"/>
        </w:rPr>
        <w:t>原始研究文章格式请参照我刊2020年以后发表文章修改，在我刊官网中的“期刊在线”中查找</w:t>
      </w:r>
    </w:p>
    <w:p w14:paraId="2EEF3D16">
      <w:pPr>
        <w:pStyle w:val="11"/>
        <w:rPr>
          <w:rFonts w:hint="eastAsia" w:ascii="宋体" w:hAnsi="宋体" w:cs="宋体"/>
        </w:rPr>
      </w:pPr>
      <w:r>
        <w:rPr>
          <w:rFonts w:hint="eastAsia" w:ascii="宋体" w:hAnsi="宋体" w:cs="宋体"/>
        </w:rPr>
        <w:t>一、资料与方法/对象与方法</w:t>
      </w:r>
    </w:p>
    <w:p w14:paraId="2B073EF3">
      <w:pPr>
        <w:jc w:val="left"/>
        <w:rPr>
          <w:rFonts w:hint="eastAsia" w:ascii="宋体" w:hAnsi="宋体" w:cs="宋体"/>
        </w:rPr>
      </w:pPr>
      <w:r>
        <w:rPr>
          <w:rFonts w:hint="eastAsia" w:ascii="宋体" w:hAnsi="宋体" w:cs="宋体"/>
        </w:rPr>
        <w:t>（一）一般资料/研究对象：本研究为…..</w:t>
      </w:r>
    </w:p>
    <w:p w14:paraId="5006AE78">
      <w:pPr>
        <w:jc w:val="left"/>
        <w:rPr>
          <w:rFonts w:hint="eastAsia" w:ascii="宋体" w:hAnsi="宋体" w:cs="宋体"/>
        </w:rPr>
      </w:pPr>
      <w:r>
        <w:rPr>
          <w:rFonts w:hint="eastAsia" w:ascii="宋体" w:hAnsi="宋体" w:cs="宋体"/>
        </w:rPr>
        <w:t>（二）方法</w:t>
      </w:r>
    </w:p>
    <w:p w14:paraId="2B60024B">
      <w:pPr>
        <w:jc w:val="left"/>
        <w:rPr>
          <w:rFonts w:hint="eastAsia" w:ascii="宋体" w:hAnsi="宋体" w:cs="宋体"/>
        </w:rPr>
      </w:pPr>
      <w:r>
        <w:rPr>
          <w:rFonts w:hint="eastAsia" w:ascii="宋体" w:hAnsi="宋体" w:cs="宋体"/>
        </w:rPr>
        <w:t>1.干预方法:</w:t>
      </w:r>
    </w:p>
    <w:p w14:paraId="1D44C2C7">
      <w:pPr>
        <w:jc w:val="left"/>
        <w:rPr>
          <w:rFonts w:hint="eastAsia" w:ascii="宋体" w:hAnsi="宋体" w:cs="宋体"/>
        </w:rPr>
      </w:pPr>
      <w:r>
        <w:rPr>
          <w:rFonts w:hint="eastAsia" w:ascii="宋体" w:hAnsi="宋体" w:cs="宋体"/>
        </w:rPr>
        <w:t>2.观察指标/评价指标:</w:t>
      </w:r>
    </w:p>
    <w:p w14:paraId="71F1035D">
      <w:pPr>
        <w:jc w:val="left"/>
        <w:rPr>
          <w:rFonts w:hint="eastAsia" w:ascii="宋体" w:hAnsi="宋体" w:cs="宋体"/>
        </w:rPr>
      </w:pPr>
      <w:r>
        <w:rPr>
          <w:rFonts w:hint="eastAsia" w:ascii="宋体" w:hAnsi="宋体" w:cs="宋体"/>
        </w:rPr>
        <w:t>3.资料收集方法:</w:t>
      </w:r>
    </w:p>
    <w:p w14:paraId="461AF408">
      <w:pPr>
        <w:jc w:val="left"/>
        <w:rPr>
          <w:rFonts w:hint="eastAsia" w:ascii="宋体" w:hAnsi="宋体" w:cs="宋体"/>
        </w:rPr>
      </w:pPr>
      <w:r>
        <w:rPr>
          <w:rFonts w:hint="eastAsia" w:ascii="宋体" w:hAnsi="宋体" w:cs="宋体"/>
        </w:rPr>
        <w:t>4.统计学方法:</w:t>
      </w:r>
    </w:p>
    <w:p w14:paraId="1310AA74">
      <w:pPr>
        <w:jc w:val="left"/>
        <w:rPr>
          <w:rFonts w:hint="eastAsia" w:ascii="宋体" w:hAnsi="宋体" w:cs="宋体"/>
        </w:rPr>
      </w:pPr>
      <w:r>
        <w:rPr>
          <w:rFonts w:hint="eastAsia" w:ascii="宋体" w:hAnsi="宋体" w:cs="宋体"/>
        </w:rPr>
        <w:t>……</w:t>
      </w:r>
    </w:p>
    <w:p w14:paraId="0167EBED">
      <w:pPr>
        <w:pStyle w:val="11"/>
        <w:rPr>
          <w:rFonts w:hint="eastAsia" w:ascii="宋体" w:hAnsi="宋体" w:cs="宋体"/>
        </w:rPr>
      </w:pPr>
      <w:r>
        <w:rPr>
          <w:rFonts w:hint="eastAsia" w:ascii="宋体" w:hAnsi="宋体" w:cs="宋体"/>
        </w:rPr>
        <w:t>二、结果</w:t>
      </w:r>
    </w:p>
    <w:p w14:paraId="0AD29707">
      <w:pPr>
        <w:pStyle w:val="11"/>
        <w:rPr>
          <w:rFonts w:hint="eastAsia" w:ascii="宋体" w:hAnsi="宋体" w:cs="宋体"/>
        </w:rPr>
      </w:pPr>
      <w:r>
        <w:rPr>
          <w:rFonts w:hint="eastAsia" w:ascii="宋体" w:hAnsi="宋体" w:cs="宋体"/>
        </w:rPr>
        <w:t>1.</w:t>
      </w:r>
    </w:p>
    <w:p w14:paraId="4BF8964D">
      <w:pPr>
        <w:pStyle w:val="11"/>
        <w:rPr>
          <w:rFonts w:hint="eastAsia" w:ascii="宋体" w:hAnsi="宋体" w:cs="宋体"/>
        </w:rPr>
      </w:pPr>
      <w:r>
        <w:rPr>
          <w:rFonts w:hint="eastAsia" w:ascii="宋体" w:hAnsi="宋体" w:cs="宋体"/>
        </w:rPr>
        <w:t>2.</w:t>
      </w:r>
    </w:p>
    <w:p w14:paraId="1AAAD424">
      <w:pPr>
        <w:pStyle w:val="11"/>
        <w:rPr>
          <w:rFonts w:hint="eastAsia" w:ascii="宋体" w:hAnsi="宋体" w:cs="宋体"/>
        </w:rPr>
      </w:pPr>
      <w:r>
        <w:rPr>
          <w:rFonts w:hint="eastAsia" w:ascii="宋体" w:hAnsi="宋体" w:cs="宋体"/>
        </w:rPr>
        <w:t>3.</w:t>
      </w:r>
    </w:p>
    <w:p w14:paraId="269921E0">
      <w:pPr>
        <w:pStyle w:val="11"/>
        <w:rPr>
          <w:rFonts w:hint="eastAsia" w:ascii="宋体" w:hAnsi="宋体" w:cs="宋体"/>
        </w:rPr>
      </w:pPr>
      <w:r>
        <w:rPr>
          <w:rFonts w:hint="eastAsia" w:ascii="宋体" w:hAnsi="宋体" w:cs="宋体"/>
        </w:rPr>
        <w:t>……</w:t>
      </w:r>
    </w:p>
    <w:p w14:paraId="5BB55C13">
      <w:pPr>
        <w:pStyle w:val="11"/>
        <w:rPr>
          <w:rFonts w:hint="eastAsia" w:ascii="宋体" w:hAnsi="宋体" w:cs="宋体"/>
          <w:b/>
        </w:rPr>
      </w:pPr>
      <w:r>
        <w:rPr>
          <w:rFonts w:hint="eastAsia" w:ascii="宋体" w:hAnsi="宋体" w:cs="宋体"/>
          <w:b/>
        </w:rPr>
        <w:t xml:space="preserve">三、讨论 </w:t>
      </w:r>
    </w:p>
    <w:bookmarkEnd w:id="40"/>
    <w:p w14:paraId="28E94584">
      <w:pPr>
        <w:pStyle w:val="11"/>
      </w:pPr>
    </w:p>
  </w:comment>
  <w:comment w:id="3" w:author="ZHXDHL" w:date="2026-01-19T10:57:00Z" w:initials="ms">
    <w:p w14:paraId="3704CE96">
      <w:pPr>
        <w:pStyle w:val="11"/>
      </w:pPr>
      <w:r>
        <w:rPr>
          <w:rFonts w:hint="eastAsia"/>
        </w:rPr>
        <w:t>样本量计算方式不合适，请删除，并删除参考文献</w:t>
      </w:r>
    </w:p>
  </w:comment>
  <w:comment w:id="4" w:author="ZHXDHL" w:date="2026-01-19T10:58:00Z" w:initials="ms">
    <w:p w14:paraId="0D0F0FAA">
      <w:pPr>
        <w:pStyle w:val="11"/>
      </w:pPr>
      <w:r>
        <w:rPr>
          <w:rFonts w:hint="eastAsia"/>
        </w:rPr>
        <w:t>给出具体的作者及参考文献支撑，并提供截图证明描述的正确性</w:t>
      </w:r>
    </w:p>
    <w:p w14:paraId="15D89FA3">
      <w:pPr>
        <w:pStyle w:val="11"/>
      </w:pPr>
      <w:r>
        <w:rPr>
          <w14:ligatures w14:val="none"/>
        </w:rPr>
        <w:drawing>
          <wp:inline distT="0" distB="0" distL="0" distR="0">
            <wp:extent cx="5274310" cy="4538980"/>
            <wp:effectExtent l="0" t="0" r="2540" b="0"/>
            <wp:docPr id="743921806"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1806" name="图片 3"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74310" cy="4538980"/>
                    </a:xfrm>
                    <a:prstGeom prst="rect">
                      <a:avLst/>
                    </a:prstGeom>
                  </pic:spPr>
                </pic:pic>
              </a:graphicData>
            </a:graphic>
          </wp:inline>
        </w:drawing>
      </w:r>
    </w:p>
    <w:p w14:paraId="3270F081">
      <w:pPr>
        <w:pStyle w:val="11"/>
      </w:pPr>
    </w:p>
    <w:p w14:paraId="31C758DC">
      <w:pPr>
        <w:pStyle w:val="11"/>
      </w:pPr>
      <w:r>
        <w:rPr>
          <w14:ligatures w14:val="none"/>
        </w:rPr>
        <w:drawing>
          <wp:inline distT="0" distB="0" distL="0" distR="0">
            <wp:extent cx="5132705" cy="2428240"/>
            <wp:effectExtent l="0" t="0" r="0" b="0"/>
            <wp:docPr id="156183921"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921" name="图片 2" descr="Imag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5133333" cy="2428571"/>
                    </a:xfrm>
                    <a:prstGeom prst="rect">
                      <a:avLst/>
                    </a:prstGeom>
                  </pic:spPr>
                </pic:pic>
              </a:graphicData>
            </a:graphic>
          </wp:inline>
        </w:drawing>
      </w:r>
    </w:p>
    <w:p w14:paraId="47A8BB26">
      <w:pPr>
        <w:pStyle w:val="11"/>
      </w:pPr>
    </w:p>
    <w:p w14:paraId="4C25D752">
      <w:pPr>
        <w:pStyle w:val="11"/>
      </w:pPr>
      <w:r>
        <w:rPr>
          <w14:ligatures w14:val="none"/>
        </w:rPr>
        <w:drawing>
          <wp:inline distT="0" distB="0" distL="0" distR="0">
            <wp:extent cx="4218940" cy="5189855"/>
            <wp:effectExtent l="0" t="0" r="0" b="0"/>
            <wp:docPr id="129190384"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384" name="图片 1" descr="Image"/>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4219048" cy="5190476"/>
                    </a:xfrm>
                    <a:prstGeom prst="rect">
                      <a:avLst/>
                    </a:prstGeom>
                  </pic:spPr>
                </pic:pic>
              </a:graphicData>
            </a:graphic>
          </wp:inline>
        </w:drawing>
      </w:r>
    </w:p>
  </w:comment>
  <w:comment w:id="5" w:author="ZHXDHL" w:date="2026-01-19T11:26:00Z" w:initials="ms">
    <w:p w14:paraId="1C3A49C5">
      <w:pPr>
        <w:pStyle w:val="11"/>
      </w:pPr>
      <w:r>
        <w:rPr>
          <w:rFonts w:hint="eastAsia"/>
        </w:rPr>
        <w:t>更改图片要求坐标原点为0</w:t>
      </w:r>
    </w:p>
  </w:comment>
  <w:comment w:id="6" w:author="ZHXDHL" w:date="2026-01-19T11:30:00Z" w:initials="ms">
    <w:p w14:paraId="77EA6F12">
      <w:pPr>
        <w:pStyle w:val="11"/>
      </w:pPr>
      <w:bookmarkStart w:id="41" w:name="_Hlk192492187"/>
      <w:r>
        <w:rPr>
          <w:rFonts w:hint="eastAsia"/>
          <w:b/>
          <w:bCs/>
        </w:rPr>
        <w:t>1.</w:t>
      </w:r>
      <w:r>
        <w:rPr>
          <w:rFonts w:hint="eastAsia"/>
        </w:rPr>
        <w:t>丰富文献，补</w:t>
      </w:r>
      <w:r>
        <w:rPr>
          <w:rFonts w:hint="eastAsia"/>
          <w:color w:val="000000"/>
        </w:rPr>
        <w:t>充护理核心期刊文献2022-2024年的文章2-3篇。请补充相关外文参考文献，推荐补充医学期刊或硕博论文文章（近3年）。</w:t>
      </w:r>
    </w:p>
    <w:p w14:paraId="77B3EC90">
      <w:pPr>
        <w:pStyle w:val="11"/>
      </w:pPr>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20"/>
        </w:rPr>
        <w:t>http://www.chinadoi.cn</w:t>
      </w:r>
      <w:r>
        <w:rPr>
          <w:rStyle w:val="20"/>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20"/>
        </w:rPr>
        <w:t>http://www.wanfangdata.com.cn</w:t>
      </w:r>
      <w:r>
        <w:rPr>
          <w:rStyle w:val="20"/>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20"/>
        </w:rPr>
        <w:t>http://dx.doi.org</w:t>
      </w:r>
      <w:r>
        <w:rPr>
          <w:rStyle w:val="20"/>
        </w:rPr>
        <w:fldChar w:fldCharType="end"/>
      </w:r>
      <w:r>
        <w:rPr>
          <w:rFonts w:hint="eastAsia"/>
          <w:color w:val="000000"/>
        </w:rPr>
        <w:t>）、PubMed上查询。</w:t>
      </w:r>
    </w:p>
    <w:p w14:paraId="4C874739">
      <w:pPr>
        <w:pStyle w:val="11"/>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无“英文信息”则改文献不用翻译英文，请勿自行翻译英文题目。（3）刊名：使用其刊名的英文简称，不使用汉语拼音名称（如：中华现代护理杂志英文为：Chin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7CC439BC">
      <w:pPr>
        <w:pStyle w:val="11"/>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0EE7CDF2">
      <w:pPr>
        <w:pStyle w:val="11"/>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6DD47F13">
      <w:pPr>
        <w:pStyle w:val="11"/>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0C1BE4A8">
      <w:pPr>
        <w:ind w:left="181" w:leftChars="86"/>
        <w:jc w:val="left"/>
        <w:rPr>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bookmarkEnd w:id="41"/>
    <w:p w14:paraId="5A87B8A8">
      <w:pPr>
        <w:pStyle w:val="11"/>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FC5C4C" w15:done="0"/>
  <w15:commentEx w15:paraId="093D4A41" w15:done="0"/>
  <w15:commentEx w15:paraId="28E94584" w15:done="0"/>
  <w15:commentEx w15:paraId="3704CE96" w15:done="0"/>
  <w15:commentEx w15:paraId="4C25D752" w15:done="0"/>
  <w15:commentEx w15:paraId="1C3A49C5" w15:done="0"/>
  <w15:commentEx w15:paraId="5A87B8A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24E6C"/>
    <w:multiLevelType w:val="multilevel"/>
    <w:tmpl w:val="0E224E6C"/>
    <w:lvl w:ilvl="0" w:tentative="0">
      <w:start w:val="2"/>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989361B"/>
    <w:multiLevelType w:val="multilevel"/>
    <w:tmpl w:val="5989361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XDHL">
    <w15:presenceInfo w15:providerId="None" w15:userId="ZHXDHL"/>
  </w15:person>
  <w15:person w15:author="a971">
    <w15:presenceInfo w15:providerId="AD" w15:userId="S::a971@ac365.pro::4403600d-82ef-4ac3-afe0-a8d6481cec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FmOWNlMzI5ZmFiNTlkZDhkNTM3YzNkZWI0NzA1OTgifQ=="/>
    <w:docVar w:name="EN.InstantFormat" w:val="&lt;ENInstantFormat&gt;&lt;Enabled&gt;1&lt;/Enabled&gt;&lt;ScanUnformatted&gt;1&lt;/ScanUnformatted&gt;&lt;ScanChanges&gt;1&lt;/ScanChanges&gt;&lt;Suspended&gt;0&lt;/Suspended&gt;&lt;/ENInstantFormat&gt;"/>
    <w:docVar w:name="EN.Layout" w:val="&lt;ENLayout&gt;&lt;Style&gt;国内一般期刊文献序号格式&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res0fftz5ft26ef0f35tfpue229frx5w0rd&quot;&gt;1我的EndNote库&lt;record-ids&gt;&lt;item&gt;1&lt;/item&gt;&lt;item&gt;2&lt;/item&gt;&lt;item&gt;3&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3&lt;/item&gt;&lt;item&gt;24&lt;/item&gt;&lt;item&gt;25&lt;/item&gt;&lt;item&gt;26&lt;/item&gt;&lt;item&gt;27&lt;/item&gt;&lt;item&gt;28&lt;/item&gt;&lt;/record-ids&gt;&lt;/item&gt;&lt;/Libraries&gt;"/>
    <w:docVar w:name="KY_MEDREF_DOCUID" w:val="{FDF097EA-4166-47A4-933F-38F8951A31C5}"/>
    <w:docVar w:name="KY_MEDREF_VERSION" w:val="3"/>
  </w:docVars>
  <w:rsids>
    <w:rsidRoot w:val="00821764"/>
    <w:rsid w:val="00000911"/>
    <w:rsid w:val="0000440C"/>
    <w:rsid w:val="00007B9D"/>
    <w:rsid w:val="000108C7"/>
    <w:rsid w:val="00017533"/>
    <w:rsid w:val="00022E24"/>
    <w:rsid w:val="00023069"/>
    <w:rsid w:val="000278AC"/>
    <w:rsid w:val="00031B06"/>
    <w:rsid w:val="00032651"/>
    <w:rsid w:val="000352A8"/>
    <w:rsid w:val="00035C9C"/>
    <w:rsid w:val="00047052"/>
    <w:rsid w:val="00064B35"/>
    <w:rsid w:val="00065BD6"/>
    <w:rsid w:val="000718A7"/>
    <w:rsid w:val="00071F37"/>
    <w:rsid w:val="00073019"/>
    <w:rsid w:val="00073B00"/>
    <w:rsid w:val="0007739F"/>
    <w:rsid w:val="0007768D"/>
    <w:rsid w:val="000878DD"/>
    <w:rsid w:val="000971B2"/>
    <w:rsid w:val="000A2812"/>
    <w:rsid w:val="000B58D4"/>
    <w:rsid w:val="000C3867"/>
    <w:rsid w:val="000D09A4"/>
    <w:rsid w:val="000D11B1"/>
    <w:rsid w:val="000D45DE"/>
    <w:rsid w:val="000E2165"/>
    <w:rsid w:val="000E45D0"/>
    <w:rsid w:val="000F1B2C"/>
    <w:rsid w:val="000F1C10"/>
    <w:rsid w:val="000F3E3E"/>
    <w:rsid w:val="000F48D1"/>
    <w:rsid w:val="00100492"/>
    <w:rsid w:val="00100EB6"/>
    <w:rsid w:val="0010700B"/>
    <w:rsid w:val="0010723B"/>
    <w:rsid w:val="00110111"/>
    <w:rsid w:val="00120237"/>
    <w:rsid w:val="00122B26"/>
    <w:rsid w:val="00130824"/>
    <w:rsid w:val="00134E6A"/>
    <w:rsid w:val="00137CD8"/>
    <w:rsid w:val="00137E0C"/>
    <w:rsid w:val="001435CA"/>
    <w:rsid w:val="00144FA6"/>
    <w:rsid w:val="001477A6"/>
    <w:rsid w:val="00151F74"/>
    <w:rsid w:val="001522B8"/>
    <w:rsid w:val="00152E55"/>
    <w:rsid w:val="001545E3"/>
    <w:rsid w:val="00154AA9"/>
    <w:rsid w:val="00160553"/>
    <w:rsid w:val="00167DDE"/>
    <w:rsid w:val="00180CD8"/>
    <w:rsid w:val="0019003C"/>
    <w:rsid w:val="00192D62"/>
    <w:rsid w:val="00195079"/>
    <w:rsid w:val="00197204"/>
    <w:rsid w:val="001A71C6"/>
    <w:rsid w:val="001B6A18"/>
    <w:rsid w:val="001B711F"/>
    <w:rsid w:val="001C0891"/>
    <w:rsid w:val="001C0C88"/>
    <w:rsid w:val="001D17DB"/>
    <w:rsid w:val="001D1F2E"/>
    <w:rsid w:val="001D2D42"/>
    <w:rsid w:val="001D33CB"/>
    <w:rsid w:val="001D35E8"/>
    <w:rsid w:val="001D499C"/>
    <w:rsid w:val="001F1F1E"/>
    <w:rsid w:val="001F42BF"/>
    <w:rsid w:val="001F4392"/>
    <w:rsid w:val="001F6556"/>
    <w:rsid w:val="00210C91"/>
    <w:rsid w:val="002135A3"/>
    <w:rsid w:val="002144D4"/>
    <w:rsid w:val="0021753E"/>
    <w:rsid w:val="00221C93"/>
    <w:rsid w:val="00221CF7"/>
    <w:rsid w:val="00223728"/>
    <w:rsid w:val="00234335"/>
    <w:rsid w:val="00234CA8"/>
    <w:rsid w:val="002403F9"/>
    <w:rsid w:val="002404C8"/>
    <w:rsid w:val="002538C2"/>
    <w:rsid w:val="00254EDC"/>
    <w:rsid w:val="00264FDD"/>
    <w:rsid w:val="00271A06"/>
    <w:rsid w:val="00272718"/>
    <w:rsid w:val="002837B1"/>
    <w:rsid w:val="0028434B"/>
    <w:rsid w:val="0028732F"/>
    <w:rsid w:val="00296290"/>
    <w:rsid w:val="002A382B"/>
    <w:rsid w:val="002A3DC9"/>
    <w:rsid w:val="002A4E3A"/>
    <w:rsid w:val="002B1641"/>
    <w:rsid w:val="002B1AAD"/>
    <w:rsid w:val="002B26C9"/>
    <w:rsid w:val="002C101A"/>
    <w:rsid w:val="002C14D9"/>
    <w:rsid w:val="002C314B"/>
    <w:rsid w:val="002D3254"/>
    <w:rsid w:val="002D370C"/>
    <w:rsid w:val="002D5CA6"/>
    <w:rsid w:val="002D7A38"/>
    <w:rsid w:val="002E1456"/>
    <w:rsid w:val="002E5F93"/>
    <w:rsid w:val="002E67E0"/>
    <w:rsid w:val="002F230C"/>
    <w:rsid w:val="002F2F08"/>
    <w:rsid w:val="002F4F07"/>
    <w:rsid w:val="0030109E"/>
    <w:rsid w:val="0030296A"/>
    <w:rsid w:val="003040A3"/>
    <w:rsid w:val="0030486D"/>
    <w:rsid w:val="00304F11"/>
    <w:rsid w:val="00305F41"/>
    <w:rsid w:val="003072FB"/>
    <w:rsid w:val="003136B9"/>
    <w:rsid w:val="00314C54"/>
    <w:rsid w:val="003215A6"/>
    <w:rsid w:val="00321C0F"/>
    <w:rsid w:val="00327822"/>
    <w:rsid w:val="00330B7F"/>
    <w:rsid w:val="00331FDB"/>
    <w:rsid w:val="00336A07"/>
    <w:rsid w:val="00340024"/>
    <w:rsid w:val="00341E05"/>
    <w:rsid w:val="003455AD"/>
    <w:rsid w:val="00350F0F"/>
    <w:rsid w:val="00350FDF"/>
    <w:rsid w:val="00354F64"/>
    <w:rsid w:val="00362068"/>
    <w:rsid w:val="00362125"/>
    <w:rsid w:val="00364F0A"/>
    <w:rsid w:val="00365CCE"/>
    <w:rsid w:val="00370DD1"/>
    <w:rsid w:val="0037704B"/>
    <w:rsid w:val="0038399B"/>
    <w:rsid w:val="00386C6C"/>
    <w:rsid w:val="003A3302"/>
    <w:rsid w:val="003A33D5"/>
    <w:rsid w:val="003A3842"/>
    <w:rsid w:val="003B055B"/>
    <w:rsid w:val="003B11F0"/>
    <w:rsid w:val="003C3AC5"/>
    <w:rsid w:val="003C3DEC"/>
    <w:rsid w:val="003C5470"/>
    <w:rsid w:val="003C63F2"/>
    <w:rsid w:val="003D5234"/>
    <w:rsid w:val="003E0337"/>
    <w:rsid w:val="003E0CDC"/>
    <w:rsid w:val="003E6E6E"/>
    <w:rsid w:val="003F07BA"/>
    <w:rsid w:val="003F233A"/>
    <w:rsid w:val="003F24CD"/>
    <w:rsid w:val="003F757D"/>
    <w:rsid w:val="004004A8"/>
    <w:rsid w:val="00401C3B"/>
    <w:rsid w:val="0040472F"/>
    <w:rsid w:val="004048A2"/>
    <w:rsid w:val="00404D5E"/>
    <w:rsid w:val="0040618F"/>
    <w:rsid w:val="00416A33"/>
    <w:rsid w:val="00427533"/>
    <w:rsid w:val="00431AC7"/>
    <w:rsid w:val="00433EA1"/>
    <w:rsid w:val="0044099D"/>
    <w:rsid w:val="00444EAB"/>
    <w:rsid w:val="00453D08"/>
    <w:rsid w:val="00466D85"/>
    <w:rsid w:val="00470982"/>
    <w:rsid w:val="00484141"/>
    <w:rsid w:val="00485BCE"/>
    <w:rsid w:val="00492C62"/>
    <w:rsid w:val="00497C9C"/>
    <w:rsid w:val="004A4135"/>
    <w:rsid w:val="004B04A4"/>
    <w:rsid w:val="004B2705"/>
    <w:rsid w:val="004B634F"/>
    <w:rsid w:val="004B7CB6"/>
    <w:rsid w:val="004C01A6"/>
    <w:rsid w:val="004C3DE3"/>
    <w:rsid w:val="004D0EBA"/>
    <w:rsid w:val="004D79D6"/>
    <w:rsid w:val="004E3316"/>
    <w:rsid w:val="004E3D24"/>
    <w:rsid w:val="004F008F"/>
    <w:rsid w:val="004F489F"/>
    <w:rsid w:val="004F50DA"/>
    <w:rsid w:val="004F5A9A"/>
    <w:rsid w:val="005030C5"/>
    <w:rsid w:val="00521C72"/>
    <w:rsid w:val="00524983"/>
    <w:rsid w:val="00527001"/>
    <w:rsid w:val="005272CA"/>
    <w:rsid w:val="0052796F"/>
    <w:rsid w:val="005454D6"/>
    <w:rsid w:val="0054726F"/>
    <w:rsid w:val="005524B9"/>
    <w:rsid w:val="00554E98"/>
    <w:rsid w:val="005551CE"/>
    <w:rsid w:val="00556541"/>
    <w:rsid w:val="00561AAB"/>
    <w:rsid w:val="005631C6"/>
    <w:rsid w:val="00565B19"/>
    <w:rsid w:val="00570138"/>
    <w:rsid w:val="00572650"/>
    <w:rsid w:val="00573FC5"/>
    <w:rsid w:val="00577B55"/>
    <w:rsid w:val="00581133"/>
    <w:rsid w:val="00582422"/>
    <w:rsid w:val="00596DF1"/>
    <w:rsid w:val="005A3ABA"/>
    <w:rsid w:val="005B0536"/>
    <w:rsid w:val="005B4D61"/>
    <w:rsid w:val="005B54AF"/>
    <w:rsid w:val="005B54F3"/>
    <w:rsid w:val="005B7F8C"/>
    <w:rsid w:val="005C40CE"/>
    <w:rsid w:val="005C5275"/>
    <w:rsid w:val="005C6FA5"/>
    <w:rsid w:val="005D5EDB"/>
    <w:rsid w:val="005E367B"/>
    <w:rsid w:val="005E61A9"/>
    <w:rsid w:val="005F0C16"/>
    <w:rsid w:val="005F1620"/>
    <w:rsid w:val="005F3F5B"/>
    <w:rsid w:val="005F4651"/>
    <w:rsid w:val="00604FA2"/>
    <w:rsid w:val="00611C34"/>
    <w:rsid w:val="00621B25"/>
    <w:rsid w:val="00625839"/>
    <w:rsid w:val="006310FA"/>
    <w:rsid w:val="00633432"/>
    <w:rsid w:val="00637493"/>
    <w:rsid w:val="00642AAD"/>
    <w:rsid w:val="00644C3F"/>
    <w:rsid w:val="00645D72"/>
    <w:rsid w:val="006536C5"/>
    <w:rsid w:val="00654012"/>
    <w:rsid w:val="00654A93"/>
    <w:rsid w:val="00666B2B"/>
    <w:rsid w:val="006706D7"/>
    <w:rsid w:val="00685E24"/>
    <w:rsid w:val="00686BA5"/>
    <w:rsid w:val="00687E81"/>
    <w:rsid w:val="006940AB"/>
    <w:rsid w:val="00696A43"/>
    <w:rsid w:val="00696C93"/>
    <w:rsid w:val="00696CE9"/>
    <w:rsid w:val="006A451C"/>
    <w:rsid w:val="006A5ADD"/>
    <w:rsid w:val="006A5CB6"/>
    <w:rsid w:val="006B672E"/>
    <w:rsid w:val="006C3E29"/>
    <w:rsid w:val="006C4D64"/>
    <w:rsid w:val="006C6A63"/>
    <w:rsid w:val="006D2C42"/>
    <w:rsid w:val="006E5AC7"/>
    <w:rsid w:val="006E76A0"/>
    <w:rsid w:val="006F492A"/>
    <w:rsid w:val="006F5BA2"/>
    <w:rsid w:val="0070734F"/>
    <w:rsid w:val="007147A6"/>
    <w:rsid w:val="007200E2"/>
    <w:rsid w:val="00724585"/>
    <w:rsid w:val="007249E7"/>
    <w:rsid w:val="00725FDA"/>
    <w:rsid w:val="00730F8D"/>
    <w:rsid w:val="00734D4C"/>
    <w:rsid w:val="0074578F"/>
    <w:rsid w:val="00751641"/>
    <w:rsid w:val="00753499"/>
    <w:rsid w:val="0075352B"/>
    <w:rsid w:val="00753592"/>
    <w:rsid w:val="00760F8F"/>
    <w:rsid w:val="0077193D"/>
    <w:rsid w:val="00771A3A"/>
    <w:rsid w:val="00775AB7"/>
    <w:rsid w:val="00777C2A"/>
    <w:rsid w:val="00782B9E"/>
    <w:rsid w:val="00784E09"/>
    <w:rsid w:val="0078649F"/>
    <w:rsid w:val="00787FD1"/>
    <w:rsid w:val="00795363"/>
    <w:rsid w:val="007A00DB"/>
    <w:rsid w:val="007A1A30"/>
    <w:rsid w:val="007A2834"/>
    <w:rsid w:val="007A2874"/>
    <w:rsid w:val="007A6F2C"/>
    <w:rsid w:val="007B4383"/>
    <w:rsid w:val="007B4BA1"/>
    <w:rsid w:val="007C501D"/>
    <w:rsid w:val="007C6621"/>
    <w:rsid w:val="007D6D41"/>
    <w:rsid w:val="007E082C"/>
    <w:rsid w:val="007E0CE1"/>
    <w:rsid w:val="007E165B"/>
    <w:rsid w:val="007E1B91"/>
    <w:rsid w:val="007E4AC4"/>
    <w:rsid w:val="007F09F6"/>
    <w:rsid w:val="007F49C7"/>
    <w:rsid w:val="007F6817"/>
    <w:rsid w:val="00805EED"/>
    <w:rsid w:val="0081169E"/>
    <w:rsid w:val="0081454E"/>
    <w:rsid w:val="0081624D"/>
    <w:rsid w:val="0081711C"/>
    <w:rsid w:val="00821764"/>
    <w:rsid w:val="0082282B"/>
    <w:rsid w:val="00824D06"/>
    <w:rsid w:val="00825651"/>
    <w:rsid w:val="008278D2"/>
    <w:rsid w:val="00827BA9"/>
    <w:rsid w:val="00847FA2"/>
    <w:rsid w:val="00855443"/>
    <w:rsid w:val="0087135B"/>
    <w:rsid w:val="00886707"/>
    <w:rsid w:val="008909AE"/>
    <w:rsid w:val="00893A11"/>
    <w:rsid w:val="008A2409"/>
    <w:rsid w:val="008A3673"/>
    <w:rsid w:val="008A3A5E"/>
    <w:rsid w:val="008A7CF4"/>
    <w:rsid w:val="008B2331"/>
    <w:rsid w:val="008C13ED"/>
    <w:rsid w:val="008C4B26"/>
    <w:rsid w:val="008D114C"/>
    <w:rsid w:val="008D4957"/>
    <w:rsid w:val="008E2EF8"/>
    <w:rsid w:val="008F2E77"/>
    <w:rsid w:val="008F5602"/>
    <w:rsid w:val="00901AAC"/>
    <w:rsid w:val="00907F50"/>
    <w:rsid w:val="009158CC"/>
    <w:rsid w:val="00925AFF"/>
    <w:rsid w:val="009260C3"/>
    <w:rsid w:val="00926233"/>
    <w:rsid w:val="00931076"/>
    <w:rsid w:val="009316DE"/>
    <w:rsid w:val="00935282"/>
    <w:rsid w:val="009360A2"/>
    <w:rsid w:val="009369C9"/>
    <w:rsid w:val="009416D5"/>
    <w:rsid w:val="0094699E"/>
    <w:rsid w:val="009476EC"/>
    <w:rsid w:val="009573F8"/>
    <w:rsid w:val="00957C79"/>
    <w:rsid w:val="009600FF"/>
    <w:rsid w:val="00962302"/>
    <w:rsid w:val="00962960"/>
    <w:rsid w:val="00976B78"/>
    <w:rsid w:val="00981377"/>
    <w:rsid w:val="00986389"/>
    <w:rsid w:val="0099155C"/>
    <w:rsid w:val="00994C84"/>
    <w:rsid w:val="009A3CAA"/>
    <w:rsid w:val="009A58BE"/>
    <w:rsid w:val="009B2D4A"/>
    <w:rsid w:val="009B4A6A"/>
    <w:rsid w:val="009C1AF4"/>
    <w:rsid w:val="009F0526"/>
    <w:rsid w:val="009F3B71"/>
    <w:rsid w:val="009F65C0"/>
    <w:rsid w:val="009F735A"/>
    <w:rsid w:val="00A00119"/>
    <w:rsid w:val="00A026B2"/>
    <w:rsid w:val="00A03363"/>
    <w:rsid w:val="00A06C5F"/>
    <w:rsid w:val="00A209EC"/>
    <w:rsid w:val="00A22AE9"/>
    <w:rsid w:val="00A23547"/>
    <w:rsid w:val="00A279B3"/>
    <w:rsid w:val="00A32514"/>
    <w:rsid w:val="00A32C71"/>
    <w:rsid w:val="00A33F06"/>
    <w:rsid w:val="00A34925"/>
    <w:rsid w:val="00A377CF"/>
    <w:rsid w:val="00A44701"/>
    <w:rsid w:val="00A46D7A"/>
    <w:rsid w:val="00A504ED"/>
    <w:rsid w:val="00A511CF"/>
    <w:rsid w:val="00A52117"/>
    <w:rsid w:val="00A54AFD"/>
    <w:rsid w:val="00A6722C"/>
    <w:rsid w:val="00A80A82"/>
    <w:rsid w:val="00A8294F"/>
    <w:rsid w:val="00A96398"/>
    <w:rsid w:val="00AA6805"/>
    <w:rsid w:val="00AB1454"/>
    <w:rsid w:val="00AB1AB8"/>
    <w:rsid w:val="00AB389B"/>
    <w:rsid w:val="00AB714C"/>
    <w:rsid w:val="00AB75D4"/>
    <w:rsid w:val="00AC36E6"/>
    <w:rsid w:val="00AC6E3A"/>
    <w:rsid w:val="00AC709C"/>
    <w:rsid w:val="00AD1334"/>
    <w:rsid w:val="00AE56B3"/>
    <w:rsid w:val="00AE71E6"/>
    <w:rsid w:val="00AF2287"/>
    <w:rsid w:val="00AF24BC"/>
    <w:rsid w:val="00AF2862"/>
    <w:rsid w:val="00B0553E"/>
    <w:rsid w:val="00B05CC7"/>
    <w:rsid w:val="00B1277E"/>
    <w:rsid w:val="00B167FA"/>
    <w:rsid w:val="00B20ECE"/>
    <w:rsid w:val="00B217D5"/>
    <w:rsid w:val="00B223DB"/>
    <w:rsid w:val="00B43BE4"/>
    <w:rsid w:val="00B43FF6"/>
    <w:rsid w:val="00B50A21"/>
    <w:rsid w:val="00B526F9"/>
    <w:rsid w:val="00B63428"/>
    <w:rsid w:val="00B804B6"/>
    <w:rsid w:val="00B8526C"/>
    <w:rsid w:val="00B86675"/>
    <w:rsid w:val="00B9731D"/>
    <w:rsid w:val="00BA366A"/>
    <w:rsid w:val="00BB5E52"/>
    <w:rsid w:val="00BB727A"/>
    <w:rsid w:val="00BC33E8"/>
    <w:rsid w:val="00BC5541"/>
    <w:rsid w:val="00BD0D2B"/>
    <w:rsid w:val="00BD767C"/>
    <w:rsid w:val="00BE05C6"/>
    <w:rsid w:val="00BE4CBC"/>
    <w:rsid w:val="00BF3413"/>
    <w:rsid w:val="00BF3A6A"/>
    <w:rsid w:val="00BF3BE4"/>
    <w:rsid w:val="00BF77D5"/>
    <w:rsid w:val="00C03FA1"/>
    <w:rsid w:val="00C041BF"/>
    <w:rsid w:val="00C0705B"/>
    <w:rsid w:val="00C07A1F"/>
    <w:rsid w:val="00C07DB0"/>
    <w:rsid w:val="00C11B46"/>
    <w:rsid w:val="00C11E94"/>
    <w:rsid w:val="00C12EF4"/>
    <w:rsid w:val="00C141A4"/>
    <w:rsid w:val="00C21714"/>
    <w:rsid w:val="00C223D5"/>
    <w:rsid w:val="00C23CFB"/>
    <w:rsid w:val="00C40545"/>
    <w:rsid w:val="00C42D90"/>
    <w:rsid w:val="00C463DF"/>
    <w:rsid w:val="00C54A4A"/>
    <w:rsid w:val="00C665C6"/>
    <w:rsid w:val="00C71103"/>
    <w:rsid w:val="00C75CAA"/>
    <w:rsid w:val="00C7669A"/>
    <w:rsid w:val="00C8507C"/>
    <w:rsid w:val="00C923A3"/>
    <w:rsid w:val="00CA4F73"/>
    <w:rsid w:val="00CA596F"/>
    <w:rsid w:val="00CA7A20"/>
    <w:rsid w:val="00CB0DD6"/>
    <w:rsid w:val="00CB24FE"/>
    <w:rsid w:val="00CB2DC2"/>
    <w:rsid w:val="00CB4D71"/>
    <w:rsid w:val="00CB5306"/>
    <w:rsid w:val="00CC6E2B"/>
    <w:rsid w:val="00CD47B1"/>
    <w:rsid w:val="00CE2EF9"/>
    <w:rsid w:val="00CF006F"/>
    <w:rsid w:val="00CF3620"/>
    <w:rsid w:val="00D0354F"/>
    <w:rsid w:val="00D04363"/>
    <w:rsid w:val="00D062D9"/>
    <w:rsid w:val="00D068F8"/>
    <w:rsid w:val="00D12E32"/>
    <w:rsid w:val="00D21169"/>
    <w:rsid w:val="00D258AF"/>
    <w:rsid w:val="00D25EB0"/>
    <w:rsid w:val="00D27020"/>
    <w:rsid w:val="00D2737F"/>
    <w:rsid w:val="00D30257"/>
    <w:rsid w:val="00D30D6A"/>
    <w:rsid w:val="00D32C0D"/>
    <w:rsid w:val="00D33C49"/>
    <w:rsid w:val="00D375E6"/>
    <w:rsid w:val="00D4190C"/>
    <w:rsid w:val="00D4432E"/>
    <w:rsid w:val="00D5529A"/>
    <w:rsid w:val="00D61C0F"/>
    <w:rsid w:val="00D64A1C"/>
    <w:rsid w:val="00D654D9"/>
    <w:rsid w:val="00D661C5"/>
    <w:rsid w:val="00D74F9B"/>
    <w:rsid w:val="00D806DC"/>
    <w:rsid w:val="00D814CB"/>
    <w:rsid w:val="00D81F26"/>
    <w:rsid w:val="00D82E97"/>
    <w:rsid w:val="00D93458"/>
    <w:rsid w:val="00D9346B"/>
    <w:rsid w:val="00D9399D"/>
    <w:rsid w:val="00DA34A5"/>
    <w:rsid w:val="00DA7D66"/>
    <w:rsid w:val="00DB064E"/>
    <w:rsid w:val="00DB37F4"/>
    <w:rsid w:val="00DC2568"/>
    <w:rsid w:val="00DC25DF"/>
    <w:rsid w:val="00DC6629"/>
    <w:rsid w:val="00DD07E8"/>
    <w:rsid w:val="00DD126F"/>
    <w:rsid w:val="00DD2A30"/>
    <w:rsid w:val="00DD5D68"/>
    <w:rsid w:val="00DE1090"/>
    <w:rsid w:val="00E055F2"/>
    <w:rsid w:val="00E0652B"/>
    <w:rsid w:val="00E14978"/>
    <w:rsid w:val="00E24502"/>
    <w:rsid w:val="00E25F75"/>
    <w:rsid w:val="00E3104E"/>
    <w:rsid w:val="00E462D1"/>
    <w:rsid w:val="00E55F18"/>
    <w:rsid w:val="00E562AF"/>
    <w:rsid w:val="00E569BF"/>
    <w:rsid w:val="00E610D8"/>
    <w:rsid w:val="00E62EE3"/>
    <w:rsid w:val="00E71786"/>
    <w:rsid w:val="00E7306B"/>
    <w:rsid w:val="00E75FB4"/>
    <w:rsid w:val="00E8287F"/>
    <w:rsid w:val="00E86B3C"/>
    <w:rsid w:val="00E93DEF"/>
    <w:rsid w:val="00EA1901"/>
    <w:rsid w:val="00EA418D"/>
    <w:rsid w:val="00EB3DBD"/>
    <w:rsid w:val="00EB57C0"/>
    <w:rsid w:val="00EB7B8C"/>
    <w:rsid w:val="00EB7D8C"/>
    <w:rsid w:val="00EC39DC"/>
    <w:rsid w:val="00EC49E4"/>
    <w:rsid w:val="00EC4B5E"/>
    <w:rsid w:val="00EC6277"/>
    <w:rsid w:val="00ED1BDA"/>
    <w:rsid w:val="00ED39B2"/>
    <w:rsid w:val="00ED6B45"/>
    <w:rsid w:val="00EE068E"/>
    <w:rsid w:val="00EF500F"/>
    <w:rsid w:val="00EF562E"/>
    <w:rsid w:val="00F01E67"/>
    <w:rsid w:val="00F031EB"/>
    <w:rsid w:val="00F03A76"/>
    <w:rsid w:val="00F06968"/>
    <w:rsid w:val="00F0743A"/>
    <w:rsid w:val="00F1677B"/>
    <w:rsid w:val="00F312DA"/>
    <w:rsid w:val="00F32AC4"/>
    <w:rsid w:val="00F341C8"/>
    <w:rsid w:val="00F3490E"/>
    <w:rsid w:val="00F44592"/>
    <w:rsid w:val="00F45FC3"/>
    <w:rsid w:val="00F515E3"/>
    <w:rsid w:val="00F54EC2"/>
    <w:rsid w:val="00F550DD"/>
    <w:rsid w:val="00F5645D"/>
    <w:rsid w:val="00F56D98"/>
    <w:rsid w:val="00F5781A"/>
    <w:rsid w:val="00F57FCE"/>
    <w:rsid w:val="00F61E64"/>
    <w:rsid w:val="00F6611C"/>
    <w:rsid w:val="00F67941"/>
    <w:rsid w:val="00F77BF9"/>
    <w:rsid w:val="00F807C3"/>
    <w:rsid w:val="00F80868"/>
    <w:rsid w:val="00F86B04"/>
    <w:rsid w:val="00FA0FA5"/>
    <w:rsid w:val="00FB295B"/>
    <w:rsid w:val="00FB4047"/>
    <w:rsid w:val="00FB6356"/>
    <w:rsid w:val="00FB6B49"/>
    <w:rsid w:val="00FC5973"/>
    <w:rsid w:val="00FD2C4D"/>
    <w:rsid w:val="00FD6184"/>
    <w:rsid w:val="00FD6250"/>
    <w:rsid w:val="00FD7A81"/>
    <w:rsid w:val="00FE06C3"/>
    <w:rsid w:val="00FE3E68"/>
    <w:rsid w:val="00FE69A8"/>
    <w:rsid w:val="00FF250B"/>
    <w:rsid w:val="00FF7340"/>
    <w:rsid w:val="01A52F74"/>
    <w:rsid w:val="04CB2483"/>
    <w:rsid w:val="06734B80"/>
    <w:rsid w:val="06AE6997"/>
    <w:rsid w:val="08A65B84"/>
    <w:rsid w:val="0B8D68BB"/>
    <w:rsid w:val="0C6B36E8"/>
    <w:rsid w:val="0D916EEF"/>
    <w:rsid w:val="0E4B4E0B"/>
    <w:rsid w:val="0F9B4CAB"/>
    <w:rsid w:val="104C43BA"/>
    <w:rsid w:val="12970222"/>
    <w:rsid w:val="174B347F"/>
    <w:rsid w:val="191F36DD"/>
    <w:rsid w:val="1A364939"/>
    <w:rsid w:val="1B2F4452"/>
    <w:rsid w:val="1DDE6CB6"/>
    <w:rsid w:val="1E053DEB"/>
    <w:rsid w:val="204037D9"/>
    <w:rsid w:val="2165212E"/>
    <w:rsid w:val="21A22D0D"/>
    <w:rsid w:val="21D66257"/>
    <w:rsid w:val="21F4496F"/>
    <w:rsid w:val="2986315B"/>
    <w:rsid w:val="29EA4337"/>
    <w:rsid w:val="2B7F63DE"/>
    <w:rsid w:val="2D2E56D7"/>
    <w:rsid w:val="2DF00EEA"/>
    <w:rsid w:val="2EC936DB"/>
    <w:rsid w:val="2EF50530"/>
    <w:rsid w:val="32AF07F2"/>
    <w:rsid w:val="338633D4"/>
    <w:rsid w:val="350D094E"/>
    <w:rsid w:val="37617E18"/>
    <w:rsid w:val="37A51B7F"/>
    <w:rsid w:val="3A6E156D"/>
    <w:rsid w:val="3B5C3CA4"/>
    <w:rsid w:val="3B65708C"/>
    <w:rsid w:val="40B139AF"/>
    <w:rsid w:val="43A85E4A"/>
    <w:rsid w:val="456F22BC"/>
    <w:rsid w:val="488F68F0"/>
    <w:rsid w:val="49C21079"/>
    <w:rsid w:val="49E4424E"/>
    <w:rsid w:val="4E2C2A55"/>
    <w:rsid w:val="54DC110F"/>
    <w:rsid w:val="559F4018"/>
    <w:rsid w:val="5BA25AE2"/>
    <w:rsid w:val="5D697018"/>
    <w:rsid w:val="5E5A38B1"/>
    <w:rsid w:val="5ECF2DFC"/>
    <w:rsid w:val="651D5558"/>
    <w:rsid w:val="6569158D"/>
    <w:rsid w:val="68911857"/>
    <w:rsid w:val="69E5107B"/>
    <w:rsid w:val="6A875D41"/>
    <w:rsid w:val="6BBC6134"/>
    <w:rsid w:val="6BC95EC5"/>
    <w:rsid w:val="6C054B19"/>
    <w:rsid w:val="6C6443F7"/>
    <w:rsid w:val="6EC26ACC"/>
    <w:rsid w:val="726461B0"/>
    <w:rsid w:val="76BA6BFB"/>
    <w:rsid w:val="7AEF5EC5"/>
    <w:rsid w:val="7FC91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4"/>
    <w:autoRedefine/>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6"/>
    <w:unhideWhenUsed/>
    <w:qFormat/>
    <w:uiPriority w:val="99"/>
    <w:pPr>
      <w:jc w:val="left"/>
    </w:pPr>
    <w:rPr>
      <w:szCs w:val="22"/>
    </w:rPr>
  </w:style>
  <w:style w:type="paragraph" w:styleId="12">
    <w:name w:val="footer"/>
    <w:basedOn w:val="1"/>
    <w:link w:val="45"/>
    <w:autoRedefine/>
    <w:unhideWhenUsed/>
    <w:qFormat/>
    <w:uiPriority w:val="99"/>
    <w:pPr>
      <w:tabs>
        <w:tab w:val="center" w:pos="4153"/>
        <w:tab w:val="right" w:pos="8306"/>
      </w:tabs>
      <w:snapToGrid w:val="0"/>
      <w:jc w:val="left"/>
    </w:pPr>
    <w:rPr>
      <w:sz w:val="18"/>
      <w:szCs w:val="18"/>
    </w:rPr>
  </w:style>
  <w:style w:type="paragraph" w:styleId="13">
    <w:name w:val="header"/>
    <w:basedOn w:val="1"/>
    <w:link w:val="44"/>
    <w:autoRedefine/>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2"/>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autoRedefine/>
    <w:semiHidden/>
    <w:unhideWhenUsed/>
    <w:qFormat/>
    <w:uiPriority w:val="99"/>
    <w:pPr>
      <w:spacing w:beforeAutospacing="1" w:afterAutospacing="1"/>
      <w:jc w:val="left"/>
    </w:pPr>
    <w:rPr>
      <w:kern w:val="0"/>
      <w:sz w:val="24"/>
    </w:rPr>
  </w:style>
  <w:style w:type="paragraph" w:styleId="16">
    <w:name w:val="Title"/>
    <w:basedOn w:val="1"/>
    <w:next w:val="1"/>
    <w:link w:val="31"/>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9"/>
    <w:semiHidden/>
    <w:unhideWhenUsed/>
    <w:qFormat/>
    <w:uiPriority w:val="99"/>
    <w:rPr>
      <w:b/>
      <w:bCs/>
      <w:szCs w:val="21"/>
    </w:rPr>
  </w:style>
  <w:style w:type="character" w:styleId="20">
    <w:name w:val="Hyperlink"/>
    <w:basedOn w:val="19"/>
    <w:unhideWhenUsed/>
    <w:qFormat/>
    <w:uiPriority w:val="99"/>
    <w:rPr>
      <w:color w:val="0000FF"/>
      <w:u w:val="single"/>
    </w:rPr>
  </w:style>
  <w:style w:type="character" w:styleId="21">
    <w:name w:val="annotation reference"/>
    <w:basedOn w:val="19"/>
    <w:semiHidden/>
    <w:unhideWhenUsed/>
    <w:qFormat/>
    <w:uiPriority w:val="99"/>
    <w:rPr>
      <w:sz w:val="21"/>
      <w:szCs w:val="21"/>
    </w:rPr>
  </w:style>
  <w:style w:type="character" w:customStyle="1" w:styleId="22">
    <w:name w:val="标题 1 字符"/>
    <w:basedOn w:val="19"/>
    <w:link w:val="2"/>
    <w:autoRedefine/>
    <w:qFormat/>
    <w:uiPriority w:val="9"/>
    <w:rPr>
      <w:rFonts w:asciiTheme="majorHAnsi" w:hAnsiTheme="majorHAnsi" w:eastAsiaTheme="majorEastAsia" w:cstheme="majorBidi"/>
      <w:color w:val="2F5597" w:themeColor="accent1" w:themeShade="BF"/>
      <w:sz w:val="48"/>
      <w:szCs w:val="48"/>
    </w:rPr>
  </w:style>
  <w:style w:type="character" w:customStyle="1" w:styleId="23">
    <w:name w:val="标题 2 字符"/>
    <w:basedOn w:val="19"/>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4">
    <w:name w:val="标题 3 字符"/>
    <w:basedOn w:val="19"/>
    <w:link w:val="4"/>
    <w:autoRedefine/>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标题 4 字符"/>
    <w:basedOn w:val="19"/>
    <w:link w:val="5"/>
    <w:semiHidden/>
    <w:qFormat/>
    <w:uiPriority w:val="9"/>
    <w:rPr>
      <w:rFonts w:asciiTheme="minorHAnsi" w:hAnsiTheme="minorHAnsi" w:eastAsiaTheme="minorEastAsia" w:cstheme="majorBidi"/>
      <w:color w:val="2F5597" w:themeColor="accent1" w:themeShade="BF"/>
      <w:sz w:val="28"/>
      <w:szCs w:val="28"/>
    </w:rPr>
  </w:style>
  <w:style w:type="character" w:customStyle="1" w:styleId="26">
    <w:name w:val="标题 5 字符"/>
    <w:basedOn w:val="19"/>
    <w:link w:val="6"/>
    <w:semiHidden/>
    <w:qFormat/>
    <w:uiPriority w:val="9"/>
    <w:rPr>
      <w:rFonts w:asciiTheme="minorHAnsi" w:hAnsiTheme="minorHAnsi" w:eastAsiaTheme="minorEastAsia" w:cstheme="majorBidi"/>
      <w:color w:val="2F5597" w:themeColor="accent1" w:themeShade="BF"/>
      <w:sz w:val="24"/>
      <w:szCs w:val="24"/>
    </w:rPr>
  </w:style>
  <w:style w:type="character" w:customStyle="1" w:styleId="27">
    <w:name w:val="标题 6 字符"/>
    <w:basedOn w:val="19"/>
    <w:link w:val="7"/>
    <w:semiHidden/>
    <w:qFormat/>
    <w:uiPriority w:val="9"/>
    <w:rPr>
      <w:rFonts w:asciiTheme="minorHAnsi" w:hAnsiTheme="minorHAnsi" w:eastAsiaTheme="minorEastAsia" w:cstheme="majorBidi"/>
      <w:b/>
      <w:bCs/>
      <w:color w:val="2F5597" w:themeColor="accent1" w:themeShade="BF"/>
    </w:rPr>
  </w:style>
  <w:style w:type="character" w:customStyle="1" w:styleId="28">
    <w:name w:val="标题 7 字符"/>
    <w:basedOn w:val="19"/>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9"/>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9"/>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9"/>
    <w:link w:val="16"/>
    <w:autoRedefine/>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9"/>
    <w:link w:val="33"/>
    <w:autoRedefine/>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19"/>
    <w:autoRedefine/>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19"/>
    <w:link w:val="37"/>
    <w:autoRedefine/>
    <w:qFormat/>
    <w:uiPriority w:val="30"/>
    <w:rPr>
      <w:i/>
      <w:iCs/>
      <w:color w:val="2F5597" w:themeColor="accent1" w:themeShade="BF"/>
    </w:rPr>
  </w:style>
  <w:style w:type="character" w:customStyle="1" w:styleId="39">
    <w:name w:val="明显参考1"/>
    <w:basedOn w:val="19"/>
    <w:qFormat/>
    <w:uiPriority w:val="32"/>
    <w:rPr>
      <w:b/>
      <w:bCs/>
      <w:smallCaps/>
      <w:color w:val="2F5597" w:themeColor="accent1" w:themeShade="BF"/>
      <w:spacing w:val="5"/>
    </w:rPr>
  </w:style>
  <w:style w:type="paragraph" w:customStyle="1" w:styleId="40">
    <w:name w:val="EndNote Bibliography Title"/>
    <w:basedOn w:val="1"/>
    <w:link w:val="41"/>
    <w:qFormat/>
    <w:uiPriority w:val="0"/>
    <w:pPr>
      <w:jc w:val="center"/>
    </w:pPr>
    <w:rPr>
      <w:sz w:val="20"/>
    </w:rPr>
  </w:style>
  <w:style w:type="character" w:customStyle="1" w:styleId="41">
    <w:name w:val="EndNote Bibliography Title 字符"/>
    <w:basedOn w:val="19"/>
    <w:link w:val="40"/>
    <w:autoRedefine/>
    <w:qFormat/>
    <w:uiPriority w:val="0"/>
    <w:rPr>
      <w:kern w:val="2"/>
      <w:szCs w:val="21"/>
      <w14:ligatures w14:val="standardContextual"/>
    </w:rPr>
  </w:style>
  <w:style w:type="paragraph" w:customStyle="1" w:styleId="42">
    <w:name w:val="EndNote Bibliography"/>
    <w:basedOn w:val="1"/>
    <w:link w:val="43"/>
    <w:autoRedefine/>
    <w:qFormat/>
    <w:uiPriority w:val="0"/>
    <w:rPr>
      <w:sz w:val="20"/>
    </w:rPr>
  </w:style>
  <w:style w:type="character" w:customStyle="1" w:styleId="43">
    <w:name w:val="EndNote Bibliography 字符"/>
    <w:basedOn w:val="19"/>
    <w:link w:val="42"/>
    <w:qFormat/>
    <w:uiPriority w:val="0"/>
    <w:rPr>
      <w:kern w:val="2"/>
      <w:szCs w:val="21"/>
      <w14:ligatures w14:val="standardContextual"/>
    </w:rPr>
  </w:style>
  <w:style w:type="character" w:customStyle="1" w:styleId="44">
    <w:name w:val="页眉 字符"/>
    <w:basedOn w:val="19"/>
    <w:link w:val="13"/>
    <w:autoRedefine/>
    <w:qFormat/>
    <w:uiPriority w:val="99"/>
    <w:rPr>
      <w:sz w:val="18"/>
      <w:szCs w:val="18"/>
    </w:rPr>
  </w:style>
  <w:style w:type="character" w:customStyle="1" w:styleId="45">
    <w:name w:val="页脚 字符"/>
    <w:basedOn w:val="19"/>
    <w:link w:val="12"/>
    <w:qFormat/>
    <w:uiPriority w:val="99"/>
    <w:rPr>
      <w:sz w:val="18"/>
      <w:szCs w:val="18"/>
    </w:rPr>
  </w:style>
  <w:style w:type="character" w:customStyle="1" w:styleId="46">
    <w:name w:val="批注文字 字符"/>
    <w:basedOn w:val="19"/>
    <w:link w:val="11"/>
    <w:autoRedefine/>
    <w:qFormat/>
    <w:uiPriority w:val="99"/>
    <w:rPr>
      <w:szCs w:val="22"/>
    </w:rPr>
  </w:style>
  <w:style w:type="character" w:customStyle="1" w:styleId="47">
    <w:name w:val="未处理的提及1"/>
    <w:basedOn w:val="19"/>
    <w:autoRedefine/>
    <w:semiHidden/>
    <w:unhideWhenUsed/>
    <w:qFormat/>
    <w:uiPriority w:val="99"/>
    <w:rPr>
      <w:color w:val="605E5C"/>
      <w:shd w:val="clear" w:color="auto" w:fill="E1DFDD"/>
    </w:rPr>
  </w:style>
  <w:style w:type="paragraph" w:customStyle="1" w:styleId="48">
    <w:name w:val="修订1"/>
    <w:hidden/>
    <w:unhideWhenUsed/>
    <w:qFormat/>
    <w:uiPriority w:val="99"/>
    <w:rPr>
      <w:rFonts w:ascii="Times New Roman" w:hAnsi="Times New Roman" w:eastAsia="宋体" w:cs="Times New Roman"/>
      <w:kern w:val="2"/>
      <w:sz w:val="21"/>
      <w:szCs w:val="21"/>
      <w:lang w:val="en-US" w:eastAsia="zh-CN" w:bidi="ar-SA"/>
      <w14:ligatures w14:val="standardContextual"/>
    </w:rPr>
  </w:style>
  <w:style w:type="character" w:customStyle="1" w:styleId="49">
    <w:name w:val="批注主题 字符"/>
    <w:basedOn w:val="46"/>
    <w:link w:val="17"/>
    <w:semiHidden/>
    <w:qFormat/>
    <w:uiPriority w:val="99"/>
    <w:rPr>
      <w:b/>
      <w:bCs/>
      <w:kern w:val="2"/>
      <w:sz w:val="21"/>
      <w:szCs w:val="21"/>
      <w14:ligatures w14:val="standardContextual"/>
    </w:rPr>
  </w:style>
  <w:style w:type="character" w:customStyle="1" w:styleId="50">
    <w:name w:val="批注文字 字符1"/>
    <w:qFormat/>
    <w:uiPriority w:val="0"/>
    <w:rPr>
      <w:rFonts w:ascii="Times New Roman" w:hAnsi="Times New Roman" w:eastAsia="宋体" w:cs="Times New Roman"/>
      <w:szCs w:val="20"/>
    </w:rPr>
  </w:style>
  <w:style w:type="paragraph" w:customStyle="1" w:styleId="51">
    <w:name w:val="Revision"/>
    <w:hidden/>
    <w:unhideWhenUsed/>
    <w:qFormat/>
    <w:uiPriority w:val="99"/>
    <w:rPr>
      <w:rFonts w:ascii="Times New Roman" w:hAnsi="Times New Roman" w:eastAsia="宋体" w:cs="Times New Roman"/>
      <w:kern w:val="2"/>
      <w:sz w:val="21"/>
      <w:szCs w:val="21"/>
      <w:lang w:val="en-US" w:eastAsia="zh-CN" w:bidi="ar-SA"/>
      <w14:ligatures w14:val="standardContextual"/>
    </w:r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2FD16-086A-465C-851A-40F56EE42013}">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4894</Words>
  <Characters>8813</Characters>
  <Lines>286</Lines>
  <Paragraphs>80</Paragraphs>
  <TotalTime>351</TotalTime>
  <ScaleCrop>false</ScaleCrop>
  <LinksUpToDate>false</LinksUpToDate>
  <CharactersWithSpaces>9381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2026-01-19T03:30:00Z</dcterms:created>
  <dc:creator>Dzrj</dc:creator>
  <cp:lastModifiedBy>年</cp:lastModifiedBy>
  <dcterms:modified xsi:type="dcterms:W3CDTF">2026-01-22T07:56:47Z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DC0A038A76CF4829B58E2B98A169F371_13</vt:lpwstr>
  </property>
  <property fmtid="{D5CDD505-2E9C-101B-9397-08002B2CF9AE}" pid="4" name="KSOTemplateDocerSaveRecord">
    <vt:lpwstr>eyJoZGlkIjoiYmI1ZDY1NTNmZDcxOTM2ZDM4YWVkMWM2YjFjNGY0NmQiLCJ1c2VySWQiOiIxOTM5MjQxMzAifQ==</vt:lpwstr>
  </property>
</Properties>
</file>